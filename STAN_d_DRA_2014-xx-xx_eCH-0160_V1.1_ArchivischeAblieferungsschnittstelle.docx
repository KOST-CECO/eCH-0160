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Default="009A7CD2" w:rsidP="00FA5BB4">
            <w:pPr>
              <w:spacing w:after="0" w:line="240" w:lineRule="auto"/>
              <w:rPr>
                <w:b/>
              </w:rPr>
            </w:pPr>
            <w:r>
              <w:rPr>
                <w:b/>
              </w:rPr>
              <w:t>Abhängigkeiten</w:t>
            </w:r>
          </w:p>
        </w:tc>
        <w:tc>
          <w:tcPr>
            <w:tcW w:w="7156" w:type="dxa"/>
            <w:vAlign w:val="center"/>
          </w:tcPr>
          <w:p w:rsidR="009A7CD2" w:rsidRDefault="009A7CD2" w:rsidP="00B90F1B">
            <w:pPr>
              <w:spacing w:after="0" w:line="240" w:lineRule="auto"/>
              <w:rPr>
                <w:vanish/>
                <w:color w:val="A6A6A6" w:themeColor="background1" w:themeShade="A6"/>
              </w:rPr>
            </w:pPr>
            <w:r w:rsidRPr="007312E9">
              <w:rPr>
                <w:vanish/>
                <w:color w:val="A6A6A6" w:themeColor="background1" w:themeShade="A6"/>
              </w:rPr>
              <w:t xml:space="preserve">&lt;eCH-Dokumente </w:t>
            </w:r>
            <w:r w:rsidR="00B90F1B" w:rsidRPr="007312E9">
              <w:rPr>
                <w:vanish/>
                <w:color w:val="A6A6A6" w:themeColor="background1" w:themeShade="A6"/>
              </w:rPr>
              <w:t>aufführen</w:t>
            </w:r>
            <w:r w:rsidRPr="007312E9">
              <w:rPr>
                <w:vanish/>
                <w:color w:val="A6A6A6" w:themeColor="background1" w:themeShade="A6"/>
              </w:rPr>
              <w:t>, zu denen Abhängigkeiten bestehen&gt;</w:t>
            </w:r>
          </w:p>
          <w:p w:rsidR="007312E9" w:rsidRPr="00C10BBE" w:rsidRDefault="007312E9" w:rsidP="00B90F1B">
            <w:pPr>
              <w:spacing w:after="0" w:line="240" w:lineRule="auto"/>
              <w:rPr>
                <w:highlight w:val="yellow"/>
              </w:rPr>
            </w:pPr>
            <w:r w:rsidRPr="007312E9">
              <w:rPr>
                <w:highlight w:val="yellow"/>
              </w:rPr>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B548F4" w:rsidP="00FA5BB4">
            <w:pPr>
              <w:spacing w:after="0" w:line="240" w:lineRule="auto"/>
              <w:rPr>
                <w:highlight w:val="yellow"/>
              </w:rPr>
            </w:pPr>
            <w:r w:rsidRPr="00C10BBE">
              <w:rPr>
                <w:highlight w:val="yellow"/>
              </w:rPr>
              <w:t>&lt;Dateinamen einfügen&gt;</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proofErr w:type="spellStart"/>
            <w:r>
              <w:t>Minor</w:t>
            </w:r>
            <w:proofErr w:type="spellEnd"/>
            <w:r w:rsidR="00CF7C0A">
              <w:t xml:space="preserve"> Change</w:t>
            </w:r>
          </w:p>
        </w:tc>
      </w:tr>
      <w:tr w:rsidR="001628B6" w:rsidTr="00CF7C0A">
        <w:trPr>
          <w:trHeight w:val="397"/>
        </w:trPr>
        <w:tc>
          <w:tcPr>
            <w:tcW w:w="2055" w:type="dxa"/>
            <w:vAlign w:val="center"/>
          </w:tcPr>
          <w:p w:rsidR="001628B6" w:rsidRPr="00633C03" w:rsidRDefault="001628B6" w:rsidP="00314B9A">
            <w:pPr>
              <w:spacing w:after="0" w:line="240" w:lineRule="auto"/>
              <w:rPr>
                <w:b/>
              </w:rPr>
            </w:pPr>
            <w:r w:rsidRPr="00633C03">
              <w:rPr>
                <w:b/>
              </w:rPr>
              <w:t>Ersetzt Version</w:t>
            </w:r>
          </w:p>
        </w:tc>
        <w:tc>
          <w:tcPr>
            <w:tcW w:w="7156" w:type="dxa"/>
            <w:vAlign w:val="center"/>
          </w:tcPr>
          <w:p w:rsidR="001628B6" w:rsidRPr="00C10BBE" w:rsidRDefault="00C10BBE" w:rsidP="00314B9A">
            <w:pPr>
              <w:spacing w:after="0" w:line="240" w:lineRule="auto"/>
              <w:rPr>
                <w:highlight w:val="cyan"/>
              </w:rPr>
            </w:pPr>
            <w:r w:rsidRPr="00C10BBE">
              <w:rPr>
                <w:highlight w:val="cyan"/>
              </w:rPr>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D322C7" w:rsidP="00FA5BB4">
            <w:pPr>
              <w:tabs>
                <w:tab w:val="left" w:pos="1772"/>
              </w:tabs>
              <w:spacing w:after="0" w:line="240" w:lineRule="auto"/>
            </w:pPr>
            <w:hyperlink r:id="rId8" w:history="1">
              <w:r w:rsidR="00C10BBE"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D322C7" w:rsidP="00FB3FE4">
            <w:pPr>
              <w:spacing w:after="80"/>
            </w:pPr>
            <w:hyperlink r:id="rId9" w:history="1">
              <w:r w:rsidR="001B20EF">
                <w:rPr>
                  <w:rStyle w:val="Hyperlink"/>
                  <w:rFonts w:ascii="Arial" w:hAnsi="Arial"/>
                  <w:sz w:val="22"/>
                </w:rPr>
                <w:t>www.ech.ch</w:t>
              </w:r>
            </w:hyperlink>
            <w:r w:rsidR="001B20EF">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A62DFA" w:rsidRPr="00366E84" w:rsidRDefault="006B7F32" w:rsidP="00A62DFA">
      <w:pPr>
        <w:rPr>
          <w:vanish/>
          <w:color w:val="A6A6A6" w:themeColor="background1" w:themeShade="A6"/>
        </w:rPr>
      </w:pPr>
      <w:r w:rsidRPr="00366E84">
        <w:rPr>
          <w:vanish/>
          <w:color w:val="A6A6A6" w:themeColor="background1" w:themeShade="A6"/>
        </w:rPr>
        <w:t>&lt;Die Zusammenfassung kurz und übersichtlich gestalten, mit folgenden Inhalten:</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Kurze Beschreibung worum es in diesem Dokument geht</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An welches Publikum richtet sich das Dokument (Techniker, Administration etc.)</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Den Kontext des Dokuments beschreiben: Die wichtigsten Anwendungsfälle nennen (Geschäftsprozesse, Kommunikation zwischen Systemen, Definition von Daten etc.)&gt;</w:t>
      </w:r>
    </w:p>
    <w:p w:rsidR="00366E84" w:rsidRPr="00662A39" w:rsidRDefault="00366E84" w:rsidP="00366E84">
      <w:r w:rsidRPr="00662A39">
        <w:t xml:space="preserve">Dieses Dokument </w:t>
      </w:r>
      <w:r>
        <w:t xml:space="preserve">spezifiziert eine Ablieferungsschnittstelle für Dossiers und Dokumente aus Geschäftsverwaltungssystemen, Fachanwendungen/Datenbanken und Dateisammlungen an ein Archiv. Es handelt sich dabei um eine Präzisierung des Submission Information </w:t>
      </w:r>
      <w:proofErr w:type="spellStart"/>
      <w:r>
        <w:t>Pack</w:t>
      </w:r>
      <w:r>
        <w:t>a</w:t>
      </w:r>
      <w:r>
        <w:t>ges</w:t>
      </w:r>
      <w:proofErr w:type="spellEnd"/>
      <w:r>
        <w:t xml:space="preserve"> SIP, einem der Kernkonzepte des Open </w:t>
      </w:r>
      <w:proofErr w:type="spellStart"/>
      <w:r>
        <w:t>Archival</w:t>
      </w:r>
      <w:proofErr w:type="spellEnd"/>
      <w:r>
        <w:t xml:space="preserve"> Information Systems OAIS (ISO 14721:2003), des zentralen Referenzmodells für die Archivierung digitaler Unterlagen.</w:t>
      </w:r>
    </w:p>
    <w:p w:rsidR="00366E84" w:rsidRDefault="00366E84" w:rsidP="00366E84">
      <w:r>
        <w:t xml:space="preserve">Die Grundlage für das vorliegende Dokument bildet die Spezifikation Submission Information </w:t>
      </w:r>
      <w:proofErr w:type="spellStart"/>
      <w:r>
        <w:t>Package</w:t>
      </w:r>
      <w:proofErr w:type="spellEnd"/>
      <w:r>
        <w:t xml:space="preserve"> (SIP), Version 4.0, des Schweizerischen Bundesarchivs BAR. In diese Spezifikation sind Ergänzungen und Korrekturen aus </w:t>
      </w:r>
      <w:proofErr w:type="gramStart"/>
      <w:r>
        <w:t>den</w:t>
      </w:r>
      <w:proofErr w:type="gramEnd"/>
      <w:r>
        <w:t xml:space="preserve"> in der Koordinationsstelle für die dauerhafte A</w:t>
      </w:r>
      <w:r>
        <w:t>r</w:t>
      </w:r>
      <w:r>
        <w:t>chivierung digitaler Unterlagen KOST vertretenen Archiven eingeflossen. Die Schnittstelle wird vom BAR und von verschiedenen Schweizer Staatsarchiven bereits verwendet.</w:t>
      </w:r>
    </w:p>
    <w:p w:rsidR="002B0382" w:rsidRDefault="002B0382" w:rsidP="00366E84">
      <w:r>
        <w:t xml:space="preserve">Im </w:t>
      </w:r>
      <w:proofErr w:type="spellStart"/>
      <w:r>
        <w:t>Minor</w:t>
      </w:r>
      <w:proofErr w:type="spellEnd"/>
      <w:r>
        <w:t xml:space="preserve"> Release wurden weitere Lockerungen vorgenommen, Archivneutrale Form</w:t>
      </w:r>
      <w:r w:rsidR="00A11093">
        <w:t>ulieren in den XSD-Dateien gewählt</w:t>
      </w:r>
      <w:r>
        <w:t xml:space="preserve"> und das Addendum zur Version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lastRenderedPageBreak/>
        <w:t xml:space="preserve">Inhaltsverzeichnis </w:t>
      </w:r>
    </w:p>
    <w:p w:rsidR="00D27DF7" w:rsidRDefault="00D322C7">
      <w:pPr>
        <w:pStyle w:val="Verzeichnis1"/>
        <w:tabs>
          <w:tab w:val="left" w:pos="425"/>
        </w:tabs>
        <w:rPr>
          <w:rFonts w:asciiTheme="minorHAnsi" w:eastAsiaTheme="minorEastAsia" w:hAnsiTheme="minorHAnsi" w:cstheme="minorBidi"/>
          <w:b w:val="0"/>
          <w:noProof/>
          <w:szCs w:val="22"/>
        </w:rPr>
      </w:pPr>
      <w:r w:rsidRPr="00D322C7">
        <w:fldChar w:fldCharType="begin"/>
      </w:r>
      <w:r w:rsidR="00565A37">
        <w:instrText xml:space="preserve"> TOC \o "1-5" </w:instrText>
      </w:r>
      <w:r w:rsidRPr="00D322C7">
        <w:fldChar w:fldCharType="separate"/>
      </w:r>
      <w:r w:rsidR="00D27DF7">
        <w:rPr>
          <w:noProof/>
        </w:rPr>
        <w:t>1</w:t>
      </w:r>
      <w:r w:rsidR="00D27DF7">
        <w:rPr>
          <w:rFonts w:asciiTheme="minorHAnsi" w:eastAsiaTheme="minorEastAsia" w:hAnsiTheme="minorHAnsi" w:cstheme="minorBidi"/>
          <w:b w:val="0"/>
          <w:noProof/>
          <w:szCs w:val="22"/>
        </w:rPr>
        <w:tab/>
      </w:r>
      <w:r w:rsidR="00D27DF7">
        <w:rPr>
          <w:noProof/>
        </w:rPr>
        <w:t>Status des Dokuments</w:t>
      </w:r>
      <w:r w:rsidR="00D27DF7">
        <w:rPr>
          <w:noProof/>
        </w:rPr>
        <w:tab/>
      </w:r>
      <w:r w:rsidR="00D27DF7">
        <w:rPr>
          <w:noProof/>
        </w:rPr>
        <w:fldChar w:fldCharType="begin"/>
      </w:r>
      <w:r w:rsidR="00D27DF7">
        <w:rPr>
          <w:noProof/>
        </w:rPr>
        <w:instrText xml:space="preserve"> PAGEREF _Toc396116332 \h </w:instrText>
      </w:r>
      <w:r w:rsidR="00D27DF7">
        <w:rPr>
          <w:noProof/>
        </w:rPr>
      </w:r>
      <w:r w:rsidR="00D27DF7">
        <w:rPr>
          <w:noProof/>
        </w:rPr>
        <w:fldChar w:fldCharType="separate"/>
      </w:r>
      <w:r w:rsidR="00D27DF7">
        <w:rPr>
          <w:noProof/>
        </w:rPr>
        <w:t>5</w:t>
      </w:r>
      <w:r w:rsidR="00D27DF7">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_Toc396116333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_Toc396116334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_Toc396116335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_Toc396116336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_Toc396116337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_Toc396116338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_Toc396116339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_Toc396116340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_Toc396116341 \h </w:instrText>
      </w:r>
      <w:r>
        <w:rPr>
          <w:noProof/>
        </w:rPr>
      </w:r>
      <w:r>
        <w:rPr>
          <w:noProof/>
        </w:rPr>
        <w:fldChar w:fldCharType="separate"/>
      </w:r>
      <w:r>
        <w:rPr>
          <w:noProof/>
        </w:rPr>
        <w:t>8</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_Toc396116342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_Toc396116343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_Toc396116344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_Toc396116345 \h </w:instrText>
      </w:r>
      <w:r>
        <w:rPr>
          <w:noProof/>
        </w:rPr>
      </w:r>
      <w:r>
        <w:rPr>
          <w:noProof/>
        </w:rPr>
        <w:fldChar w:fldCharType="separate"/>
      </w:r>
      <w:r>
        <w:rPr>
          <w:noProof/>
        </w:rPr>
        <w:t>9</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_Toc396116346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_Toc396116347 \h </w:instrText>
      </w:r>
      <w:r>
        <w:rPr>
          <w:noProof/>
        </w:rPr>
      </w:r>
      <w:r>
        <w:rPr>
          <w:noProof/>
        </w:rPr>
        <w:fldChar w:fldCharType="separate"/>
      </w:r>
      <w:r>
        <w:rPr>
          <w:noProof/>
        </w:rPr>
        <w:t>10</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_Toc396116348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_Toc396116349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_Toc396116350 \h </w:instrText>
      </w:r>
      <w:r>
        <w:rPr>
          <w:noProof/>
        </w:rPr>
      </w:r>
      <w:r>
        <w:rPr>
          <w:noProof/>
        </w:rPr>
        <w:fldChar w:fldCharType="separate"/>
      </w:r>
      <w:r>
        <w:rPr>
          <w:noProof/>
        </w:rPr>
        <w:t>11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_Toc396116351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_Toc396116352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_Toc396116353 \h </w:instrText>
      </w:r>
      <w:r>
        <w:rPr>
          <w:noProof/>
        </w:rPr>
      </w:r>
      <w:r>
        <w:rPr>
          <w:noProof/>
        </w:rPr>
        <w:fldChar w:fldCharType="separate"/>
      </w:r>
      <w:r>
        <w:rPr>
          <w:noProof/>
        </w:rPr>
        <w:t>12</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_Toc396116354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_Toc396116355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_Toc396116356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_Toc396116357 \h </w:instrText>
      </w:r>
      <w:r>
        <w:rPr>
          <w:noProof/>
        </w:rPr>
      </w:r>
      <w:r>
        <w:rPr>
          <w:noProof/>
        </w:rPr>
        <w:fldChar w:fldCharType="separate"/>
      </w:r>
      <w:r>
        <w:rPr>
          <w:noProof/>
        </w:rPr>
        <w:t>16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_Toc396116358 \h </w:instrText>
      </w:r>
      <w:r>
        <w:rPr>
          <w:noProof/>
        </w:rPr>
      </w:r>
      <w:r>
        <w:rPr>
          <w:noProof/>
        </w:rPr>
        <w:fldChar w:fldCharType="separate"/>
      </w:r>
      <w:r>
        <w:rPr>
          <w:noProof/>
        </w:rPr>
        <w:t>17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_Toc396116359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_Toc396116360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BB7E40">
        <w:rPr>
          <w:rFonts w:ascii="Courier New" w:hAnsi="Courier New" w:cs="Courier New"/>
          <w:bCs/>
          <w:noProof/>
        </w:rPr>
        <w:t>metadata.xml</w:t>
      </w:r>
      <w:r>
        <w:rPr>
          <w:noProof/>
        </w:rPr>
        <w:tab/>
      </w:r>
      <w:r>
        <w:rPr>
          <w:noProof/>
        </w:rPr>
        <w:fldChar w:fldCharType="begin"/>
      </w:r>
      <w:r>
        <w:rPr>
          <w:noProof/>
        </w:rPr>
        <w:instrText xml:space="preserve"> PAGEREF _Toc396116361 \h </w:instrText>
      </w:r>
      <w:r>
        <w:rPr>
          <w:noProof/>
        </w:rPr>
      </w:r>
      <w:r>
        <w:rPr>
          <w:noProof/>
        </w:rPr>
        <w:fldChar w:fldCharType="separate"/>
      </w:r>
      <w:r>
        <w:rPr>
          <w:noProof/>
        </w:rPr>
        <w:t>20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_Toc396116362 \h </w:instrText>
      </w:r>
      <w:r>
        <w:rPr>
          <w:noProof/>
        </w:rPr>
      </w:r>
      <w:r>
        <w:rPr>
          <w:noProof/>
        </w:rPr>
        <w:fldChar w:fldCharType="separate"/>
      </w:r>
      <w:r>
        <w:rPr>
          <w:noProof/>
        </w:rPr>
        <w:t>21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lastRenderedPageBreak/>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_Toc396116363 \h </w:instrText>
      </w:r>
      <w:r>
        <w:rPr>
          <w:noProof/>
        </w:rPr>
      </w:r>
      <w:r>
        <w:rPr>
          <w:noProof/>
        </w:rPr>
        <w:fldChar w:fldCharType="separate"/>
      </w:r>
      <w:r>
        <w:rPr>
          <w:noProof/>
        </w:rPr>
        <w:t>23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_Toc396116364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_Toc396116365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_Toc396116366 \h </w:instrText>
      </w:r>
      <w:r>
        <w:rPr>
          <w:noProof/>
        </w:rPr>
      </w:r>
      <w:r>
        <w:rPr>
          <w:noProof/>
        </w:rPr>
        <w:fldChar w:fldCharType="separate"/>
      </w:r>
      <w:r>
        <w:rPr>
          <w:noProof/>
        </w:rPr>
        <w:t>25</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_Toc396116367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_Toc396116368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_Toc396116369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_Toc396116370 \h </w:instrText>
      </w:r>
      <w:r>
        <w:rPr>
          <w:noProof/>
        </w:rPr>
      </w:r>
      <w:r>
        <w:rPr>
          <w:noProof/>
        </w:rPr>
        <w:fldChar w:fldCharType="separate"/>
      </w:r>
      <w:r>
        <w:rPr>
          <w:noProof/>
        </w:rPr>
        <w:t>27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_Toc396116371 \h </w:instrText>
      </w:r>
      <w:r>
        <w:rPr>
          <w:noProof/>
        </w:rPr>
      </w:r>
      <w:r>
        <w:rPr>
          <w:noProof/>
        </w:rPr>
        <w:fldChar w:fldCharType="separate"/>
      </w:r>
      <w:r>
        <w:rPr>
          <w:noProof/>
        </w:rPr>
        <w:t>29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Pfadlängen und Hierarchien im SIP</w:t>
      </w:r>
      <w:r>
        <w:rPr>
          <w:noProof/>
        </w:rPr>
        <w:tab/>
      </w:r>
      <w:r>
        <w:rPr>
          <w:noProof/>
        </w:rPr>
        <w:fldChar w:fldCharType="begin"/>
      </w:r>
      <w:r>
        <w:rPr>
          <w:noProof/>
        </w:rPr>
        <w:instrText xml:space="preserve"> PAGEREF _Toc396116372 \h </w:instrText>
      </w:r>
      <w:r>
        <w:rPr>
          <w:noProof/>
        </w:rPr>
      </w:r>
      <w:r>
        <w:rPr>
          <w:noProof/>
        </w:rPr>
        <w:fldChar w:fldCharType="separate"/>
      </w:r>
      <w:r>
        <w:rPr>
          <w:noProof/>
        </w:rPr>
        <w:t>32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_Toc396116373 \h </w:instrText>
      </w:r>
      <w:r>
        <w:rPr>
          <w:noProof/>
        </w:rPr>
      </w:r>
      <w:r>
        <w:rPr>
          <w:noProof/>
        </w:rPr>
        <w:fldChar w:fldCharType="separate"/>
      </w:r>
      <w:r>
        <w:rPr>
          <w:noProof/>
        </w:rPr>
        <w:t>33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_Toc396116374 \h </w:instrText>
      </w:r>
      <w:r>
        <w:rPr>
          <w:noProof/>
        </w:rPr>
      </w:r>
      <w:r>
        <w:rPr>
          <w:noProof/>
        </w:rPr>
        <w:fldChar w:fldCharType="separate"/>
      </w:r>
      <w:r>
        <w:rPr>
          <w:noProof/>
        </w:rPr>
        <w:t>37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_Toc396116375 \h </w:instrText>
      </w:r>
      <w:r>
        <w:rPr>
          <w:noProof/>
        </w:rPr>
      </w:r>
      <w:r>
        <w:rPr>
          <w:noProof/>
        </w:rPr>
        <w:fldChar w:fldCharType="separate"/>
      </w:r>
      <w:r>
        <w:rPr>
          <w:noProof/>
        </w:rPr>
        <w:t>38</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_Toc396116376 \h </w:instrText>
      </w:r>
      <w:r>
        <w:rPr>
          <w:noProof/>
        </w:rPr>
      </w:r>
      <w:r>
        <w:rPr>
          <w:noProof/>
        </w:rPr>
        <w:fldChar w:fldCharType="separate"/>
      </w:r>
      <w:r>
        <w:rPr>
          <w:noProof/>
        </w:rPr>
        <w:t>40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_Toc396116377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_Toc396116378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_Toc396116379 \h </w:instrText>
      </w:r>
      <w:r>
        <w:rPr>
          <w:noProof/>
        </w:rPr>
      </w:r>
      <w:r>
        <w:rPr>
          <w:noProof/>
        </w:rPr>
        <w:fldChar w:fldCharType="separate"/>
      </w:r>
      <w:r>
        <w:rPr>
          <w:noProof/>
        </w:rPr>
        <w:t>41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_Toc396116380 \h </w:instrText>
      </w:r>
      <w:r>
        <w:rPr>
          <w:noProof/>
        </w:rPr>
      </w:r>
      <w:r>
        <w:rPr>
          <w:noProof/>
        </w:rPr>
        <w:fldChar w:fldCharType="separate"/>
      </w:r>
      <w:r>
        <w:rPr>
          <w:noProof/>
        </w:rPr>
        <w:t>41</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_Toc396116381 \h </w:instrText>
      </w:r>
      <w:r>
        <w:rPr>
          <w:noProof/>
        </w:rPr>
      </w:r>
      <w:r>
        <w:rPr>
          <w:noProof/>
        </w:rPr>
        <w:fldChar w:fldCharType="separate"/>
      </w:r>
      <w:r>
        <w:rPr>
          <w:noProof/>
        </w:rPr>
        <w:t>42</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_Toc396116382 \h </w:instrText>
      </w:r>
      <w:r>
        <w:rPr>
          <w:noProof/>
        </w:rPr>
      </w:r>
      <w:r>
        <w:rPr>
          <w:noProof/>
        </w:rPr>
        <w:fldChar w:fldCharType="separate"/>
      </w:r>
      <w:r>
        <w:rPr>
          <w:noProof/>
        </w:rPr>
        <w:t>42</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_Toc396116383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_Toc396116384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_Toc396116385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_Toc396116386 \h </w:instrText>
      </w:r>
      <w:r>
        <w:rPr>
          <w:noProof/>
        </w:rPr>
      </w:r>
      <w:r>
        <w:rPr>
          <w:noProof/>
        </w:rPr>
        <w:fldChar w:fldCharType="separate"/>
      </w:r>
      <w:r>
        <w:rPr>
          <w:noProof/>
        </w:rPr>
        <w:t>44</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_Toc396116387 \h </w:instrText>
      </w:r>
      <w:r>
        <w:rPr>
          <w:noProof/>
        </w:rPr>
      </w:r>
      <w:r>
        <w:rPr>
          <w:noProof/>
        </w:rPr>
        <w:fldChar w:fldCharType="separate"/>
      </w:r>
      <w:r>
        <w:rPr>
          <w:noProof/>
        </w:rPr>
        <w:t>45</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_Toc396116388 \h </w:instrText>
      </w:r>
      <w:r>
        <w:rPr>
          <w:noProof/>
        </w:rPr>
      </w:r>
      <w:r>
        <w:rPr>
          <w:noProof/>
        </w:rPr>
        <w:fldChar w:fldCharType="separate"/>
      </w:r>
      <w:r>
        <w:rPr>
          <w:noProof/>
        </w:rPr>
        <w:t>46</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_Toc396116389 \h </w:instrText>
      </w:r>
      <w:r>
        <w:rPr>
          <w:noProof/>
        </w:rPr>
      </w:r>
      <w:r>
        <w:rPr>
          <w:noProof/>
        </w:rPr>
        <w:fldChar w:fldCharType="separate"/>
      </w:r>
      <w:r>
        <w:rPr>
          <w:noProof/>
        </w:rPr>
        <w:t>48</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_Toc396116390 \h </w:instrText>
      </w:r>
      <w:r>
        <w:rPr>
          <w:noProof/>
        </w:rPr>
      </w:r>
      <w:r>
        <w:rPr>
          <w:noProof/>
        </w:rPr>
        <w:fldChar w:fldCharType="separate"/>
      </w:r>
      <w:r>
        <w:rPr>
          <w:noProof/>
        </w:rPr>
        <w:t>49</w:t>
      </w:r>
      <w:r>
        <w:rPr>
          <w:noProof/>
        </w:rPr>
        <w:fldChar w:fldCharType="end"/>
      </w:r>
    </w:p>
    <w:p w:rsidR="00565A37" w:rsidRDefault="00D322C7">
      <w:pPr>
        <w:pStyle w:val="Leerzeile"/>
      </w:pPr>
      <w:r>
        <w:fldChar w:fldCharType="end"/>
      </w:r>
    </w:p>
    <w:p w:rsidR="00565A37" w:rsidRPr="00E47191" w:rsidRDefault="00565A37" w:rsidP="00E47191">
      <w:pPr>
        <w:pStyle w:val="berschrift1"/>
      </w:pPr>
      <w:r>
        <w:br w:type="page"/>
      </w:r>
      <w:bookmarkStart w:id="0" w:name="_Toc396116332"/>
      <w:r w:rsidRPr="00E47191">
        <w:lastRenderedPageBreak/>
        <w:t>Status des Dokuments</w:t>
      </w:r>
      <w:bookmarkEnd w:id="0"/>
    </w:p>
    <w:p w:rsidR="00565A37" w:rsidRDefault="00565A37">
      <w:r>
        <w:t xml:space="preserve">Das vorliegende Dokument ist </w:t>
      </w:r>
      <w:r w:rsidRPr="00B61281">
        <w:rPr>
          <w:b/>
        </w:rPr>
        <w:t>in Arbeit.</w:t>
      </w:r>
      <w:r>
        <w:t xml:space="preserve"> Es ist nur für den internen Gebrauch in der Fac</w:t>
      </w:r>
      <w:r>
        <w:t>h</w:t>
      </w:r>
      <w:r>
        <w:t>gruppe gedacht.</w:t>
      </w:r>
    </w:p>
    <w:p w:rsidR="0043089C" w:rsidRPr="00366E84" w:rsidRDefault="0043089C">
      <w:pPr>
        <w:rPr>
          <w:vanish/>
          <w:color w:val="A6A6A6"/>
        </w:rPr>
      </w:pPr>
      <w:r w:rsidRPr="00366E84">
        <w:rPr>
          <w:vanish/>
          <w:color w:val="A6A6A6"/>
        </w:rPr>
        <w:t>Das vorliegende Dokument</w:t>
      </w:r>
      <w:r w:rsidR="00856C0D" w:rsidRPr="00366E84">
        <w:rPr>
          <w:vanish/>
          <w:color w:val="A6A6A6"/>
        </w:rPr>
        <w:t xml:space="preserve"> ist ein erster </w:t>
      </w:r>
      <w:r w:rsidR="00856C0D" w:rsidRPr="00366E84">
        <w:rPr>
          <w:b/>
          <w:vanish/>
          <w:color w:val="A6A6A6"/>
        </w:rPr>
        <w:t>Entwurf.</w:t>
      </w:r>
      <w:r w:rsidRPr="00366E84">
        <w:rPr>
          <w:vanish/>
          <w:color w:val="A6A6A6"/>
        </w:rPr>
        <w:t xml:space="preserve"> Es wurde von der Fachgruppe </w:t>
      </w:r>
      <w:proofErr w:type="spellStart"/>
      <w:r w:rsidRPr="00366E84">
        <w:rPr>
          <w:vanish/>
          <w:color w:val="A6A6A6"/>
        </w:rPr>
        <w:t>finalisiert</w:t>
      </w:r>
      <w:proofErr w:type="spellEnd"/>
      <w:r w:rsidRPr="00366E84">
        <w:rPr>
          <w:vanish/>
          <w:color w:val="A6A6A6"/>
        </w:rPr>
        <w:t>, jedoch noch nicht von den zuständigen Referenten geprüft.</w:t>
      </w:r>
    </w:p>
    <w:p w:rsidR="00565A37" w:rsidRPr="00366E84" w:rsidRDefault="00584444">
      <w:pPr>
        <w:rPr>
          <w:vanish/>
          <w:color w:val="A6A6A6"/>
        </w:rPr>
      </w:pPr>
      <w:r w:rsidRPr="00366E84">
        <w:rPr>
          <w:vanish/>
          <w:color w:val="A6A6A6"/>
        </w:rPr>
        <w:t xml:space="preserve">Das vorliegende Dokument ist ein </w:t>
      </w:r>
      <w:r w:rsidRPr="00366E84">
        <w:rPr>
          <w:b/>
          <w:vanish/>
          <w:color w:val="A6A6A6"/>
        </w:rPr>
        <w:t>Entwurf.</w:t>
      </w:r>
      <w:r w:rsidRPr="00366E84">
        <w:rPr>
          <w:vanish/>
          <w:color w:val="A6A6A6"/>
        </w:rPr>
        <w:t xml:space="preserve"> Es wurde</w:t>
      </w:r>
      <w:r w:rsidR="00615087" w:rsidRPr="00366E84">
        <w:rPr>
          <w:vanish/>
          <w:color w:val="A6A6A6"/>
        </w:rPr>
        <w:t xml:space="preserve"> von den zuständigen Referenten des</w:t>
      </w:r>
      <w:r w:rsidRPr="00366E84">
        <w:rPr>
          <w:vanish/>
          <w:color w:val="A6A6A6"/>
        </w:rPr>
        <w:t xml:space="preserve"> Expertenausschuss</w:t>
      </w:r>
      <w:r w:rsidR="00615087" w:rsidRPr="00366E84">
        <w:rPr>
          <w:vanish/>
          <w:color w:val="A6A6A6"/>
        </w:rPr>
        <w:t>es</w:t>
      </w:r>
      <w:r w:rsidRPr="00366E84">
        <w:rPr>
          <w:vanish/>
          <w:color w:val="A6A6A6"/>
        </w:rPr>
        <w:t xml:space="preserve"> zur öffentlichen Stellungnahme freigegeben, damit es von interessierten Kreisen begutachtet und bei Bedarf versuchsweise umgesetzt werden kann. Feedback ist erwünscht und sollte an die Geschäftsstelle von eCH gerichtet werden. Die Fachgruppe berücksichtigt die eingegangenen Antworten oder begründet Ablehnungen schriftlich. Der Inhalt ist vom Expertenausschuss noch nicht genehmigt, er kann auf der Basis des eingehenden Feedbacks noch ändern und hat daher keine normative Kraft.</w:t>
      </w:r>
    </w:p>
    <w:p w:rsidR="00565A37" w:rsidRPr="00366E84" w:rsidRDefault="00565A37">
      <w:pPr>
        <w:rPr>
          <w:vanish/>
          <w:color w:val="A6A6A6"/>
        </w:rPr>
      </w:pPr>
      <w:r w:rsidRPr="00366E84">
        <w:rPr>
          <w:vanish/>
          <w:color w:val="A6A6A6"/>
        </w:rPr>
        <w:t xml:space="preserve">Das vorliegende Dokument enthält den endgültigen Text, der dem Expertenausschuss am &lt;...&gt; zur Genehmigung </w:t>
      </w:r>
      <w:r w:rsidRPr="00366E84">
        <w:rPr>
          <w:b/>
          <w:vanish/>
          <w:color w:val="A6A6A6"/>
        </w:rPr>
        <w:t>vorgeschlagen</w:t>
      </w:r>
      <w:r w:rsidRPr="00366E84">
        <w:rPr>
          <w:vanish/>
          <w:color w:val="A6A6A6"/>
        </w:rPr>
        <w:t xml:space="preserve"> wird. Es wurde noch nicht offiziell genehmigt und hat daher noch keine normative Kraft.</w:t>
      </w:r>
    </w:p>
    <w:p w:rsidR="00565A37" w:rsidRPr="00366E84" w:rsidRDefault="00565A37">
      <w:pPr>
        <w:rPr>
          <w:vanish/>
          <w:color w:val="A6A6A6"/>
        </w:rPr>
      </w:pPr>
      <w:r w:rsidRPr="00366E84">
        <w:rPr>
          <w:vanish/>
          <w:color w:val="A6A6A6"/>
        </w:rPr>
        <w:t xml:space="preserve">Das vorliegende Dokument wurde vom Expertenausschuss </w:t>
      </w:r>
      <w:r w:rsidRPr="00366E84">
        <w:rPr>
          <w:b/>
          <w:vanish/>
          <w:color w:val="A6A6A6"/>
        </w:rPr>
        <w:t>genehmigt.</w:t>
      </w:r>
      <w:r w:rsidRPr="00366E84">
        <w:rPr>
          <w:vanish/>
          <w:color w:val="A6A6A6"/>
        </w:rPr>
        <w:t xml:space="preserve"> Es hat für das definierte Einsatzgebiet im festgelegten Gültigkeitsbereich normative Kraft.</w:t>
      </w:r>
    </w:p>
    <w:p w:rsidR="00565A37" w:rsidRDefault="00565A37" w:rsidP="00E47191">
      <w:pPr>
        <w:pStyle w:val="berschrift1"/>
      </w:pPr>
      <w:bookmarkStart w:id="1" w:name="_Toc396116333"/>
      <w:r>
        <w:t>Einleitung</w:t>
      </w:r>
      <w:bookmarkEnd w:id="1"/>
    </w:p>
    <w:p w:rsidR="00366E84" w:rsidRDefault="00366E84" w:rsidP="00366E84">
      <w:pPr>
        <w:pStyle w:val="berschrift2"/>
        <w:spacing w:before="0"/>
      </w:pPr>
      <w:bookmarkStart w:id="2" w:name="_Toc341965592"/>
      <w:bookmarkStart w:id="3" w:name="_Toc396116334"/>
      <w:r>
        <w:t>Ziel und Zweck</w:t>
      </w:r>
      <w:bookmarkEnd w:id="2"/>
      <w:bookmarkEnd w:id="3"/>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CC5B4E">
      <w:pPr>
        <w:numPr>
          <w:ilvl w:val="0"/>
          <w:numId w:val="12"/>
        </w:numPr>
        <w:spacing w:after="0" w:line="260" w:lineRule="atLeast"/>
        <w:jc w:val="both"/>
      </w:pPr>
      <w:r w:rsidRPr="00EC768A">
        <w:t>Die Spezifikation enthält die Anforderungen für die Realisierung eines Submission I</w:t>
      </w:r>
      <w:r w:rsidRPr="00EC768A">
        <w:t>n</w:t>
      </w:r>
      <w:r w:rsidRPr="00EC768A">
        <w:t xml:space="preserve">formation </w:t>
      </w:r>
      <w:proofErr w:type="spellStart"/>
      <w:r w:rsidRPr="00EC768A">
        <w:t>Package</w:t>
      </w:r>
      <w:proofErr w:type="spellEnd"/>
      <w:r w:rsidRPr="00EC768A">
        <w:t xml:space="preserve"> (SIP), das digitale Informationspaket für die Ablieferung von digit</w:t>
      </w:r>
      <w:r w:rsidRPr="00EC768A">
        <w:t>a</w:t>
      </w:r>
      <w:r w:rsidRPr="00EC768A">
        <w:t xml:space="preserve">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w:t>
      </w:r>
      <w:r w:rsidRPr="00EC768A">
        <w:t>n</w:t>
      </w:r>
      <w:r w:rsidRPr="00EC768A">
        <w:t>tern anzuwendende Spezifikation wie auch zur Kommunikation mit ihren Leistungser</w:t>
      </w:r>
      <w:r w:rsidRPr="00EC768A">
        <w:t>b</w:t>
      </w:r>
      <w:r w:rsidRPr="00EC768A">
        <w:t>ringern und Softwareherstellern.</w:t>
      </w:r>
    </w:p>
    <w:p w:rsidR="00366E84" w:rsidRPr="00EC768A" w:rsidRDefault="00366E84" w:rsidP="00CC5B4E">
      <w:pPr>
        <w:numPr>
          <w:ilvl w:val="0"/>
          <w:numId w:val="12"/>
        </w:numPr>
        <w:spacing w:after="0" w:line="260" w:lineRule="atLeast"/>
        <w:jc w:val="both"/>
      </w:pPr>
      <w:r w:rsidRPr="00EC768A">
        <w:t>Die Spezifikation gibt Auskunft über die Anforderungen, die bei der Implementierung von digitalen Schnittstellen in GEVER-Systemen für die Ablieferung und bei der Erste</w:t>
      </w:r>
      <w:r w:rsidRPr="00EC768A">
        <w:t>l</w:t>
      </w:r>
      <w:r w:rsidRPr="00EC768A">
        <w:t xml:space="preserve">lung von digitalen Ablieferungen aus Datenbanken und aus Dateisystemen eingehalten werden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CC5B4E">
      <w:pPr>
        <w:numPr>
          <w:ilvl w:val="0"/>
          <w:numId w:val="12"/>
        </w:numPr>
        <w:spacing w:after="0" w:line="260" w:lineRule="atLeast"/>
        <w:jc w:val="both"/>
      </w:pPr>
      <w:r w:rsidRPr="00EC768A">
        <w:t>Abliefernde Stellen</w:t>
      </w:r>
    </w:p>
    <w:p w:rsidR="00366E84" w:rsidRDefault="00366E84" w:rsidP="00CC5B4E">
      <w:pPr>
        <w:numPr>
          <w:ilvl w:val="0"/>
          <w:numId w:val="12"/>
        </w:numPr>
        <w:spacing w:after="0" w:line="260" w:lineRule="atLeast"/>
        <w:jc w:val="both"/>
      </w:pPr>
      <w:r w:rsidRPr="00EC768A">
        <w:t xml:space="preserve">Leistungserbringer und Softwarehersteller von Applikationen, </w:t>
      </w:r>
      <w:r>
        <w:t xml:space="preserve">welche </w:t>
      </w:r>
      <w:proofErr w:type="spellStart"/>
      <w:r>
        <w:t>archivische</w:t>
      </w:r>
      <w:proofErr w:type="spellEnd"/>
      <w:r>
        <w:t xml:space="preserve"> Abli</w:t>
      </w:r>
      <w:r>
        <w:t>e</w:t>
      </w:r>
      <w:r>
        <w:t>ferungsschnittstellen implementieren.</w:t>
      </w:r>
    </w:p>
    <w:p w:rsidR="00366E84" w:rsidRPr="00EC768A" w:rsidRDefault="00366E84" w:rsidP="00CC5B4E">
      <w:pPr>
        <w:numPr>
          <w:ilvl w:val="0"/>
          <w:numId w:val="12"/>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366E84">
      <w:pPr>
        <w:pStyle w:val="berschrift2"/>
        <w:spacing w:before="0"/>
      </w:pPr>
      <w:bookmarkStart w:id="4" w:name="_Toc341965593"/>
      <w:bookmarkStart w:id="5" w:name="_Toc396116335"/>
      <w:r>
        <w:t>Struktur des Dokuments</w:t>
      </w:r>
      <w:bookmarkEnd w:id="4"/>
      <w:bookmarkEnd w:id="5"/>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6" w:name="_Toc241581044"/>
      <w:bookmarkStart w:id="7" w:name="_Toc341965594"/>
      <w:bookmarkStart w:id="8" w:name="_Toc396116336"/>
      <w:r w:rsidRPr="009B46B4">
        <w:lastRenderedPageBreak/>
        <w:t>Aufbau Kapitel</w:t>
      </w:r>
      <w:bookmarkEnd w:id="6"/>
      <w:bookmarkEnd w:id="7"/>
      <w:bookmarkEnd w:id="8"/>
    </w:p>
    <w:p w:rsidR="00366E84" w:rsidRDefault="00366E84" w:rsidP="00366E84">
      <w:pPr>
        <w:spacing w:line="300" w:lineRule="atLeast"/>
        <w:jc w:val="both"/>
      </w:pPr>
      <w:r w:rsidRPr="009B46B4">
        <w:t xml:space="preserve">Jedes Kapitel in dieser Spezifikation ist nach demselben Muster aufgebaut. </w:t>
      </w:r>
      <w:r>
        <w:t>Nach einer ku</w:t>
      </w:r>
      <w:r>
        <w:t>r</w:t>
      </w:r>
      <w:r>
        <w:t xml:space="preserve">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w:t>
            </w:r>
            <w:r w:rsidRPr="00E1200B">
              <w:t>e</w:t>
            </w:r>
            <w:r w:rsidRPr="00E1200B">
              <w:t>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366E84" w:rsidRDefault="00366E84" w:rsidP="00366E84">
      <w:pPr>
        <w:spacing w:line="300" w:lineRule="atLeast"/>
        <w:jc w:val="both"/>
      </w:pPr>
      <w:r w:rsidRPr="009B46B4">
        <w:t>Eine Anforderung wird häufig durch Empfehlungen und Beispiele weiter erklärt. Sowohl Em</w:t>
      </w:r>
      <w:r w:rsidRPr="009B46B4">
        <w:t>p</w:t>
      </w:r>
      <w:r w:rsidRPr="009B46B4">
        <w:t>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9" w:name="_Toc241581045"/>
      <w:bookmarkStart w:id="10" w:name="_Toc341965595"/>
      <w:bookmarkStart w:id="11" w:name="_Toc396116337"/>
      <w:r w:rsidRPr="009B46B4">
        <w:t>ID Anforderungen</w:t>
      </w:r>
      <w:bookmarkEnd w:id="9"/>
      <w:bookmarkEnd w:id="10"/>
      <w:bookmarkEnd w:id="11"/>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w:t>
            </w:r>
            <w:r w:rsidRPr="00090D96">
              <w:t>h</w:t>
            </w:r>
            <w:r w:rsidRPr="00090D96">
              <w:t>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2" w:name="_Toc241581046"/>
      <w:bookmarkStart w:id="13" w:name="_Toc341965596"/>
      <w:bookmarkStart w:id="14" w:name="_Toc396116338"/>
      <w:r w:rsidRPr="009B46B4">
        <w:lastRenderedPageBreak/>
        <w:t>Unterscheidung zwischen Muss und Kann-Anforderungen</w:t>
      </w:r>
      <w:bookmarkEnd w:id="12"/>
      <w:bookmarkEnd w:id="13"/>
      <w:bookmarkEnd w:id="14"/>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445F79" w:rsidRPr="00445F79" w:rsidRDefault="00366E84" w:rsidP="00445F79">
            <w:pPr>
              <w:pStyle w:val="TabelleGross"/>
            </w:pPr>
            <w:r w:rsidRPr="00445F79">
              <w:t>Kann-Anforderung</w:t>
            </w:r>
            <w:r w:rsidRPr="00445F79">
              <w:br/>
              <w:t>Diese Anforderung sollte erfüllt sein. Sie vereinfacht das Handling einer Ablieferung s</w:t>
            </w:r>
            <w:r w:rsidRPr="00445F79">
              <w:t>o</w:t>
            </w:r>
            <w:r w:rsidRPr="00445F79">
              <w:t xml:space="preserve">wohl für die abliefernde Stelle wie auch für das Archiv im Sinne von </w:t>
            </w:r>
            <w:r w:rsidRPr="00445F79">
              <w:rPr>
                <w:i/>
                <w:iCs/>
              </w:rPr>
              <w:t>Best Practice</w:t>
            </w:r>
            <w:r w:rsidRPr="00445F79">
              <w:t>.</w:t>
            </w:r>
            <w:ins w:id="15" w:author="U80809724" w:date="2014-08-18T09:37:00Z">
              <w:r w:rsidR="00445F79">
                <w:br/>
                <w:t xml:space="preserve">Das bedeutet, dass es dem </w:t>
              </w:r>
            </w:ins>
            <w:ins w:id="16" w:author="U80809724" w:date="2014-08-18T09:42:00Z">
              <w:r w:rsidR="00445F79">
                <w:t>Anwender</w:t>
              </w:r>
            </w:ins>
            <w:ins w:id="17" w:author="U80809724" w:date="2014-08-18T09:37:00Z">
              <w:r w:rsidR="00445F79">
                <w:t xml:space="preserve"> frei steht die Kann-Felder zu füllen oder nicht.</w:t>
              </w:r>
            </w:ins>
          </w:p>
        </w:tc>
      </w:tr>
    </w:tbl>
    <w:p w:rsidR="00D32C7B" w:rsidRDefault="00D32C7B">
      <w:pPr>
        <w:spacing w:after="0" w:line="240" w:lineRule="auto"/>
        <w:rPr>
          <w:b/>
        </w:rPr>
      </w:pPr>
      <w:bookmarkStart w:id="18" w:name="_Toc241581047"/>
      <w:bookmarkStart w:id="19" w:name="_Toc341965597"/>
      <w:r>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20" w:name="_Toc396116339"/>
      <w:r w:rsidRPr="009B46B4">
        <w:lastRenderedPageBreak/>
        <w:t xml:space="preserve">Notation </w:t>
      </w:r>
      <w:r>
        <w:t>Ordner</w:t>
      </w:r>
      <w:r w:rsidRPr="009B46B4">
        <w:t xml:space="preserve">, Dateien und </w:t>
      </w:r>
      <w:r>
        <w:t>Ordner</w:t>
      </w:r>
      <w:r w:rsidRPr="009B46B4">
        <w:t>strukturen</w:t>
      </w:r>
      <w:bookmarkEnd w:id="18"/>
      <w:bookmarkEnd w:id="19"/>
      <w:bookmarkEnd w:id="20"/>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proofErr w:type="spellStart"/>
            <w:r w:rsidRPr="00612B07">
              <w:rPr>
                <w:rFonts w:ascii="Courier New" w:hAnsi="Courier New"/>
              </w:rPr>
              <w:t>header</w:t>
            </w:r>
            <w:proofErr w:type="spellEnd"/>
            <w:r w:rsidRPr="00612B07">
              <w:rPr>
                <w:rFonts w:ascii="Courier New" w:hAnsi="Courier New"/>
              </w:rPr>
              <w:t>/</w:t>
            </w:r>
          </w:p>
        </w:tc>
        <w:tc>
          <w:tcPr>
            <w:tcW w:w="8023" w:type="dxa"/>
          </w:tcPr>
          <w:p w:rsidR="00366E84" w:rsidRPr="00612B07" w:rsidRDefault="00366E84" w:rsidP="00366E84">
            <w:pPr>
              <w:pStyle w:val="TabelleGross"/>
            </w:pPr>
            <w:r w:rsidRPr="00612B07">
              <w:t>Ein Ordner mit dem Namen «</w:t>
            </w:r>
            <w:proofErr w:type="spellStart"/>
            <w:r w:rsidRPr="00612B07">
              <w:t>header</w:t>
            </w:r>
            <w:proofErr w:type="spellEnd"/>
            <w:r w:rsidRPr="00612B07">
              <w:t>»</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w:t>
            </w:r>
            <w:proofErr w:type="spellStart"/>
            <w:r w:rsidRPr="00612B07">
              <w:t>txt</w:t>
            </w:r>
            <w:proofErr w:type="spellEnd"/>
            <w:r w:rsidRPr="00612B07">
              <w: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 xml:space="preserve">Platzhalter für einen Ausdruck oder einen </w:t>
            </w:r>
            <w:proofErr w:type="spellStart"/>
            <w:r w:rsidRPr="00612B07">
              <w:t>Basistyp</w:t>
            </w:r>
            <w:proofErr w:type="spellEnd"/>
            <w:r w:rsidRPr="00612B07">
              <w:t xml:space="preserve"> wie «</w:t>
            </w:r>
            <w:proofErr w:type="spellStart"/>
            <w:r w:rsidRPr="00612B07">
              <w:t>string</w:t>
            </w:r>
            <w:proofErr w:type="spellEnd"/>
            <w:r w:rsidRPr="00612B07">
              <w:t>», «integer» etc.</w:t>
            </w:r>
          </w:p>
        </w:tc>
      </w:tr>
    </w:tbl>
    <w:p w:rsidR="00366E84" w:rsidRDefault="00366E84" w:rsidP="00366E84">
      <w:pPr>
        <w:pStyle w:val="Textkrper"/>
      </w:pPr>
    </w:p>
    <w:p w:rsidR="00366E84" w:rsidRDefault="00366E84" w:rsidP="00366E84">
      <w:pPr>
        <w:pStyle w:val="berschrift2"/>
        <w:spacing w:before="0"/>
      </w:pPr>
      <w:bookmarkStart w:id="21" w:name="_Toc341965598"/>
      <w:bookmarkStart w:id="22" w:name="_Toc396116340"/>
      <w:r>
        <w:t>Präzisierungsbedarf</w:t>
      </w:r>
      <w:bookmarkEnd w:id="21"/>
      <w:bookmarkEnd w:id="22"/>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CC5B4E">
      <w:pPr>
        <w:numPr>
          <w:ilvl w:val="0"/>
          <w:numId w:val="12"/>
        </w:numPr>
        <w:spacing w:after="0" w:line="260" w:lineRule="atLeast"/>
        <w:jc w:val="both"/>
      </w:pPr>
      <w:r>
        <w:t xml:space="preserve">zugelassene </w:t>
      </w:r>
      <w:proofErr w:type="spellStart"/>
      <w:r>
        <w:t>archivtaugliche</w:t>
      </w:r>
      <w:proofErr w:type="spellEnd"/>
      <w:r>
        <w:t xml:space="preserve"> Formate für die Primärdaten (siehe </w:t>
      </w:r>
      <w:fldSimple w:instr=" REF _Ref319487145 \r \h  \* MERGEFORMAT ">
        <w:r w:rsidR="00BD7D93">
          <w:t>3.2</w:t>
        </w:r>
      </w:fldSimple>
      <w:r>
        <w:t>)</w:t>
      </w:r>
    </w:p>
    <w:p w:rsidR="00366E84" w:rsidRDefault="00366E84" w:rsidP="00CC5B4E">
      <w:pPr>
        <w:numPr>
          <w:ilvl w:val="0"/>
          <w:numId w:val="12"/>
        </w:numPr>
        <w:spacing w:after="0" w:line="260" w:lineRule="atLeast"/>
        <w:jc w:val="both"/>
      </w:pPr>
      <w:r>
        <w:t xml:space="preserve">Maximalgrösse eines SIP (siehe </w:t>
      </w:r>
      <w:fldSimple w:instr=" REF _Ref319487257 \r \h  \* MERGEFORMAT ">
        <w:r w:rsidR="00BD7D93">
          <w:t>5.1</w:t>
        </w:r>
      </w:fldSimple>
      <w:r>
        <w:t>)</w:t>
      </w:r>
    </w:p>
    <w:p w:rsidR="00366E84" w:rsidRDefault="00366E84" w:rsidP="00CC5B4E">
      <w:pPr>
        <w:numPr>
          <w:ilvl w:val="0"/>
          <w:numId w:val="12"/>
        </w:numPr>
        <w:spacing w:after="0" w:line="260" w:lineRule="atLeast"/>
        <w:jc w:val="both"/>
      </w:pPr>
      <w:r>
        <w:t xml:space="preserve">Maximale Anzahl Dateien in einem Ordner innerhalb des SIP (siehe </w:t>
      </w:r>
      <w:fldSimple w:instr=" REF _Ref319487300 \r \h  \* MERGEFORMAT ">
        <w:r w:rsidR="00BD7D93">
          <w:t>5.2</w:t>
        </w:r>
      </w:fldSimple>
      <w:r>
        <w:t>)</w:t>
      </w:r>
    </w:p>
    <w:p w:rsidR="00366E84" w:rsidRPr="00CC5B4E" w:rsidRDefault="00366E84" w:rsidP="00CC5B4E">
      <w:pPr>
        <w:numPr>
          <w:ilvl w:val="0"/>
          <w:numId w:val="12"/>
        </w:numPr>
        <w:spacing w:after="0" w:line="260" w:lineRule="atLeast"/>
        <w:jc w:val="both"/>
      </w:pPr>
      <w:r w:rsidRPr="00CC5B4E">
        <w:t xml:space="preserve">Name des </w:t>
      </w:r>
      <w:proofErr w:type="spellStart"/>
      <w:r w:rsidRPr="00CC5B4E">
        <w:t>Toplevel</w:t>
      </w:r>
      <w:proofErr w:type="spellEnd"/>
      <w:r w:rsidRPr="00CC5B4E">
        <w:t xml:space="preserve">-Ordners </w:t>
      </w:r>
      <w:r w:rsidRPr="0009141A">
        <w:t>/ SIP-</w:t>
      </w:r>
      <w:proofErr w:type="spellStart"/>
      <w:r w:rsidRPr="0009141A">
        <w:t>Identifikators</w:t>
      </w:r>
      <w:proofErr w:type="spellEnd"/>
      <w:r w:rsidRPr="0009141A">
        <w:t xml:space="preserve"> </w:t>
      </w:r>
      <w:r w:rsidRPr="00CC5B4E">
        <w:t xml:space="preserve">(siehe </w:t>
      </w:r>
      <w:r w:rsidR="00D32C7B" w:rsidRPr="00CC5B4E">
        <w:t>5.4</w:t>
      </w:r>
      <w:r w:rsidRPr="00CC5B4E">
        <w:t>).</w:t>
      </w:r>
    </w:p>
    <w:p w:rsidR="00366E84" w:rsidRPr="00545C29" w:rsidRDefault="00366E84" w:rsidP="00CC5B4E">
      <w:pPr>
        <w:numPr>
          <w:ilvl w:val="0"/>
          <w:numId w:val="12"/>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23" w:name="_Toc341965599"/>
      <w:r>
        <w:br w:type="page"/>
      </w:r>
    </w:p>
    <w:p w:rsidR="00597F72" w:rsidRDefault="00597F72" w:rsidP="00597F72">
      <w:pPr>
        <w:pStyle w:val="berschrift2"/>
      </w:pPr>
      <w:bookmarkStart w:id="24" w:name="_Toc396116341"/>
      <w:r>
        <w:lastRenderedPageBreak/>
        <w:t>Übersicht</w:t>
      </w:r>
      <w:bookmarkEnd w:id="23"/>
      <w:bookmarkEnd w:id="24"/>
    </w:p>
    <w:p w:rsidR="00597F72" w:rsidRDefault="00597F72" w:rsidP="00597F72">
      <w:pPr>
        <w:pStyle w:val="berschrift3"/>
      </w:pPr>
      <w:bookmarkStart w:id="25" w:name="_Toc341965600"/>
      <w:bookmarkStart w:id="26" w:name="_Toc396116342"/>
      <w:r>
        <w:t>Abgrenzung</w:t>
      </w:r>
      <w:bookmarkEnd w:id="25"/>
      <w:bookmarkEnd w:id="26"/>
    </w:p>
    <w:p w:rsidR="00597F72" w:rsidRDefault="00597F72" w:rsidP="00597F72">
      <w:pPr>
        <w:spacing w:line="300" w:lineRule="atLeast"/>
        <w:jc w:val="both"/>
      </w:pPr>
      <w:r w:rsidRPr="00F9757D">
        <w:t xml:space="preserve">Das vorliegende Dokument spezifiziert das Submission Information </w:t>
      </w:r>
      <w:proofErr w:type="spellStart"/>
      <w:r w:rsidRPr="00F9757D">
        <w:t>Package</w:t>
      </w:r>
      <w:proofErr w:type="spellEnd"/>
      <w:r w:rsidRPr="00F9757D">
        <w:t xml:space="preserve"> (SIP), das A</w:t>
      </w:r>
      <w:r w:rsidRPr="00F9757D">
        <w:t>b</w:t>
      </w:r>
      <w:r w:rsidRPr="00F9757D">
        <w:t xml:space="preserve">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27" w:name="_Toc228077547"/>
      <w:bookmarkStart w:id="28" w:name="_Toc232478853"/>
      <w:r>
        <w:rPr>
          <w:noProof/>
        </w:rPr>
        <w:drawing>
          <wp:inline distT="0" distB="0" distL="0" distR="0">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1</w:t>
      </w:r>
      <w:r w:rsidR="00D322C7" w:rsidRPr="009B46B4">
        <w:rPr>
          <w:sz w:val="16"/>
          <w:szCs w:val="16"/>
        </w:rPr>
        <w:fldChar w:fldCharType="end"/>
      </w:r>
      <w:r w:rsidRPr="009B46B4">
        <w:rPr>
          <w:sz w:val="16"/>
          <w:szCs w:val="16"/>
        </w:rPr>
        <w:t xml:space="preserve">: Abgrenzung </w:t>
      </w:r>
      <w:bookmarkEnd w:id="27"/>
      <w:r>
        <w:rPr>
          <w:sz w:val="16"/>
          <w:szCs w:val="16"/>
        </w:rPr>
        <w:t>Ablieferungsobjekt SIP</w:t>
      </w:r>
      <w:bookmarkEnd w:id="28"/>
    </w:p>
    <w:p w:rsidR="00597F72" w:rsidRDefault="00597F72" w:rsidP="00597F72">
      <w:pPr>
        <w:spacing w:line="300" w:lineRule="atLeast"/>
        <w:jc w:val="both"/>
      </w:pPr>
    </w:p>
    <w:p w:rsidR="00597F72" w:rsidRPr="00F9757D" w:rsidRDefault="00597F72" w:rsidP="00597F72">
      <w:pPr>
        <w:spacing w:line="300" w:lineRule="atLeast"/>
        <w:jc w:val="both"/>
      </w:pPr>
      <w:r w:rsidRPr="00F9757D">
        <w:t>Die vorliegende Spezifikation beschreibt die Anforderungen an alle technischen Implementi</w:t>
      </w:r>
      <w:r w:rsidRPr="00F9757D">
        <w:t>e</w:t>
      </w:r>
      <w:r w:rsidRPr="00F9757D">
        <w:t xml:space="preserve">rungen, die zum Ziel haben, ein SIP für das </w:t>
      </w:r>
      <w:r>
        <w:t>Archiv</w:t>
      </w:r>
      <w:r w:rsidRPr="00F9757D">
        <w:t xml:space="preserve"> aus einem bestehenden System zu ex</w:t>
      </w:r>
      <w:r w:rsidRPr="00F9757D">
        <w:t>t</w:t>
      </w:r>
      <w:r w:rsidRPr="00F9757D">
        <w:t>rahieren resp. aus einer Datei-Ablage herzustellen. (z. B. aus einem GEVER-System oder mit Daten aus einer Datenbank oder aus einer Sammlung von zusammengehörenden digit</w:t>
      </w:r>
      <w:r w:rsidRPr="00F9757D">
        <w:t>a</w:t>
      </w:r>
      <w:r w:rsidRPr="00F9757D">
        <w:t>len Unterlagen aus einer Datei-Ablage).</w:t>
      </w:r>
    </w:p>
    <w:p w:rsidR="00597F72" w:rsidRPr="00EC768A" w:rsidRDefault="00597F72" w:rsidP="00597F72">
      <w:pPr>
        <w:pStyle w:val="Textkrper"/>
      </w:pPr>
    </w:p>
    <w:p w:rsidR="00597F72" w:rsidRDefault="00597F72" w:rsidP="00597F72">
      <w:pPr>
        <w:pStyle w:val="berschrift4"/>
      </w:pPr>
      <w:bookmarkStart w:id="29" w:name="_Toc341965601"/>
      <w:bookmarkStart w:id="30" w:name="_Toc396116343"/>
      <w:r>
        <w:t>Definitionen</w:t>
      </w:r>
      <w:bookmarkEnd w:id="29"/>
      <w:bookmarkEnd w:id="30"/>
    </w:p>
    <w:p w:rsidR="00597F72" w:rsidRDefault="00597F72" w:rsidP="00597F72">
      <w:pPr>
        <w:spacing w:line="300" w:lineRule="atLeast"/>
        <w:jc w:val="both"/>
      </w:pPr>
      <w:r>
        <w:t>Im Rahmen dieser Spezifikation wird auf oberster Ebene zwischen zwei Ablieferungstypen unterschieden: GEVER-Ablieferungen und FILES-Ablieferungen. Der Typ FILES kann z</w:t>
      </w:r>
      <w:r>
        <w:t>u</w:t>
      </w:r>
      <w:r>
        <w:t xml:space="preserve">sätzlich noch als FILES mit integrierter Dokumentation vorkommen. Dabei handelt es sich nicht um einen eigenen Ablieferungstyp sondern um einen </w:t>
      </w:r>
      <w:proofErr w:type="spellStart"/>
      <w:r w:rsidRPr="00B458FE">
        <w:t>Unter</w:t>
      </w:r>
      <w:r>
        <w:t>typ</w:t>
      </w:r>
      <w:proofErr w:type="spellEnd"/>
      <w:r w:rsidRPr="00B458FE">
        <w:t xml:space="preserve"> zur FILES-Ablieferung</w:t>
      </w:r>
      <w:r>
        <w:t xml:space="preserve">. </w:t>
      </w:r>
      <w:r w:rsidRPr="00A84FDC">
        <w:t>Diese Typisierung leitet sich aus d</w:t>
      </w:r>
      <w:r>
        <w:t xml:space="preserve">er </w:t>
      </w:r>
      <w:proofErr w:type="spellStart"/>
      <w:r>
        <w:t>vorarchivischen</w:t>
      </w:r>
      <w:proofErr w:type="spellEnd"/>
      <w:r>
        <w:t xml:space="preserve">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w:t>
            </w:r>
            <w:r w:rsidRPr="007C2446">
              <w:t>s</w:t>
            </w:r>
            <w:r w:rsidRPr="007C2446">
              <w:t>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w:t>
            </w:r>
            <w:r w:rsidRPr="007C2446">
              <w:t>s</w:t>
            </w:r>
            <w:r w:rsidRPr="007C2446">
              <w:t>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w:t>
            </w:r>
            <w:r w:rsidRPr="007C2446">
              <w:t>r</w:t>
            </w:r>
            <w:r w:rsidRPr="007C2446">
              <w:t>chiv zusätzlich noch eine System-Dokumentation abgeliefert wird, gibt es zusätzlich zu den allgemeinen Vorgaben für FILES-SIP noch weite</w:t>
            </w:r>
            <w:r w:rsidRPr="007C2446">
              <w:t>r</w:t>
            </w:r>
            <w:r w:rsidRPr="007C2446">
              <w:t>gehende Anforderungen an die Struktur. Bei diesen Ablieferungen ha</w:t>
            </w:r>
            <w:r w:rsidRPr="007C2446">
              <w:t>n</w:t>
            </w:r>
            <w:r w:rsidRPr="007C2446">
              <w:t>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31" w:name="_Toc341965602"/>
      <w:bookmarkStart w:id="32" w:name="_Toc396116344"/>
      <w:r>
        <w:t>Anforderungen pro Ablieferungstyp</w:t>
      </w:r>
      <w:bookmarkEnd w:id="31"/>
      <w:bookmarkEnd w:id="32"/>
    </w:p>
    <w:p w:rsidR="00597F72" w:rsidRDefault="00597F72" w:rsidP="00597F72">
      <w:pPr>
        <w:spacing w:line="300" w:lineRule="atLeast"/>
        <w:jc w:val="both"/>
      </w:pPr>
      <w:r>
        <w:t>Nicht alle Kapitel der vorliegenden Spezifikation müssen bei der Erstellung eines SIP ang</w:t>
      </w:r>
      <w:r>
        <w:t>e</w:t>
      </w:r>
      <w:r>
        <w:t xml:space="preserve">wendet werden. Die Anforderungen an ein SIP können sich aufgrund der </w:t>
      </w:r>
      <w:proofErr w:type="spellStart"/>
      <w:r>
        <w:t>vorarchivischen</w:t>
      </w:r>
      <w:proofErr w:type="spellEnd"/>
      <w:r>
        <w:t xml:space="preserve"> Herkunft der Unterlagen unterscheiden. Die Abbildung 2 hilft dabei, zu eruieren, welche K</w:t>
      </w:r>
      <w:r>
        <w:t>a</w:t>
      </w:r>
      <w:r>
        <w:t>pitel der vorliegenden Spezifikation für welche Ablieferung relevant sind. Die genaue Aufli</w:t>
      </w:r>
      <w:r>
        <w:t>s</w:t>
      </w:r>
      <w:r>
        <w:t xml:space="preserve">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33" w:name="_Toc228077548"/>
      <w:bookmarkStart w:id="34" w:name="_Toc232478854"/>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2</w:t>
      </w:r>
      <w:r w:rsidR="00D322C7" w:rsidRPr="009B46B4">
        <w:rPr>
          <w:sz w:val="16"/>
          <w:szCs w:val="16"/>
        </w:rPr>
        <w:fldChar w:fldCharType="end"/>
      </w:r>
      <w:r w:rsidRPr="009B46B4">
        <w:rPr>
          <w:sz w:val="16"/>
          <w:szCs w:val="16"/>
        </w:rPr>
        <w:t xml:space="preserve">: </w:t>
      </w:r>
      <w:bookmarkEnd w:id="33"/>
      <w:r>
        <w:rPr>
          <w:sz w:val="16"/>
          <w:szCs w:val="16"/>
        </w:rPr>
        <w:t>Ablieferungskategorien SIP</w:t>
      </w:r>
      <w:bookmarkEnd w:id="34"/>
    </w:p>
    <w:p w:rsidR="00597F72" w:rsidRDefault="00597F72" w:rsidP="00597F72">
      <w:pPr>
        <w:pStyle w:val="Textkrper"/>
      </w:pPr>
    </w:p>
    <w:p w:rsidR="00597F72" w:rsidRDefault="00597F72" w:rsidP="00597F72">
      <w:pPr>
        <w:pStyle w:val="berschrift3"/>
      </w:pPr>
      <w:bookmarkStart w:id="35" w:name="_Toc341965603"/>
      <w:bookmarkStart w:id="36" w:name="_Toc396116345"/>
      <w:r>
        <w:t>Anwendungsgebiet</w:t>
      </w:r>
      <w:bookmarkEnd w:id="35"/>
      <w:bookmarkEnd w:id="36"/>
    </w:p>
    <w:p w:rsidR="00597F72" w:rsidRDefault="00597F72" w:rsidP="00597F72">
      <w:pPr>
        <w:pStyle w:val="berschrift4"/>
      </w:pPr>
      <w:bookmarkStart w:id="37" w:name="_Toc341965604"/>
      <w:bookmarkStart w:id="38" w:name="_Toc396116346"/>
      <w:r>
        <w:t>Prozess</w:t>
      </w:r>
      <w:bookmarkEnd w:id="37"/>
      <w:bookmarkEnd w:id="38"/>
    </w:p>
    <w:p w:rsidR="00597F72" w:rsidRDefault="00597F72" w:rsidP="00BD7D93">
      <w:pPr>
        <w:spacing w:line="300" w:lineRule="atLeast"/>
        <w:jc w:val="both"/>
      </w:pPr>
      <w:r w:rsidRPr="00F9757D">
        <w:t xml:space="preserve">Diese Spezifikation wurde auf der Grundlage des Ablieferungsprozesses des </w:t>
      </w:r>
      <w:r>
        <w:t>Schweizer</w:t>
      </w:r>
      <w:r>
        <w:t>i</w:t>
      </w:r>
      <w:r>
        <w:t>schen Bundesarchivs</w:t>
      </w:r>
      <w:r w:rsidRPr="00F9757D">
        <w:t xml:space="preserve"> für digitale Unterlagen entwickelt. Die als </w:t>
      </w:r>
      <w:proofErr w:type="spellStart"/>
      <w:r w:rsidRPr="00F9757D">
        <w:t>archivwürdig</w:t>
      </w:r>
      <w:proofErr w:type="spellEnd"/>
      <w:r w:rsidRPr="00F9757D">
        <w:t xml:space="preserve"> bewerteten dig</w:t>
      </w:r>
      <w:r w:rsidRPr="00F9757D">
        <w:t>i</w:t>
      </w:r>
      <w:r w:rsidRPr="00F9757D">
        <w:t>talen Unterlagen müssen technisch und inhaltlich gemäss den Anforderungen in dieser Sp</w:t>
      </w:r>
      <w:r w:rsidRPr="00F9757D">
        <w:t>e</w:t>
      </w:r>
      <w:r w:rsidRPr="00F9757D">
        <w:t>zifikation aufbereitet und in einem korrekt erstellen SIP geliefert werden. Ist dies nicht der Fall werden die Unterlagen an die abliefernde Stelle zurückgesendet, damit diese die Korre</w:t>
      </w:r>
      <w:r w:rsidRPr="00F9757D">
        <w:t>k</w:t>
      </w:r>
      <w:r w:rsidRPr="00F9757D">
        <w:t>turen durchführen kann, resp. ein neues SIP gemäss den Anforderungen erstellt.</w:t>
      </w:r>
    </w:p>
    <w:p w:rsidR="00BD7D93" w:rsidRDefault="00BD7D93">
      <w:pPr>
        <w:spacing w:after="0" w:line="240" w:lineRule="auto"/>
        <w:rPr>
          <w:b/>
        </w:rPr>
      </w:pPr>
      <w:bookmarkStart w:id="39" w:name="_Toc319485337"/>
      <w:bookmarkStart w:id="40" w:name="_Toc319485338"/>
      <w:bookmarkStart w:id="41" w:name="_Toc319485339"/>
      <w:bookmarkStart w:id="42" w:name="_Toc319485340"/>
      <w:bookmarkStart w:id="43" w:name="_Toc319485341"/>
      <w:bookmarkStart w:id="44" w:name="_Toc341965605"/>
      <w:bookmarkEnd w:id="39"/>
      <w:bookmarkEnd w:id="40"/>
      <w:bookmarkEnd w:id="41"/>
      <w:bookmarkEnd w:id="42"/>
      <w:bookmarkEnd w:id="43"/>
      <w:r>
        <w:br w:type="page"/>
      </w:r>
    </w:p>
    <w:p w:rsidR="00597F72" w:rsidRDefault="00597F72" w:rsidP="00597F72">
      <w:pPr>
        <w:pStyle w:val="berschrift3"/>
      </w:pPr>
      <w:bookmarkStart w:id="45" w:name="_Toc396116347"/>
      <w:r>
        <w:lastRenderedPageBreak/>
        <w:t>Ablieferungsobjekt Paket – SIP</w:t>
      </w:r>
      <w:bookmarkEnd w:id="44"/>
      <w:bookmarkEnd w:id="45"/>
    </w:p>
    <w:p w:rsidR="00597F72" w:rsidRPr="009B46B4" w:rsidRDefault="00597F72" w:rsidP="00597F72">
      <w:pPr>
        <w:spacing w:line="300" w:lineRule="atLeast"/>
        <w:jc w:val="both"/>
      </w:pPr>
      <w:r w:rsidRPr="00F9757D">
        <w:t xml:space="preserve">Das Ablieferungsobjekt ist ein Informationspaket, das auf dem Modell des OAIS-Standard (Open </w:t>
      </w:r>
      <w:proofErr w:type="spellStart"/>
      <w:r w:rsidRPr="00F9757D">
        <w:t>Archival</w:t>
      </w:r>
      <w:proofErr w:type="spellEnd"/>
      <w:r w:rsidRPr="00F9757D">
        <w:t xml:space="preserve"> Information System) basiert (vgl. Abb. 3). Dieser Standard wurde durch das </w:t>
      </w:r>
      <w:proofErr w:type="spellStart"/>
      <w:r w:rsidRPr="00F9757D">
        <w:t>Consultative</w:t>
      </w:r>
      <w:proofErr w:type="spellEnd"/>
      <w:r w:rsidRPr="00F9757D">
        <w:t xml:space="preserve"> </w:t>
      </w:r>
      <w:proofErr w:type="spellStart"/>
      <w:r w:rsidRPr="00F9757D">
        <w:t>Commitee</w:t>
      </w:r>
      <w:proofErr w:type="spellEnd"/>
      <w:r w:rsidRPr="00F9757D">
        <w:t xml:space="preserve"> </w:t>
      </w:r>
      <w:proofErr w:type="spellStart"/>
      <w:r w:rsidRPr="00F9757D">
        <w:t>for</w:t>
      </w:r>
      <w:proofErr w:type="spellEnd"/>
      <w:r w:rsidRPr="00F9757D">
        <w:t xml:space="preserve"> Space Data System (CCSDS) entwickelt. Eines der Hauptel</w:t>
      </w:r>
      <w:r w:rsidRPr="00F9757D">
        <w:t>e</w:t>
      </w:r>
      <w:r w:rsidRPr="00F9757D">
        <w:t>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6" w:name="_Toc232478855"/>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3</w:t>
      </w:r>
      <w:r w:rsidR="00D322C7" w:rsidRPr="009B46B4">
        <w:rPr>
          <w:sz w:val="16"/>
          <w:szCs w:val="16"/>
        </w:rPr>
        <w:fldChar w:fldCharType="end"/>
      </w:r>
      <w:r w:rsidRPr="009B46B4">
        <w:rPr>
          <w:noProof/>
          <w:sz w:val="16"/>
          <w:szCs w:val="16"/>
        </w:rPr>
        <w:t>: OAIS Modell mit Kennzeichnung SIP</w:t>
      </w:r>
      <w:bookmarkEnd w:id="46"/>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proofErr w:type="spellStart"/>
            <w:r w:rsidRPr="00976C64">
              <w:rPr>
                <w:b/>
              </w:rPr>
              <w:t>Pakettyp</w:t>
            </w:r>
            <w:proofErr w:type="spellEnd"/>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 xml:space="preserve">Submission Information </w:t>
            </w:r>
            <w:proofErr w:type="spellStart"/>
            <w:r w:rsidRPr="00976C64">
              <w:rPr>
                <w:rFonts w:cs="Arial"/>
                <w:color w:val="000000"/>
              </w:rPr>
              <w:t>Package</w:t>
            </w:r>
            <w:proofErr w:type="spellEnd"/>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proofErr w:type="spellStart"/>
            <w:r w:rsidRPr="007C2446">
              <w:rPr>
                <w:rFonts w:cs="Arial"/>
                <w:color w:val="000000"/>
              </w:rPr>
              <w:t>Archival</w:t>
            </w:r>
            <w:proofErr w:type="spellEnd"/>
            <w:r w:rsidRPr="007C2446">
              <w:rPr>
                <w:rFonts w:cs="Arial"/>
                <w:color w:val="000000"/>
              </w:rPr>
              <w:t xml:space="preserve"> Information </w:t>
            </w:r>
            <w:proofErr w:type="spellStart"/>
            <w:r w:rsidRPr="007C2446">
              <w:rPr>
                <w:rFonts w:cs="Arial"/>
                <w:color w:val="000000"/>
              </w:rPr>
              <w:t>Package</w:t>
            </w:r>
            <w:proofErr w:type="spellEnd"/>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 xml:space="preserve">Dissemination Information </w:t>
            </w:r>
            <w:proofErr w:type="spellStart"/>
            <w:r w:rsidRPr="007C2446">
              <w:rPr>
                <w:rFonts w:cs="Arial"/>
                <w:color w:val="000000"/>
              </w:rPr>
              <w:t>Package</w:t>
            </w:r>
            <w:proofErr w:type="spellEnd"/>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w:t>
      </w:r>
      <w:proofErr w:type="spellStart"/>
      <w:r w:rsidRPr="009B46B4">
        <w:t>archivisch</w:t>
      </w:r>
      <w:proofErr w:type="spellEnd"/>
      <w:r w:rsidRPr="009B46B4">
        <w:t xml:space="preserve">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w:t>
      </w:r>
      <w:r>
        <w:t>i</w:t>
      </w:r>
      <w:r>
        <w:t>ner entsprechenden</w:t>
      </w:r>
      <w:r w:rsidRPr="009B46B4">
        <w:t xml:space="preserve"> Archivierungsinfrastruktur und Archivierungsprozessen für digitales A</w:t>
      </w:r>
      <w:r w:rsidRPr="009B46B4">
        <w:t>r</w:t>
      </w:r>
      <w:r w:rsidRPr="009B46B4">
        <w:t xml:space="preserve">chivgut kompatibel </w:t>
      </w:r>
      <w:r>
        <w:t>sind</w:t>
      </w:r>
      <w:r w:rsidRPr="009B46B4">
        <w:t>.</w:t>
      </w:r>
    </w:p>
    <w:p w:rsidR="00BD7D93" w:rsidRDefault="00BD7D93">
      <w:pPr>
        <w:spacing w:after="0" w:line="240" w:lineRule="auto"/>
        <w:rPr>
          <w:b/>
        </w:rPr>
      </w:pPr>
      <w:bookmarkStart w:id="47" w:name="_Toc341965606"/>
      <w:r>
        <w:br w:type="page"/>
      </w:r>
    </w:p>
    <w:p w:rsidR="00597F72" w:rsidRDefault="00597F72" w:rsidP="00597F72">
      <w:pPr>
        <w:pStyle w:val="berschrift3"/>
      </w:pPr>
      <w:bookmarkStart w:id="48" w:name="_Toc396116348"/>
      <w:r>
        <w:lastRenderedPageBreak/>
        <w:t>Inhalt</w:t>
      </w:r>
      <w:bookmarkEnd w:id="47"/>
      <w:bookmarkEnd w:id="48"/>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Dieser Teil enthält alle Metadaten (beschreibende Informationen betreffend das P</w:t>
      </w:r>
      <w:r w:rsidRPr="00F9757D">
        <w:t>a</w:t>
      </w:r>
      <w:r w:rsidRPr="00F9757D">
        <w:t xml:space="preserve">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9" w:name="_Toc232478856"/>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4</w:t>
      </w:r>
      <w:r w:rsidR="00D322C7" w:rsidRPr="009B46B4">
        <w:rPr>
          <w:sz w:val="16"/>
          <w:szCs w:val="16"/>
        </w:rPr>
        <w:fldChar w:fldCharType="end"/>
      </w:r>
      <w:r w:rsidRPr="009B46B4">
        <w:rPr>
          <w:sz w:val="16"/>
          <w:szCs w:val="16"/>
        </w:rPr>
        <w:t>: Aufbau SIP – Metadaten und Primärdaten</w:t>
      </w:r>
      <w:bookmarkEnd w:id="49"/>
    </w:p>
    <w:p w:rsidR="00597F72" w:rsidRDefault="00597F72" w:rsidP="00597F72">
      <w:pPr>
        <w:pStyle w:val="Textkrper"/>
      </w:pPr>
    </w:p>
    <w:p w:rsidR="00597F72" w:rsidRDefault="00597F72" w:rsidP="00D32C7B">
      <w:pPr>
        <w:pStyle w:val="berschrift2"/>
      </w:pPr>
      <w:bookmarkStart w:id="50" w:name="_Toc341965607"/>
      <w:bookmarkStart w:id="51" w:name="_Toc396116349"/>
      <w:r>
        <w:t>Verhältnis Ablieferung – Paket</w:t>
      </w:r>
      <w:bookmarkEnd w:id="50"/>
      <w:bookmarkEnd w:id="51"/>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w:t>
      </w:r>
      <w:r w:rsidRPr="009B46B4">
        <w:t>e</w:t>
      </w:r>
      <w:r w:rsidRPr="009B46B4">
        <w:t>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52" w:name="_Toc341965608"/>
      <w:bookmarkStart w:id="53" w:name="_Toc396116350"/>
      <w:r>
        <w:t>Sicherheitseinstellungen Dateien im Paket</w:t>
      </w:r>
      <w:bookmarkEnd w:id="52"/>
      <w:bookmarkEnd w:id="53"/>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54" w:name="_Toc341965609"/>
      <w:r>
        <w:br w:type="page"/>
      </w:r>
    </w:p>
    <w:p w:rsidR="00597F72" w:rsidRPr="00206312" w:rsidRDefault="00597F72" w:rsidP="00597F72">
      <w:pPr>
        <w:pStyle w:val="berschrift1"/>
        <w:spacing w:before="0"/>
      </w:pPr>
      <w:bookmarkStart w:id="55" w:name="_Toc396116351"/>
      <w:r>
        <w:lastRenderedPageBreak/>
        <w:t>Primärdaten</w:t>
      </w:r>
      <w:bookmarkEnd w:id="54"/>
      <w:bookmarkEnd w:id="55"/>
    </w:p>
    <w:p w:rsidR="00932D22" w:rsidRDefault="00932D22" w:rsidP="00932D22">
      <w:pPr>
        <w:pStyle w:val="berschrift2"/>
        <w:spacing w:before="0"/>
      </w:pPr>
      <w:bookmarkStart w:id="56" w:name="_Toc341965610"/>
      <w:bookmarkStart w:id="57" w:name="_Toc396116352"/>
      <w:r>
        <w:t>Grundsätzliches</w:t>
      </w:r>
      <w:bookmarkEnd w:id="56"/>
      <w:bookmarkEnd w:id="57"/>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w:t>
      </w:r>
      <w:r w:rsidRPr="009B46B4">
        <w:t>ä</w:t>
      </w:r>
      <w:r w:rsidRPr="009B46B4">
        <w:t>sentationen, etc.). Primärdaten können «</w:t>
      </w:r>
      <w:proofErr w:type="spellStart"/>
      <w:r w:rsidRPr="009B46B4">
        <w:t>born</w:t>
      </w:r>
      <w:proofErr w:type="spellEnd"/>
      <w:r>
        <w:t>-digital</w:t>
      </w:r>
      <w:r w:rsidRPr="009B46B4">
        <w:t>» Unterlagen sein wie auch «digitalisie</w:t>
      </w:r>
      <w:r w:rsidRPr="009B46B4">
        <w:t>r</w:t>
      </w:r>
      <w:r w:rsidRPr="009B46B4">
        <w:t xml:space="preserve">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w:t>
      </w:r>
      <w:r>
        <w:t>e</w:t>
      </w:r>
      <w:r>
        <w:t>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clear" w:pos="680"/>
          <w:tab w:val="num" w:pos="576"/>
        </w:tabs>
        <w:spacing w:before="320" w:line="200" w:lineRule="atLeast"/>
        <w:ind w:left="576" w:hanging="576"/>
      </w:pPr>
      <w:bookmarkStart w:id="58" w:name="_Toc241581061"/>
      <w:bookmarkStart w:id="59" w:name="_Ref319487145"/>
      <w:bookmarkStart w:id="60" w:name="_Toc341965611"/>
      <w:bookmarkStart w:id="61" w:name="_Toc396116353"/>
      <w:r w:rsidRPr="009B46B4">
        <w:t>Formate</w:t>
      </w:r>
      <w:bookmarkEnd w:id="58"/>
      <w:bookmarkEnd w:id="59"/>
      <w:bookmarkEnd w:id="60"/>
      <w:bookmarkEnd w:id="61"/>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w:t>
      </w:r>
      <w:proofErr w:type="spellStart"/>
      <w:r w:rsidRPr="00206312">
        <w:t>archivtauglichen</w:t>
      </w:r>
      <w:proofErr w:type="spellEnd"/>
      <w:r w:rsidRPr="00206312">
        <w:t xml:space="preserve"> Format vorliegen.</w:t>
      </w:r>
      <w:r>
        <w:t xml:space="preserve"> D</w:t>
      </w:r>
      <w:r w:rsidRPr="00370433">
        <w:t xml:space="preserve">as zuständige Archiv definiert die als </w:t>
      </w:r>
      <w:proofErr w:type="spellStart"/>
      <w:r w:rsidRPr="00370433">
        <w:t>archivtauglich</w:t>
      </w:r>
      <w:proofErr w:type="spellEnd"/>
      <w:r w:rsidRPr="00370433">
        <w:t xml:space="preserve"> akzeptierten Formate. Diese sind nicht Bestandteil der vorliegenden Spezifik</w:t>
      </w:r>
      <w:r w:rsidRPr="00370433">
        <w:t>a</w:t>
      </w:r>
      <w:r w:rsidRPr="00370433">
        <w:t>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 xml:space="preserve">Die Primärdaten müssen in einem für die Unterlagen geeigneten </w:t>
            </w:r>
            <w:proofErr w:type="spellStart"/>
            <w:r w:rsidRPr="007C2446">
              <w:t>archi</w:t>
            </w:r>
            <w:r w:rsidRPr="007C2446">
              <w:t>v</w:t>
            </w:r>
            <w:r w:rsidRPr="007C2446">
              <w:t>tauglichen</w:t>
            </w:r>
            <w:proofErr w:type="spellEnd"/>
            <w:r w:rsidRPr="007C2446">
              <w:t xml:space="preserve">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 xml:space="preserve">Es ist von Vorteil, die Unterlagen bereits in einem </w:t>
            </w:r>
            <w:proofErr w:type="spellStart"/>
            <w:r w:rsidRPr="007C2446">
              <w:rPr>
                <w:i/>
                <w:iCs/>
              </w:rPr>
              <w:t>archivtauglichen</w:t>
            </w:r>
            <w:proofErr w:type="spellEnd"/>
            <w:r w:rsidRPr="007C2446">
              <w:rPr>
                <w:i/>
                <w:iCs/>
              </w:rPr>
              <w:t xml:space="preserve"> Format zu erstellen oder sie so früh wie möglich in ein </w:t>
            </w:r>
            <w:proofErr w:type="spellStart"/>
            <w:r w:rsidRPr="007C2446">
              <w:rPr>
                <w:i/>
                <w:iCs/>
              </w:rPr>
              <w:t>archivtaugliches</w:t>
            </w:r>
            <w:proofErr w:type="spellEnd"/>
            <w:r w:rsidRPr="007C2446">
              <w:rPr>
                <w:i/>
                <w:iCs/>
              </w:rPr>
              <w:t xml:space="preserve"> Format zu konvertieren. In einem GEVER-System ist die Konversion spätestens bei </w:t>
            </w:r>
            <w:proofErr w:type="spellStart"/>
            <w:r w:rsidRPr="007C2446">
              <w:rPr>
                <w:i/>
                <w:iCs/>
              </w:rPr>
              <w:t>Dossierabschluss</w:t>
            </w:r>
            <w:proofErr w:type="spellEnd"/>
            <w:r w:rsidRPr="007C2446">
              <w:rPr>
                <w:i/>
                <w:iCs/>
              </w:rPr>
              <w:t xml:space="preserve">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62" w:name="_Toc341965612"/>
      <w:bookmarkStart w:id="63" w:name="_Toc396116354"/>
      <w:r w:rsidRPr="00206312">
        <w:lastRenderedPageBreak/>
        <w:t>Metadaten</w:t>
      </w:r>
      <w:bookmarkEnd w:id="62"/>
      <w:bookmarkEnd w:id="63"/>
    </w:p>
    <w:p w:rsidR="00932D22" w:rsidRPr="00206312" w:rsidRDefault="00932D22" w:rsidP="00932D22">
      <w:pPr>
        <w:spacing w:line="300" w:lineRule="atLeast"/>
        <w:jc w:val="both"/>
      </w:pPr>
      <w:bookmarkStart w:id="64" w:name="OLE_LINK10"/>
      <w:bookmarkStart w:id="65" w:name="OLE_LINK11"/>
      <w:r w:rsidRPr="00206312">
        <w:t>Metadaten sind «Informationen über Daten». Sie beschreiben die Primärdaten genauer. M</w:t>
      </w:r>
      <w:r w:rsidRPr="00206312">
        <w:t>e</w:t>
      </w:r>
      <w:r w:rsidRPr="00206312">
        <w:t xml:space="preserv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66" w:name="OLE_LINK12"/>
      <w:bookmarkStart w:id="67" w:name="OLE_LINK15"/>
      <w:r w:rsidRPr="00206312">
        <w:t xml:space="preserve">Der Erhalt von eingebetteten Metadaten kann aufgrund von möglichen Formatkonvertierungen im </w:t>
      </w:r>
      <w:r>
        <w:t>Archiv</w:t>
      </w:r>
      <w:r w:rsidRPr="00206312">
        <w:t xml:space="preserve"> nicht sichergestellt werden.</w:t>
      </w:r>
      <w:bookmarkEnd w:id="66"/>
      <w:bookmarkEnd w:id="67"/>
    </w:p>
    <w:bookmarkEnd w:id="64"/>
    <w:bookmarkEnd w:id="65"/>
    <w:p w:rsidR="00932D22" w:rsidRPr="00206312" w:rsidRDefault="00932D22" w:rsidP="00932D22">
      <w:pPr>
        <w:spacing w:line="300" w:lineRule="atLeast"/>
        <w:jc w:val="both"/>
      </w:pPr>
      <w:r w:rsidRPr="00206312">
        <w:t>In diesem Kapitel werden die Metadaten für die SIP der folgenden Ablieferungstypen spezif</w:t>
      </w:r>
      <w:r w:rsidRPr="00206312">
        <w:t>i</w:t>
      </w:r>
      <w:r w:rsidRPr="00206312">
        <w:t>ziert:</w:t>
      </w:r>
    </w:p>
    <w:p w:rsidR="00932D22" w:rsidRPr="00206312" w:rsidRDefault="00932D22" w:rsidP="00932D22">
      <w:pPr>
        <w:numPr>
          <w:ilvl w:val="0"/>
          <w:numId w:val="12"/>
        </w:numPr>
        <w:spacing w:after="0" w:line="260" w:lineRule="atLeast"/>
        <w:jc w:val="both"/>
      </w:pPr>
      <w:r w:rsidRPr="00206312">
        <w:t>GEVER: Ablieferung aus einem GEVER-System, sogenannte GEVER-Ablieferung.</w:t>
      </w:r>
    </w:p>
    <w:p w:rsidR="00932D22" w:rsidRPr="00206312" w:rsidRDefault="00932D22" w:rsidP="00932D22">
      <w:pPr>
        <w:numPr>
          <w:ilvl w:val="0"/>
          <w:numId w:val="12"/>
        </w:numPr>
        <w:spacing w:after="0" w:line="260" w:lineRule="atLeast"/>
        <w:jc w:val="both"/>
      </w:pPr>
      <w:r w:rsidRPr="00206312">
        <w:t>FILES: Ablieferung einer Sammlung von Dateien (sog. FILES-Ablieferung). Unter den FILES-Ablieferungen sind auch die Ablieferungen aus relationalen Datenbanken mit i</w:t>
      </w:r>
      <w:r w:rsidRPr="00206312">
        <w:t>n</w:t>
      </w:r>
      <w:r w:rsidRPr="00206312">
        <w:t>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clear" w:pos="680"/>
          <w:tab w:val="num" w:pos="576"/>
        </w:tabs>
        <w:spacing w:before="320" w:line="200" w:lineRule="atLeast"/>
        <w:ind w:left="576" w:hanging="576"/>
      </w:pPr>
      <w:bookmarkStart w:id="68" w:name="_Toc241581063"/>
      <w:bookmarkStart w:id="69" w:name="_Toc341965613"/>
      <w:bookmarkStart w:id="70" w:name="_Toc396116355"/>
      <w:r w:rsidRPr="00206312">
        <w:t>Allgemeine Anforderungen</w:t>
      </w:r>
      <w:bookmarkEnd w:id="68"/>
      <w:bookmarkEnd w:id="69"/>
      <w:bookmarkEnd w:id="7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71"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Alle Metadaten, welche über die gesamten Archivierungsprozesse hinweg erhalten bleiben müssen, müssen als separate Metadaten in einer separ</w:t>
            </w:r>
            <w:r w:rsidRPr="007C2446">
              <w:t>a</w:t>
            </w:r>
            <w:r w:rsidRPr="007C2446">
              <w:t xml:space="preserve">ten Datei im XML-Format namens </w:t>
            </w:r>
            <w:r w:rsidRPr="007C2446">
              <w:rPr>
                <w:rFonts w:ascii="Courier New" w:hAnsi="Courier New"/>
              </w:rPr>
              <w:t xml:space="preserve">metadata.xml </w:t>
            </w:r>
            <w:r w:rsidRPr="007C2446">
              <w:t>(getrennt von den Primärdaten) vorliegen. Die Spezifikation gibt sowohl die Struktur der M</w:t>
            </w:r>
            <w:r w:rsidRPr="007C2446">
              <w:t>e</w:t>
            </w:r>
            <w:r w:rsidRPr="007C2446">
              <w:t xml:space="preserve">tadatendatei wie auch Inhalt der Metadaten vor (vgl. dazu die Kapitel zur XSD und zum Data </w:t>
            </w:r>
            <w:proofErr w:type="spellStart"/>
            <w:r w:rsidRPr="007C2446">
              <w:t>Dictionary</w:t>
            </w:r>
            <w:proofErr w:type="spellEnd"/>
            <w:r w:rsidRPr="007C2446">
              <w:t>). Diese Vorgaben müssen exakt eingeha</w:t>
            </w:r>
            <w:r w:rsidRPr="007C2446">
              <w:t>l</w:t>
            </w:r>
            <w:r w:rsidRPr="007C2446">
              <w:t>ten werden.</w:t>
            </w:r>
          </w:p>
        </w:tc>
        <w:tc>
          <w:tcPr>
            <w:tcW w:w="1543" w:type="dxa"/>
          </w:tcPr>
          <w:p w:rsidR="00932D22" w:rsidRPr="007C2446" w:rsidRDefault="00932D22" w:rsidP="00932D22">
            <w:pPr>
              <w:pStyle w:val="TabelleGross"/>
            </w:pPr>
            <w:r w:rsidRPr="007C2446">
              <w:t>M</w:t>
            </w:r>
          </w:p>
        </w:tc>
      </w:tr>
      <w:bookmarkEnd w:id="71"/>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bookmarkStart w:id="72" w:name="_Toc241581064"/>
      <w:bookmarkStart w:id="73" w:name="_Toc341965614"/>
      <w:bookmarkStart w:id="74" w:name="_Toc396116356"/>
      <w:r w:rsidRPr="00206312">
        <w:t>Konzeptuelles Datenmodell</w:t>
      </w:r>
      <w:bookmarkEnd w:id="72"/>
      <w:bookmarkEnd w:id="73"/>
      <w:bookmarkEnd w:id="74"/>
    </w:p>
    <w:p w:rsidR="00932D22" w:rsidRDefault="00932D22" w:rsidP="00932D22">
      <w:r w:rsidRPr="00206312">
        <w:t>Das konzeptuelle Datenmodell vermittelt eine Übersicht über alle grundlegenden Kompone</w:t>
      </w:r>
      <w:r w:rsidRPr="00206312">
        <w:t>n</w:t>
      </w:r>
      <w:r w:rsidRPr="00206312">
        <w:t xml:space="preserve">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m</w:t>
      </w:r>
      <w:r w:rsidRPr="00206312">
        <w:rPr>
          <w:rFonts w:ascii="Courier New" w:hAnsi="Courier New"/>
        </w:rPr>
        <w:t>e</w:t>
      </w:r>
      <w:r w:rsidRPr="00206312">
        <w:rPr>
          <w:rFonts w:ascii="Courier New" w:hAnsi="Courier New"/>
        </w:rPr>
        <w:t xml:space="preserv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w:t>
      </w:r>
      <w:r w:rsidRPr="00206312">
        <w:t>s</w:t>
      </w:r>
      <w:r w:rsidRPr="00206312">
        <w:t>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w:t>
            </w:r>
            <w:r w:rsidRPr="007C2446">
              <w:t>s</w:t>
            </w:r>
            <w:r w:rsidRPr="007C2446">
              <w:t>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lastRenderedPageBreak/>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w:t>
            </w:r>
            <w:proofErr w:type="spellStart"/>
            <w:r w:rsidRPr="007C2446">
              <w:t>Lifecycle</w:t>
            </w:r>
            <w:proofErr w:type="spellEnd"/>
            <w:r w:rsidRPr="007C2446">
              <w:t xml:space="preserv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w:t>
            </w:r>
            <w:r w:rsidRPr="007C2446">
              <w:t>s</w:t>
            </w:r>
            <w:r w:rsidRPr="007C2446">
              <w:t>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w:t>
            </w:r>
            <w:proofErr w:type="spellStart"/>
            <w:r w:rsidRPr="007C2446">
              <w:t>R</w:t>
            </w:r>
            <w:r w:rsidRPr="007C2446">
              <w:t>e</w:t>
            </w:r>
            <w:r w:rsidRPr="007C2446">
              <w:t>gistraturplan</w:t>
            </w:r>
            <w:proofErr w:type="spellEnd"/>
            <w:r w:rsidRPr="007C2446">
              <w:t>, Aktenplan oder Strukturplan resp. die Ordnung des Archi</w:t>
            </w:r>
            <w:r w:rsidRPr="007C2446">
              <w:t>v</w:t>
            </w:r>
            <w:r w:rsidRPr="007C2446">
              <w:t>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w:t>
            </w:r>
            <w:r w:rsidRPr="007C2446">
              <w:t>n</w:t>
            </w:r>
            <w:r w:rsidRPr="007C2446">
              <w:t>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w:t>
            </w:r>
            <w:r w:rsidRPr="007C2446">
              <w:t>n</w:t>
            </w:r>
            <w:r w:rsidRPr="007C2446">
              <w:t>den Archivguts aus einem Geschäft oder aus einer anderen Ordnung</w:t>
            </w:r>
            <w:r w:rsidRPr="007C2446">
              <w:t>s</w:t>
            </w:r>
            <w:r w:rsidRPr="007C2446">
              <w:t>struktur (Datenbank, Datei-Ablage). Die Metadaten aus der Entität sind sowohl für Dossiers wie auch für Subdossiers anzuwenden.</w:t>
            </w:r>
          </w:p>
        </w:tc>
      </w:tr>
      <w:tr w:rsidR="00932D22" w:rsidRPr="007C2446" w:rsidTr="00932D22">
        <w:trPr>
          <w:cantSplit/>
        </w:trPr>
        <w:tc>
          <w:tcPr>
            <w:tcW w:w="2638" w:type="dxa"/>
          </w:tcPr>
          <w:p w:rsidR="00932D22" w:rsidRPr="007C2446" w:rsidRDefault="00932D22" w:rsidP="00932D22">
            <w:pPr>
              <w:pStyle w:val="TabelleGross"/>
            </w:pPr>
            <w:r w:rsidRPr="007C2446">
              <w:t>Dokument</w:t>
            </w:r>
          </w:p>
        </w:tc>
        <w:tc>
          <w:tcPr>
            <w:tcW w:w="6825" w:type="dxa"/>
          </w:tcPr>
          <w:p w:rsidR="00932D22" w:rsidRPr="007C2446" w:rsidRDefault="00932D22" w:rsidP="00932D22">
            <w:pPr>
              <w:pStyle w:val="TabelleGross"/>
            </w:pPr>
            <w:r w:rsidRPr="007C2446">
              <w:t xml:space="preserve">Die Entität </w:t>
            </w:r>
            <w:r w:rsidRPr="007C2446">
              <w:rPr>
                <w:i/>
                <w:iCs/>
              </w:rPr>
              <w:t>Dokument</w:t>
            </w:r>
            <w:r w:rsidRPr="007C2446">
              <w:t xml:space="preserve"> repräsentiert die kleinste Ebene auf der das Archi</w:t>
            </w:r>
            <w:r w:rsidRPr="007C2446">
              <w:t>v</w:t>
            </w:r>
            <w:r w:rsidRPr="007C2446">
              <w:t>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w:t>
            </w:r>
            <w:r w:rsidRPr="007C2446">
              <w:t>l</w:t>
            </w:r>
            <w:r w:rsidRPr="007C2446">
              <w:t>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w:t>
            </w:r>
            <w:r w:rsidRPr="007C2446">
              <w:t>n</w:t>
            </w:r>
            <w:r w:rsidRPr="007C2446">
              <w:t>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75" w:name="OLE_LINK18"/>
            <w:bookmarkStart w:id="76" w:name="OLE_LINK19"/>
            <w:r w:rsidRPr="007C2446">
              <w:t>Unstrukturierter Anhang</w:t>
            </w:r>
            <w:bookmarkEnd w:id="75"/>
            <w:bookmarkEnd w:id="76"/>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w:t>
            </w:r>
            <w:r w:rsidRPr="007C2446">
              <w:t>n</w:t>
            </w:r>
            <w:r w:rsidRPr="007C2446">
              <w:t>zeichneten Ordner beigegeben werden.</w:t>
            </w:r>
          </w:p>
          <w:p w:rsidR="00932D22" w:rsidRPr="007C2446" w:rsidRDefault="00932D22" w:rsidP="00932D22">
            <w:pPr>
              <w:pStyle w:val="TabelleGross"/>
            </w:pPr>
            <w:r>
              <w:t xml:space="preserve">Diese Entität ist </w:t>
            </w:r>
            <w:proofErr w:type="spellStart"/>
            <w:r w:rsidRPr="00545C29">
              <w:rPr>
                <w:i/>
              </w:rPr>
              <w:t>deprecated</w:t>
            </w:r>
            <w:proofErr w:type="spellEnd"/>
            <w:r>
              <w:t>. Von ihrer Verwendung wird abgeraten. In z</w:t>
            </w:r>
            <w:r>
              <w:t>u</w:t>
            </w:r>
            <w:r>
              <w:t>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lastRenderedPageBreak/>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proofErr w:type="spellStart"/>
            <w:r w:rsidRPr="007C2446">
              <w:rPr>
                <w:i/>
                <w:iCs/>
              </w:rPr>
              <w:t>archivische</w:t>
            </w:r>
            <w:proofErr w:type="spellEnd"/>
            <w:r w:rsidRPr="007C2446">
              <w:rPr>
                <w:i/>
                <w:iCs/>
              </w:rPr>
              <w:t xml:space="preserve"> Notiz </w:t>
            </w:r>
            <w:r w:rsidRPr="007C2446">
              <w:t>wird vom Archiv verwendet, um Notizen zu Objekten aus den einzelnen Entitäten z</w:t>
            </w:r>
            <w:bookmarkStart w:id="77" w:name="OLE_LINK26"/>
            <w:bookmarkStart w:id="78" w:name="OLE_LINK27"/>
            <w:r w:rsidRPr="007C2446">
              <w:t>u erfassen.</w:t>
            </w:r>
          </w:p>
          <w:p w:rsidR="00932D22" w:rsidRPr="007C2446" w:rsidRDefault="00932D22" w:rsidP="00932D22">
            <w:pPr>
              <w:pStyle w:val="TabelleGross"/>
            </w:pPr>
            <w:r w:rsidRPr="007C2446">
              <w:t>Für die Erstellung eines SIP ist diese Entität nicht von Bedeutung.</w:t>
            </w:r>
            <w:bookmarkEnd w:id="77"/>
            <w:bookmarkEnd w:id="78"/>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Dabei können Entitäten referenziell miteinander verbunden sein oder auch sich selbst referenzieren, wie dies bei der Ordnungssystemposition, dem Dossier und dem Ordner der Fall ist. Bei der Ordnungssystemposition ist dies notwendig, weil in einem Or</w:t>
      </w:r>
      <w:r w:rsidRPr="00206312">
        <w:t>d</w:t>
      </w:r>
      <w:r w:rsidRPr="00206312">
        <w:t>nungssystem verschiedene Hierarchien bis zur untersten Ordnungssystemposition (der Ru</w:t>
      </w:r>
      <w:r w:rsidRPr="00206312">
        <w:t>b</w:t>
      </w:r>
      <w:r w:rsidRPr="00206312">
        <w:t>rik) abgebildet werden müssen. Ein Dossier kann verschiedene Subdossiers enthalten, we</w:t>
      </w:r>
      <w:r w:rsidRPr="00206312">
        <w:t>l</w:t>
      </w:r>
      <w:r w:rsidRPr="00206312">
        <w:t xml:space="preserve">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w:t>
      </w:r>
      <w:r w:rsidRPr="00206312">
        <w:t>v</w:t>
      </w:r>
      <w:r w:rsidRPr="00206312">
        <w:t>gut in einem Paket geben. Allerdings können von einer Provenienz mehrere Ablieferungen gemacht werden und auch aus einem Ordnungssystem werden über die Zeit hinweg mehr</w:t>
      </w:r>
      <w:r w:rsidRPr="00206312">
        <w:t>e</w:t>
      </w:r>
      <w:r w:rsidRPr="00206312">
        <w:t>re Ablieferungen getätigt. Diese Tatsache wird aber im konzeptuellen Datenmodell nicht a</w:t>
      </w:r>
      <w:r w:rsidRPr="00206312">
        <w:t>b</w:t>
      </w:r>
      <w:r w:rsidRPr="00206312">
        <w:t>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w:t>
      </w:r>
      <w:r w:rsidRPr="00206312">
        <w:t>t</w:t>
      </w:r>
      <w:r w:rsidRPr="00206312">
        <w:t xml:space="preserve">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w:t>
      </w:r>
      <w:r w:rsidRPr="00206312">
        <w:rPr>
          <w:i/>
          <w:iCs/>
        </w:rPr>
        <w:t>n</w:t>
      </w:r>
      <w:r w:rsidRPr="00206312">
        <w:rPr>
          <w:i/>
          <w:iCs/>
        </w:rPr>
        <w:t>strukturierter Anhang</w:t>
      </w:r>
      <w:r w:rsidRPr="00206312">
        <w:t>, die für das SIP nicht von Bedeutung ist – nur der Vollständigkeit halber für die Dokumentation aller Entitäten im XSD aufgeführt.</w:t>
      </w:r>
    </w:p>
    <w:p w:rsidR="00932D22" w:rsidRPr="00206312" w:rsidRDefault="00932D22" w:rsidP="00932D22">
      <w:pPr>
        <w:spacing w:line="300" w:lineRule="atLeast"/>
        <w:jc w:val="both"/>
      </w:pPr>
    </w:p>
    <w:p w:rsidR="00932D22" w:rsidRDefault="00932D22" w:rsidP="00932D22">
      <w:pPr>
        <w:spacing w:after="0" w:line="240" w:lineRule="auto"/>
        <w:rPr>
          <w:b/>
          <w:sz w:val="24"/>
        </w:rPr>
      </w:pPr>
      <w:bookmarkStart w:id="79" w:name="_Toc241581065"/>
      <w:r>
        <w:br w:type="page"/>
      </w:r>
    </w:p>
    <w:p w:rsidR="00932D22" w:rsidRPr="00206312" w:rsidRDefault="00932D22" w:rsidP="00932D22">
      <w:pPr>
        <w:pStyle w:val="berschrift2"/>
        <w:keepNext/>
        <w:tabs>
          <w:tab w:val="clear" w:pos="680"/>
          <w:tab w:val="num" w:pos="576"/>
        </w:tabs>
        <w:spacing w:before="320" w:line="200" w:lineRule="atLeast"/>
        <w:ind w:left="576" w:hanging="576"/>
      </w:pPr>
      <w:bookmarkStart w:id="80" w:name="_Toc341965615"/>
      <w:bookmarkStart w:id="81" w:name="_Toc396116357"/>
      <w:r w:rsidRPr="00206312">
        <w:lastRenderedPageBreak/>
        <w:t>Datenmodell Ablieferungstyp GEVER</w:t>
      </w:r>
      <w:bookmarkEnd w:id="79"/>
      <w:bookmarkEnd w:id="80"/>
      <w:bookmarkEnd w:id="8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w:t>
            </w:r>
            <w:r w:rsidRPr="007C2446">
              <w:t>r</w:t>
            </w:r>
            <w:r w:rsidRPr="007C2446">
              <w:t>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932D22">
            <w:pPr>
              <w:pStyle w:val="TabelleGross"/>
              <w:numPr>
                <w:ilvl w:val="0"/>
                <w:numId w:val="36"/>
              </w:numPr>
              <w:ind w:left="360"/>
            </w:pPr>
            <w:r w:rsidRPr="007C2446">
              <w:t>Provenienz</w:t>
            </w:r>
          </w:p>
          <w:p w:rsidR="00932D22" w:rsidRPr="007C2446" w:rsidRDefault="00932D22" w:rsidP="00932D22">
            <w:pPr>
              <w:pStyle w:val="TabelleGross"/>
              <w:numPr>
                <w:ilvl w:val="0"/>
                <w:numId w:val="36"/>
              </w:numPr>
              <w:ind w:left="360"/>
            </w:pPr>
            <w:r w:rsidRPr="007C2446">
              <w:t>Paket</w:t>
            </w:r>
          </w:p>
          <w:p w:rsidR="00932D22" w:rsidRPr="007C2446" w:rsidRDefault="00932D22" w:rsidP="00932D22">
            <w:pPr>
              <w:pStyle w:val="TabelleGross"/>
              <w:numPr>
                <w:ilvl w:val="0"/>
                <w:numId w:val="36"/>
              </w:numPr>
              <w:ind w:left="360"/>
            </w:pPr>
            <w:r w:rsidRPr="007C2446">
              <w:t>Ablieferung</w:t>
            </w:r>
          </w:p>
          <w:p w:rsidR="00932D22" w:rsidRPr="007C2446" w:rsidRDefault="00932D22" w:rsidP="00932D22">
            <w:pPr>
              <w:pStyle w:val="TabelleGross"/>
              <w:numPr>
                <w:ilvl w:val="0"/>
                <w:numId w:val="36"/>
              </w:numPr>
              <w:ind w:left="360"/>
            </w:pPr>
            <w:r w:rsidRPr="007C2446">
              <w:t>Ordnungssystem</w:t>
            </w:r>
          </w:p>
          <w:p w:rsidR="00932D22" w:rsidRPr="007C2446" w:rsidRDefault="00932D22" w:rsidP="00932D22">
            <w:pPr>
              <w:pStyle w:val="TabelleGross"/>
              <w:numPr>
                <w:ilvl w:val="0"/>
                <w:numId w:val="36"/>
              </w:numPr>
              <w:ind w:left="360"/>
            </w:pPr>
            <w:r w:rsidRPr="007C2446">
              <w:t>Ordnungssystemposition</w:t>
            </w:r>
          </w:p>
          <w:p w:rsidR="00932D22" w:rsidRDefault="00932D22" w:rsidP="00932D22">
            <w:pPr>
              <w:pStyle w:val="TabelleGross"/>
              <w:numPr>
                <w:ilvl w:val="0"/>
                <w:numId w:val="36"/>
              </w:numPr>
              <w:ind w:left="360"/>
            </w:pPr>
            <w:r w:rsidRPr="007C2446">
              <w:t>Inhaltsverzeichnis</w:t>
            </w:r>
          </w:p>
          <w:p w:rsidR="00932D22" w:rsidRDefault="00932D22" w:rsidP="00932D22">
            <w:pPr>
              <w:pStyle w:val="TabelleGross"/>
              <w:numPr>
                <w:ilvl w:val="0"/>
                <w:numId w:val="36"/>
              </w:numPr>
              <w:ind w:left="360"/>
            </w:pPr>
            <w:r>
              <w:t>Dossier</w:t>
            </w:r>
          </w:p>
          <w:p w:rsidR="00932D22" w:rsidRDefault="00932D22" w:rsidP="00932D22">
            <w:pPr>
              <w:pStyle w:val="TabelleGross"/>
              <w:numPr>
                <w:ilvl w:val="0"/>
                <w:numId w:val="36"/>
              </w:numPr>
              <w:ind w:left="360"/>
            </w:pPr>
            <w:r>
              <w:t>Dokument</w:t>
            </w:r>
          </w:p>
          <w:p w:rsidR="00932D22" w:rsidRDefault="00932D22" w:rsidP="00932D22">
            <w:pPr>
              <w:pStyle w:val="TabelleGross"/>
              <w:numPr>
                <w:ilvl w:val="0"/>
                <w:numId w:val="36"/>
              </w:numPr>
              <w:ind w:left="360"/>
            </w:pPr>
            <w:r>
              <w:t>Datei</w:t>
            </w:r>
          </w:p>
          <w:p w:rsidR="00932D22" w:rsidRPr="007C2446" w:rsidRDefault="00932D22" w:rsidP="00932D22">
            <w:pPr>
              <w:pStyle w:val="TabelleGross"/>
              <w:numPr>
                <w:ilvl w:val="0"/>
                <w:numId w:val="3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w:t>
            </w:r>
            <w:proofErr w:type="spellStart"/>
            <w:r w:rsidRPr="007C2446">
              <w:t>archivischen</w:t>
            </w:r>
            <w:proofErr w:type="spellEnd"/>
            <w:r w:rsidRPr="007C2446">
              <w:t xml:space="preserve">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 xml:space="preserve">wird erst nach dem Transfer des Paketes ins Archiv relevant. Die Anzahl der </w:t>
            </w:r>
            <w:proofErr w:type="spellStart"/>
            <w:r w:rsidRPr="007C2446">
              <w:t>archivischen</w:t>
            </w:r>
            <w:proofErr w:type="spellEnd"/>
            <w:r w:rsidRPr="007C2446">
              <w:t xml:space="preserve">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w:t>
            </w:r>
            <w:r w:rsidRPr="007C2446">
              <w:t>r</w:t>
            </w:r>
            <w:r w:rsidRPr="007C2446">
              <w:t>kommen.</w:t>
            </w:r>
          </w:p>
        </w:tc>
        <w:tc>
          <w:tcPr>
            <w:tcW w:w="1543" w:type="dxa"/>
          </w:tcPr>
          <w:p w:rsidR="00932D22" w:rsidRPr="007C2446" w:rsidRDefault="00932D22" w:rsidP="00932D22">
            <w:pPr>
              <w:pStyle w:val="TabelleGross"/>
            </w:pPr>
            <w:r w:rsidRPr="007C2446">
              <w:t>M</w:t>
            </w:r>
          </w:p>
        </w:tc>
      </w:tr>
    </w:tbl>
    <w:p w:rsidR="00932D22" w:rsidRPr="00BD3794" w:rsidRDefault="00932D22" w:rsidP="00932D22">
      <w:pPr>
        <w:spacing w:after="0" w:line="300" w:lineRule="atLeast"/>
        <w:jc w:val="both"/>
        <w:rPr>
          <w:sz w:val="14"/>
          <w:szCs w:val="14"/>
        </w:rPr>
      </w:pPr>
    </w:p>
    <w:p w:rsidR="00932D22" w:rsidRDefault="00932D22" w:rsidP="00932D22">
      <w:pPr>
        <w:spacing w:line="300" w:lineRule="atLeast"/>
        <w:jc w:val="both"/>
      </w:pPr>
      <w:r w:rsidRPr="00206312">
        <w:rPr>
          <w:noProof/>
        </w:rPr>
        <w:drawing>
          <wp:inline distT="0" distB="0" distL="0" distR="0">
            <wp:extent cx="4724400" cy="3149708"/>
            <wp:effectExtent l="0" t="0" r="0" b="0"/>
            <wp:docPr id="14" name="Bild 14" descr="AblieferungSIPG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lieferungSIPGever"/>
                    <pic:cNvPicPr>
                      <a:picLocks noChangeAspect="1" noChangeArrowheads="1"/>
                    </pic:cNvPicPr>
                  </pic:nvPicPr>
                  <pic:blipFill>
                    <a:blip r:embed="rId16" cstate="print"/>
                    <a:srcRect b="4611"/>
                    <a:stretch>
                      <a:fillRect/>
                    </a:stretch>
                  </pic:blipFill>
                  <pic:spPr bwMode="auto">
                    <a:xfrm>
                      <a:off x="0" y="0"/>
                      <a:ext cx="4729714" cy="3153251"/>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82" w:name="_Toc228077550"/>
      <w:bookmarkStart w:id="83" w:name="_Toc232478857"/>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5</w:t>
      </w:r>
      <w:r w:rsidR="00D322C7" w:rsidRPr="00206312">
        <w:rPr>
          <w:sz w:val="16"/>
          <w:szCs w:val="16"/>
        </w:rPr>
        <w:fldChar w:fldCharType="end"/>
      </w:r>
      <w:r w:rsidRPr="00206312">
        <w:rPr>
          <w:sz w:val="16"/>
          <w:szCs w:val="16"/>
        </w:rPr>
        <w:t>: Konzeptuelles Datenmodell– Anwendungsbereich Ablieferungstyp GEVER</w:t>
      </w:r>
      <w:bookmarkEnd w:id="82"/>
      <w:bookmarkEnd w:id="83"/>
    </w:p>
    <w:p w:rsidR="00932D22" w:rsidRDefault="00932D22" w:rsidP="00932D22">
      <w:pPr>
        <w:spacing w:after="0" w:line="240" w:lineRule="auto"/>
        <w:rPr>
          <w:b/>
          <w:sz w:val="24"/>
        </w:rPr>
      </w:pPr>
      <w:bookmarkStart w:id="84" w:name="_Toc241581066"/>
      <w:r>
        <w:br w:type="page"/>
      </w:r>
    </w:p>
    <w:p w:rsidR="00932D22" w:rsidRPr="00206312" w:rsidRDefault="00932D22" w:rsidP="00932D22">
      <w:pPr>
        <w:pStyle w:val="berschrift2"/>
        <w:keepNext/>
        <w:tabs>
          <w:tab w:val="clear" w:pos="680"/>
          <w:tab w:val="num" w:pos="576"/>
        </w:tabs>
        <w:spacing w:before="320" w:line="200" w:lineRule="atLeast"/>
        <w:ind w:left="576" w:hanging="576"/>
      </w:pPr>
      <w:bookmarkStart w:id="85" w:name="_Toc341965616"/>
      <w:bookmarkStart w:id="86" w:name="_Toc396116358"/>
      <w:r w:rsidRPr="00206312">
        <w:lastRenderedPageBreak/>
        <w:t>Datenmodell Ablieferungstyp FILES</w:t>
      </w:r>
      <w:bookmarkEnd w:id="84"/>
      <w:bookmarkEnd w:id="85"/>
      <w:bookmarkEnd w:id="8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932D22">
            <w:pPr>
              <w:pStyle w:val="TabelleGross"/>
              <w:numPr>
                <w:ilvl w:val="0"/>
                <w:numId w:val="35"/>
              </w:numPr>
              <w:ind w:left="360"/>
            </w:pPr>
            <w:r w:rsidRPr="007C2446">
              <w:t>Provenienz</w:t>
            </w:r>
          </w:p>
          <w:p w:rsidR="00932D22" w:rsidRPr="007C2446" w:rsidRDefault="00932D22" w:rsidP="00932D22">
            <w:pPr>
              <w:pStyle w:val="TabelleGross"/>
              <w:numPr>
                <w:ilvl w:val="0"/>
                <w:numId w:val="35"/>
              </w:numPr>
              <w:ind w:left="360"/>
            </w:pPr>
            <w:r w:rsidRPr="007C2446">
              <w:t>Paket</w:t>
            </w:r>
          </w:p>
          <w:p w:rsidR="00932D22" w:rsidRPr="007C2446" w:rsidRDefault="00932D22" w:rsidP="00932D22">
            <w:pPr>
              <w:pStyle w:val="TabelleGross"/>
              <w:numPr>
                <w:ilvl w:val="0"/>
                <w:numId w:val="35"/>
              </w:numPr>
              <w:ind w:left="360"/>
            </w:pPr>
            <w:r w:rsidRPr="007C2446">
              <w:t>Ablieferung</w:t>
            </w:r>
          </w:p>
          <w:p w:rsidR="00932D22" w:rsidRPr="007C2446" w:rsidRDefault="00932D22" w:rsidP="00932D22">
            <w:pPr>
              <w:pStyle w:val="TabelleGross"/>
              <w:numPr>
                <w:ilvl w:val="0"/>
                <w:numId w:val="35"/>
              </w:numPr>
              <w:ind w:left="360"/>
            </w:pPr>
            <w:r w:rsidRPr="007C2446">
              <w:t>Ordnungssystem</w:t>
            </w:r>
          </w:p>
          <w:p w:rsidR="00932D22" w:rsidRPr="007C2446" w:rsidRDefault="00932D22" w:rsidP="00932D22">
            <w:pPr>
              <w:pStyle w:val="TabelleGross"/>
              <w:numPr>
                <w:ilvl w:val="0"/>
                <w:numId w:val="35"/>
              </w:numPr>
              <w:ind w:left="360"/>
            </w:pPr>
            <w:r w:rsidRPr="007C2446">
              <w:t>Ordnungssystemposition</w:t>
            </w:r>
          </w:p>
          <w:p w:rsidR="00932D22" w:rsidRDefault="00932D22" w:rsidP="00932D22">
            <w:pPr>
              <w:pStyle w:val="TabelleGross"/>
              <w:numPr>
                <w:ilvl w:val="0"/>
                <w:numId w:val="35"/>
              </w:numPr>
              <w:ind w:left="360"/>
            </w:pPr>
            <w:r w:rsidRPr="007C2446">
              <w:t>Inhaltsverzeichnis</w:t>
            </w:r>
          </w:p>
          <w:p w:rsidR="00932D22" w:rsidRDefault="00932D22" w:rsidP="00932D22">
            <w:pPr>
              <w:pStyle w:val="TabelleGross"/>
              <w:numPr>
                <w:ilvl w:val="0"/>
                <w:numId w:val="35"/>
              </w:numPr>
              <w:ind w:left="360"/>
            </w:pPr>
            <w:r>
              <w:t>Dossier</w:t>
            </w:r>
          </w:p>
          <w:p w:rsidR="00932D22" w:rsidRDefault="00932D22" w:rsidP="00932D22">
            <w:pPr>
              <w:pStyle w:val="TabelleGross"/>
              <w:numPr>
                <w:ilvl w:val="0"/>
                <w:numId w:val="35"/>
              </w:numPr>
              <w:ind w:left="360"/>
            </w:pPr>
            <w:r>
              <w:t>Dokument</w:t>
            </w:r>
          </w:p>
          <w:p w:rsidR="00932D22" w:rsidRDefault="00932D22" w:rsidP="00932D22">
            <w:pPr>
              <w:pStyle w:val="TabelleGross"/>
              <w:numPr>
                <w:ilvl w:val="0"/>
                <w:numId w:val="35"/>
              </w:numPr>
              <w:ind w:left="360"/>
            </w:pPr>
            <w:r>
              <w:t>Datei</w:t>
            </w:r>
          </w:p>
          <w:p w:rsidR="00932D22" w:rsidRPr="007C2446" w:rsidRDefault="00932D22" w:rsidP="00932D22">
            <w:pPr>
              <w:pStyle w:val="TabelleGross"/>
              <w:numPr>
                <w:ilvl w:val="0"/>
                <w:numId w:val="3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w:t>
            </w:r>
            <w:r w:rsidRPr="007C2446">
              <w:t>r</w:t>
            </w:r>
            <w:r w:rsidRPr="007C2446">
              <w:t>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w:t>
            </w:r>
            <w:proofErr w:type="spellStart"/>
            <w:r w:rsidRPr="007C2446">
              <w:t>archivischen</w:t>
            </w:r>
            <w:proofErr w:type="spellEnd"/>
            <w:r w:rsidRPr="007C2446">
              <w:t xml:space="preserve">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 xml:space="preserve">wird erst nach dem Transfer des Paketes ins Archiv relevant. Die Anzahl der </w:t>
            </w:r>
            <w:proofErr w:type="spellStart"/>
            <w:r w:rsidRPr="007C2446">
              <w:t>archivischen</w:t>
            </w:r>
            <w:proofErr w:type="spellEnd"/>
            <w:r w:rsidRPr="007C2446">
              <w:t xml:space="preserve">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FILES SIP </w:t>
            </w:r>
            <w:r>
              <w:t>nicht</w:t>
            </w:r>
            <w:r w:rsidRPr="007C2446">
              <w:t xml:space="preserve"> vorko</w:t>
            </w:r>
            <w:r w:rsidRPr="007C2446">
              <w:t>m</w:t>
            </w:r>
            <w:r w:rsidRPr="007C2446">
              <w:t>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17"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87" w:name="_Toc228077551"/>
      <w:bookmarkStart w:id="88" w:name="_Toc232478858"/>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6</w:t>
      </w:r>
      <w:r w:rsidR="00D322C7" w:rsidRPr="00206312">
        <w:rPr>
          <w:sz w:val="16"/>
          <w:szCs w:val="16"/>
        </w:rPr>
        <w:fldChar w:fldCharType="end"/>
      </w:r>
      <w:r w:rsidRPr="00206312">
        <w:rPr>
          <w:sz w:val="16"/>
          <w:szCs w:val="16"/>
        </w:rPr>
        <w:t>: Konzeptuelles Datenmodell– Anwendungsbereich Ablieferungstyp FILES</w:t>
      </w:r>
      <w:bookmarkEnd w:id="87"/>
      <w:bookmarkEnd w:id="88"/>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lastRenderedPageBreak/>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w:t>
            </w:r>
            <w:r w:rsidRPr="007C2446">
              <w:t>a</w:t>
            </w:r>
            <w:r w:rsidRPr="007C2446">
              <w:t>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w:t>
            </w:r>
            <w:proofErr w:type="gramStart"/>
            <w:r w:rsidRPr="007C2446">
              <w:t>*</w:t>
            </w:r>
            <w:proofErr w:type="gramEnd"/>
            <w:r w:rsidRPr="007C2446">
              <w:t xml:space="preserve">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w:t>
            </w:r>
            <w:proofErr w:type="gramStart"/>
            <w:r w:rsidRPr="007C2446">
              <w:t>*</w:t>
            </w:r>
            <w:proofErr w:type="gramEnd"/>
            <w:r w:rsidRPr="007C2446">
              <w:t xml:space="preserve"> Dateien. 1 Dokument besteht aus 0..</w:t>
            </w:r>
            <w:proofErr w:type="gramStart"/>
            <w:r w:rsidRPr="007C2446">
              <w:t>*</w:t>
            </w:r>
            <w:proofErr w:type="gramEnd"/>
            <w:r w:rsidRPr="007C2446">
              <w:t xml:space="preserve">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89" w:name="_Toc228077552"/>
      <w:bookmarkStart w:id="90" w:name="_Toc232478859"/>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7</w:t>
      </w:r>
      <w:r w:rsidR="00D322C7" w:rsidRPr="00206312">
        <w:rPr>
          <w:sz w:val="16"/>
          <w:szCs w:val="16"/>
        </w:rPr>
        <w:fldChar w:fldCharType="end"/>
      </w:r>
      <w:r w:rsidRPr="00206312">
        <w:rPr>
          <w:sz w:val="16"/>
          <w:szCs w:val="16"/>
        </w:rPr>
        <w:t>: Unterschiedliche Möglichkeiten der Beziehungen zwischen Dossier, Dokument und Datei</w:t>
      </w:r>
      <w:bookmarkEnd w:id="89"/>
      <w:bookmarkEnd w:id="90"/>
    </w:p>
    <w:p w:rsidR="00932D22" w:rsidRPr="00206312" w:rsidRDefault="00932D22" w:rsidP="00932D22"/>
    <w:p w:rsidR="00BD7D93" w:rsidRDefault="00BD7D93">
      <w:pPr>
        <w:spacing w:after="0" w:line="240" w:lineRule="auto"/>
        <w:rPr>
          <w:b/>
          <w:sz w:val="24"/>
        </w:rPr>
      </w:pPr>
      <w:bookmarkStart w:id="91" w:name="_Toc241581067"/>
      <w:bookmarkStart w:id="92" w:name="_Toc341965617"/>
      <w:r>
        <w:br w:type="page"/>
      </w:r>
    </w:p>
    <w:p w:rsidR="00932D22" w:rsidRPr="00206312" w:rsidRDefault="00932D22" w:rsidP="00932D22">
      <w:pPr>
        <w:pStyle w:val="berschrift2"/>
        <w:keepNext/>
        <w:tabs>
          <w:tab w:val="clear" w:pos="680"/>
          <w:tab w:val="num" w:pos="576"/>
        </w:tabs>
        <w:spacing w:before="320" w:line="200" w:lineRule="atLeast"/>
        <w:ind w:left="576" w:hanging="576"/>
      </w:pPr>
      <w:bookmarkStart w:id="93" w:name="_Toc396116359"/>
      <w:r w:rsidRPr="00206312">
        <w:lastRenderedPageBreak/>
        <w:t xml:space="preserve">Data </w:t>
      </w:r>
      <w:proofErr w:type="spellStart"/>
      <w:r w:rsidRPr="00206312">
        <w:t>Dictionary</w:t>
      </w:r>
      <w:bookmarkEnd w:id="91"/>
      <w:bookmarkEnd w:id="92"/>
      <w:bookmarkEnd w:id="93"/>
      <w:proofErr w:type="spellEnd"/>
    </w:p>
    <w:p w:rsidR="00932D22" w:rsidRPr="00206312" w:rsidRDefault="00932D22" w:rsidP="00932D22">
      <w:pPr>
        <w:autoSpaceDE w:val="0"/>
        <w:autoSpaceDN w:val="0"/>
        <w:adjustRightInd w:val="0"/>
        <w:spacing w:line="240" w:lineRule="auto"/>
        <w:jc w:val="both"/>
        <w:rPr>
          <w:rFonts w:cs="Arial"/>
        </w:rPr>
      </w:pPr>
      <w:r w:rsidRPr="00206312">
        <w:t xml:space="preserve">Im Data </w:t>
      </w:r>
      <w:proofErr w:type="spellStart"/>
      <w:r w:rsidRPr="00206312">
        <w:t>Dictionary</w:t>
      </w:r>
      <w:proofErr w:type="spellEnd"/>
      <w:r w:rsidRPr="00206312">
        <w:t xml:space="preserve"> sind die einzelnen Metadatenelemente nach Entitäten aufgeteilt und sp</w:t>
      </w:r>
      <w:r w:rsidRPr="00206312">
        <w:t>e</w:t>
      </w:r>
      <w:r w:rsidRPr="00206312">
        <w:t xml:space="preserve">zifiziert. Das Data </w:t>
      </w:r>
      <w:proofErr w:type="spellStart"/>
      <w:r w:rsidRPr="00206312">
        <w:t>Dictionary</w:t>
      </w:r>
      <w:proofErr w:type="spellEnd"/>
      <w:r w:rsidRPr="00206312">
        <w:rPr>
          <w:rStyle w:val="Kommentarzeichen"/>
        </w:rPr>
        <w:t xml:space="preserve"> </w:t>
      </w:r>
      <w:r w:rsidRPr="00206312">
        <w:t>basiert auf dem bereits vorgestellten Datenmodell. Jedes Kap</w:t>
      </w:r>
      <w:r w:rsidRPr="00206312">
        <w:t>i</w:t>
      </w:r>
      <w:r w:rsidRPr="00206312">
        <w:t xml:space="preserve">tel des Data </w:t>
      </w:r>
      <w:proofErr w:type="spellStart"/>
      <w:r w:rsidRPr="00206312">
        <w:t>Dictionary</w:t>
      </w:r>
      <w:proofErr w:type="spellEnd"/>
      <w:r w:rsidRPr="00206312">
        <w:t xml:space="preserve">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 xml:space="preserve">Alle Metadaten, die im Data </w:t>
            </w:r>
            <w:proofErr w:type="spellStart"/>
            <w:r w:rsidRPr="00206312">
              <w:t>Dictionary</w:t>
            </w:r>
            <w:proofErr w:type="spellEnd"/>
            <w:r w:rsidRPr="00206312">
              <w:t xml:space="preserve">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 xml:space="preserve">Das Data </w:t>
      </w:r>
      <w:proofErr w:type="spellStart"/>
      <w:r w:rsidRPr="00206312">
        <w:rPr>
          <w:rFonts w:cs="Arial"/>
        </w:rPr>
        <w:t>Dictionary</w:t>
      </w:r>
      <w:proofErr w:type="spellEnd"/>
      <w:r w:rsidRPr="00206312">
        <w:rPr>
          <w:rFonts w:cs="Arial"/>
        </w:rPr>
        <w:t xml:space="preserve">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spacing w:line="300" w:lineRule="atLeast"/>
        <w:jc w:val="both"/>
      </w:pPr>
    </w:p>
    <w:p w:rsidR="00932D22" w:rsidRPr="00206312" w:rsidRDefault="00932D22" w:rsidP="00932D22">
      <w:pPr>
        <w:pStyle w:val="berschrift2"/>
        <w:keepNext/>
        <w:tabs>
          <w:tab w:val="clear" w:pos="680"/>
          <w:tab w:val="num" w:pos="576"/>
        </w:tabs>
        <w:spacing w:before="320" w:line="200" w:lineRule="atLeast"/>
        <w:ind w:left="576" w:hanging="576"/>
      </w:pPr>
      <w:bookmarkStart w:id="94" w:name="_Toc241581068"/>
      <w:bookmarkStart w:id="95" w:name="_Toc341965618"/>
      <w:bookmarkStart w:id="96" w:name="_Toc396116360"/>
      <w:r w:rsidRPr="00206312">
        <w:t>XSD</w:t>
      </w:r>
      <w:bookmarkEnd w:id="94"/>
      <w:bookmarkEnd w:id="95"/>
      <w:bookmarkEnd w:id="96"/>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w:t>
      </w:r>
      <w:r w:rsidRPr="00206312">
        <w:t>m</w:t>
      </w:r>
      <w:r w:rsidRPr="00206312">
        <w:t>matik) der XML Datei, welche die Metadaten einer Ablieferung enthält (</w:t>
      </w:r>
      <w:r w:rsidRPr="00206312">
        <w:rPr>
          <w:rFonts w:ascii="Courier New" w:hAnsi="Courier New" w:cs="Courier New"/>
        </w:rPr>
        <w:t>metadata.xml</w:t>
      </w:r>
      <w:r w:rsidRPr="00206312">
        <w:t xml:space="preserve">). Es ist die technische Umsetzung des Data </w:t>
      </w:r>
      <w:proofErr w:type="spellStart"/>
      <w:r w:rsidRPr="00206312">
        <w:t>Dictionary</w:t>
      </w:r>
      <w:proofErr w:type="spellEnd"/>
      <w:r w:rsidRPr="00206312">
        <w:t xml:space="preserve"> und des Datenmodells und zugleich die Grundlage für die Validierung des </w:t>
      </w:r>
      <w:r w:rsidRPr="00206312">
        <w:rPr>
          <w:rFonts w:ascii="Courier New" w:hAnsi="Courier New" w:cs="Courier New"/>
        </w:rPr>
        <w:t>metadata.xml</w:t>
      </w:r>
      <w:r w:rsidRPr="00206312">
        <w:t xml:space="preserve"> im SIP.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M_4.6-1</w:t>
            </w:r>
          </w:p>
        </w:tc>
        <w:tc>
          <w:tcPr>
            <w:tcW w:w="6840" w:type="dxa"/>
          </w:tcPr>
          <w:p w:rsidR="00932D22" w:rsidRPr="007C2446" w:rsidRDefault="00932D22" w:rsidP="00932D22">
            <w:pPr>
              <w:pStyle w:val="TabelleGross"/>
            </w:pPr>
            <w:r w:rsidRPr="007C2446">
              <w:t xml:space="preserve">Die XSD ist für das </w:t>
            </w:r>
            <w:r w:rsidRPr="007C2446">
              <w:rPr>
                <w:rFonts w:ascii="Courier New" w:hAnsi="Courier New" w:cs="Courier New"/>
              </w:rPr>
              <w:t>metadata.xml</w:t>
            </w:r>
            <w:r w:rsidRPr="007C2446">
              <w:t xml:space="preserve"> verbindlich einzuhalten. Das heisst,</w:t>
            </w:r>
          </w:p>
          <w:p w:rsidR="00932D22" w:rsidRPr="007C2446" w:rsidRDefault="00932D22" w:rsidP="00932D22">
            <w:pPr>
              <w:pStyle w:val="TabelleGross"/>
            </w:pPr>
            <w:r w:rsidRPr="007C2446">
              <w:t xml:space="preserve">jedes </w:t>
            </w:r>
            <w:r w:rsidRPr="007C2446">
              <w:rPr>
                <w:rFonts w:ascii="Courier New" w:hAnsi="Courier New" w:cs="Courier New"/>
              </w:rPr>
              <w:t>metadata.xml</w:t>
            </w:r>
            <w:r w:rsidRPr="007C2446">
              <w:t xml:space="preserve"> in einem SIP muss gegenüber der XSD positiv val</w:t>
            </w:r>
            <w:r w:rsidRPr="007C2446">
              <w:t>i</w:t>
            </w:r>
            <w:r w:rsidRPr="007C2446">
              <w:t>diert werden können.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r w:rsidRPr="00206312">
        <w:t>Die XSD liegt digital inklusive einer Dokumentation als Beilage zur Spezifikation vor.</w:t>
      </w:r>
    </w:p>
    <w:p w:rsidR="00932D22" w:rsidRPr="00206312" w:rsidRDefault="00932D22" w:rsidP="00932D22">
      <w:pPr>
        <w:pStyle w:val="berschrift2"/>
        <w:keepNext/>
        <w:tabs>
          <w:tab w:val="clear" w:pos="680"/>
          <w:tab w:val="num" w:pos="576"/>
        </w:tabs>
        <w:spacing w:before="320" w:line="200" w:lineRule="atLeast"/>
        <w:ind w:left="576" w:hanging="576"/>
      </w:pPr>
      <w:r w:rsidRPr="00206312">
        <w:br w:type="page"/>
      </w:r>
      <w:bookmarkStart w:id="97" w:name="_Toc241581069"/>
      <w:bookmarkStart w:id="98" w:name="_Toc341965619"/>
      <w:bookmarkStart w:id="99" w:name="_Toc396116361"/>
      <w:r w:rsidRPr="00206312">
        <w:lastRenderedPageBreak/>
        <w:t xml:space="preserve">Aufbau Inhaltsverzeichnis im </w:t>
      </w:r>
      <w:r w:rsidRPr="00206312">
        <w:rPr>
          <w:rFonts w:ascii="Courier New" w:hAnsi="Courier New" w:cs="Courier New"/>
          <w:bCs/>
          <w:szCs w:val="28"/>
        </w:rPr>
        <w:t>metadata.xml</w:t>
      </w:r>
      <w:bookmarkEnd w:id="97"/>
      <w:bookmarkEnd w:id="98"/>
      <w:bookmarkEnd w:id="9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r w:rsidRPr="007C2446">
              <w:rPr>
                <w:rFonts w:ascii="Courier New" w:hAnsi="Courier New" w:cs="Courier New"/>
              </w:rPr>
              <w:t xml:space="preserve">content/ </w:t>
            </w:r>
            <w:r w:rsidRPr="007C2446">
              <w:rPr>
                <w:rFonts w:cs="Arial"/>
              </w:rPr>
              <w:t xml:space="preserve">und Ordners </w:t>
            </w:r>
            <w:proofErr w:type="spellStart"/>
            <w:r w:rsidRPr="007C2446">
              <w:rPr>
                <w:rFonts w:ascii="Courier New" w:hAnsi="Courier New" w:cs="Courier New"/>
              </w:rPr>
              <w:t>header</w:t>
            </w:r>
            <w:proofErr w:type="spellEnd"/>
            <w:r w:rsidRPr="007C2446">
              <w:rPr>
                <w:rFonts w:ascii="Courier New" w:hAnsi="Courier New" w:cs="Courier New"/>
              </w:rPr>
              <w:t>/</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Vorgaben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proofErr w:type="spellStart"/>
            <w:r w:rsidRPr="007C2446">
              <w:rPr>
                <w:rFonts w:ascii="Courier New" w:hAnsi="Courier New" w:cs="Courier New"/>
              </w:rPr>
              <w:t>header</w:t>
            </w:r>
            <w:proofErr w:type="spellEnd"/>
            <w:r w:rsidRPr="007C2446">
              <w:rPr>
                <w:rFonts w:ascii="Courier New" w:hAnsi="Courier New" w:cs="Courier New"/>
              </w:rPr>
              <w:t>/</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proofErr w:type="spellStart"/>
                  <w:r w:rsidRPr="007C2446">
                    <w:t>header</w:t>
                  </w:r>
                  <w:proofErr w:type="spellEnd"/>
                  <w:r w:rsidRPr="007C2446">
                    <w: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proofErr w:type="spellStart"/>
                  <w:r w:rsidRPr="007C2446">
                    <w:t>xsd</w:t>
                  </w:r>
                  <w:proofErr w:type="spellEnd"/>
                  <w:r w:rsidRPr="007C2446">
                    <w: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ablieferung.xsd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w:t>
                  </w:r>
                  <w:proofErr w:type="spellStart"/>
                  <w:r w:rsidRPr="007C2446">
                    <w:t>xsd</w:t>
                  </w:r>
                  <w:proofErr w:type="spellEnd"/>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content/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932D22">
      <w:pPr>
        <w:pStyle w:val="berschrift2"/>
        <w:keepNext/>
        <w:tabs>
          <w:tab w:val="clear" w:pos="680"/>
          <w:tab w:val="num" w:pos="576"/>
        </w:tabs>
        <w:spacing w:before="320" w:line="200" w:lineRule="atLeast"/>
        <w:ind w:left="576" w:hanging="576"/>
      </w:pPr>
      <w:r w:rsidRPr="00206312">
        <w:br w:type="page"/>
      </w:r>
      <w:bookmarkStart w:id="100" w:name="_Toc241581070"/>
      <w:bookmarkStart w:id="101" w:name="_Toc341965620"/>
      <w:bookmarkStart w:id="102" w:name="_Toc396116362"/>
      <w:r w:rsidRPr="00206312">
        <w:lastRenderedPageBreak/>
        <w:t xml:space="preserve">Mapping Metadaten des Ursprungssystems auf </w:t>
      </w:r>
      <w:bookmarkEnd w:id="100"/>
      <w:r>
        <w:t>SIP-Metadaten</w:t>
      </w:r>
      <w:bookmarkEnd w:id="101"/>
      <w:bookmarkEnd w:id="102"/>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w:t>
            </w:r>
            <w:r w:rsidRPr="007C2446">
              <w:t>n</w:t>
            </w:r>
            <w:r w:rsidRPr="007C2446">
              <w:t>denen Datenmodellen häufig nicht den Strukturen, die für Erstellung eines SIP benötigt werden. Deshalb muss ein Mapping zwischen den Metad</w:t>
            </w:r>
            <w:r w:rsidRPr="007C2446">
              <w:t>a</w:t>
            </w:r>
            <w:r w:rsidRPr="007C2446">
              <w:t>ten, die der Aktenbildner resp. die abliefernde Stelle erstellt hat und den Metadaten im SIP zur Ablieferung des Archivgutes ans Archiv vorgeno</w:t>
            </w:r>
            <w:r w:rsidRPr="007C2446">
              <w:t>m</w:t>
            </w:r>
            <w:r w:rsidRPr="007C2446">
              <w:t>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Es wird empfohlen, zunächst ein Mapping zwischen den Metadaten des ursprünglichen GEVER-Systems und den Metadaten des SIPs herzuste</w:t>
            </w:r>
            <w:r w:rsidRPr="007C2446">
              <w:rPr>
                <w:i/>
                <w:iCs/>
              </w:rPr>
              <w:t>l</w:t>
            </w:r>
            <w:r w:rsidRPr="007C2446">
              <w:rPr>
                <w:i/>
                <w:iCs/>
              </w:rPr>
              <w:t xml:space="preserve">len. Ein Beispiel eines Teils eines solchen </w:t>
            </w:r>
            <w:proofErr w:type="spellStart"/>
            <w:r w:rsidRPr="007C2446">
              <w:rPr>
                <w:i/>
                <w:iCs/>
              </w:rPr>
              <w:t>Mappings</w:t>
            </w:r>
            <w:proofErr w:type="spellEnd"/>
            <w:r w:rsidRPr="007C2446">
              <w:rPr>
                <w:i/>
                <w:iCs/>
              </w:rPr>
              <w:t xml:space="preserve">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w:t>
            </w:r>
            <w:r w:rsidRPr="007C2446">
              <w:t>d</w:t>
            </w:r>
            <w:r w:rsidRPr="007C2446">
              <w:t>nung) auf Ordner- und Dateiebene, sondern auch die entsprechende Sy</w:t>
            </w:r>
            <w:r w:rsidRPr="007C2446">
              <w:t>s</w:t>
            </w:r>
            <w:r w:rsidRPr="007C2446">
              <w:t>tematik auf Ordnungssystem- und Unterlagenebene (logische Ordnung) in den Metadaten verzeichnet werden. Die Unterlagen werden dadurch g</w:t>
            </w:r>
            <w:r w:rsidRPr="007C2446">
              <w:t>e</w:t>
            </w:r>
            <w:r w:rsidRPr="007C2446">
              <w:t>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w:t>
            </w:r>
            <w:r w:rsidRPr="007C2446">
              <w:rPr>
                <w:i/>
                <w:iCs/>
              </w:rPr>
              <w:t>s</w:t>
            </w:r>
            <w:r w:rsidRPr="007C2446">
              <w:rPr>
                <w:i/>
                <w:iCs/>
              </w:rPr>
              <w:t>tem abzubilden und zusammengehörende Unterlagen in Dossiers z</w:t>
            </w:r>
            <w:r w:rsidRPr="007C2446">
              <w:rPr>
                <w:i/>
                <w:iCs/>
              </w:rPr>
              <w:t>u</w:t>
            </w:r>
            <w:r w:rsidRPr="007C2446">
              <w:rPr>
                <w:i/>
                <w:iCs/>
              </w:rPr>
              <w:t>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w:t>
            </w:r>
            <w:r w:rsidRPr="007C2446">
              <w:t>e</w:t>
            </w:r>
            <w:r w:rsidRPr="007C2446">
              <w:t>ordneten Bildern. Die Bilder könnten nun z. B. nach Entstehungsjahr g</w:t>
            </w:r>
            <w:r w:rsidRPr="007C2446">
              <w:t>e</w:t>
            </w:r>
            <w:r w:rsidRPr="007C2446">
              <w:t>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Der Order content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t>content/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t>Kaefer.tif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Delfin.tif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Sonnenblume.tif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Orange_Blume.tif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Mehrere_Blumen.tif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Pinguine.tif</w:t>
                  </w:r>
                </w:p>
              </w:tc>
            </w:tr>
          </w:tbl>
          <w:p w:rsidR="00932D22" w:rsidRPr="007C2446" w:rsidRDefault="00932D22" w:rsidP="00932D22">
            <w:pPr>
              <w:pStyle w:val="TabelleGross"/>
            </w:pPr>
          </w:p>
          <w:p w:rsidR="00932D22" w:rsidRPr="007C2446" w:rsidRDefault="00932D22" w:rsidP="00932D22">
            <w:pPr>
              <w:pStyle w:val="TabelleGross"/>
            </w:pPr>
            <w:r w:rsidRPr="007C2446">
              <w:t>Modellhaft könnte diese Ordnung mit der Zuordnung zu den Dossiers fo</w:t>
            </w:r>
            <w:r w:rsidRPr="007C2446">
              <w:t>l</w:t>
            </w:r>
            <w:r w:rsidRPr="007C2446">
              <w:t xml:space="preserve">gendermassen dargestellt werden: </w:t>
            </w:r>
          </w:p>
          <w:p w:rsidR="00932D22" w:rsidRPr="007C2446" w:rsidRDefault="00932D22" w:rsidP="00932D22">
            <w:pPr>
              <w:pStyle w:val="TabelleGross"/>
            </w:pPr>
            <w:r w:rsidRPr="007C2446">
              <w:rPr>
                <w:noProof/>
              </w:rPr>
              <w:drawing>
                <wp:inline distT="0" distB="0" distL="0" distR="0">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lastRenderedPageBreak/>
              <w:t>M_4.8-4</w:t>
            </w:r>
          </w:p>
        </w:tc>
        <w:tc>
          <w:tcPr>
            <w:tcW w:w="6840" w:type="dxa"/>
          </w:tcPr>
          <w:p w:rsidR="00932D22" w:rsidRPr="007C2446" w:rsidRDefault="00932D22" w:rsidP="00932D22">
            <w:pPr>
              <w:pStyle w:val="TabelleGross"/>
            </w:pPr>
            <w:r w:rsidRPr="007C2446">
              <w:t>Für FILES-SIP mit integrierter Dokumentation (z. B. Datenbankarchivi</w:t>
            </w:r>
            <w:r w:rsidRPr="007C2446">
              <w:t>e</w:t>
            </w:r>
            <w:r w:rsidRPr="007C2446">
              <w:t>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w:t>
            </w:r>
            <w:r w:rsidRPr="007C2446">
              <w:t>r</w:t>
            </w:r>
            <w:r w:rsidRPr="007C2446">
              <w:t>den:</w:t>
            </w:r>
          </w:p>
          <w:p w:rsidR="00932D22" w:rsidRPr="007C2446" w:rsidRDefault="00932D22" w:rsidP="00932D22">
            <w:pPr>
              <w:pStyle w:val="TabelleGross"/>
            </w:pPr>
            <w:r w:rsidRPr="007C2446">
              <w:rPr>
                <w:noProof/>
              </w:rPr>
              <w:drawing>
                <wp:inline distT="0" distB="0" distL="0" distR="0">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2"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2"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2"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bookmarkStart w:id="103" w:name="_Toc241581071"/>
      <w:bookmarkStart w:id="104" w:name="_Toc341965621"/>
      <w:bookmarkStart w:id="105" w:name="_Toc396116363"/>
      <w:r w:rsidRPr="00206312">
        <w:t>Metadaten zu den Schutzfristen</w:t>
      </w:r>
      <w:bookmarkEnd w:id="103"/>
      <w:bookmarkEnd w:id="104"/>
      <w:bookmarkEnd w:id="105"/>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del w:id="106" w:author="U80809724" w:date="2014-08-14T12:41:00Z">
              <w:r w:rsidRPr="007C2446" w:rsidDel="00994F6C">
                <w:delText xml:space="preserve">müssen </w:delText>
              </w:r>
            </w:del>
            <w:ins w:id="107" w:author="U80809724" w:date="2014-08-14T12:41:00Z">
              <w:r w:rsidR="00994F6C">
                <w:t>sol</w:t>
              </w:r>
              <w:r w:rsidR="00994F6C">
                <w:t>l</w:t>
              </w:r>
              <w:r w:rsidR="00994F6C">
                <w:t>ten</w:t>
              </w:r>
              <w:r w:rsidR="00994F6C" w:rsidRPr="007C2446">
                <w:t xml:space="preserve"> </w:t>
              </w:r>
            </w:ins>
            <w:r w:rsidRPr="007C2446">
              <w:t xml:space="preserve">in die dazu zur Verfügung stehenden Metadaten im </w:t>
            </w:r>
            <w:r w:rsidRPr="007C2446">
              <w:rPr>
                <w:rFonts w:ascii="Courier New" w:hAnsi="Courier New" w:cs="Courier New"/>
              </w:rPr>
              <w:t>metadata.xml</w:t>
            </w:r>
            <w:r w:rsidRPr="007C2446">
              <w:t xml:space="preserve"> eingetragen werden.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w:t>
            </w:r>
            <w:proofErr w:type="spellStart"/>
            <w:r w:rsidRPr="007C2446">
              <w:rPr>
                <w:rFonts w:ascii="Courier New" w:hAnsi="Courier New" w:cs="Courier New"/>
              </w:rPr>
              <w:t>schutzfristenkategorie</w:t>
            </w:r>
            <w:proofErr w:type="spellEnd"/>
            <w:r w:rsidRPr="007C2446">
              <w:rPr>
                <w:rFonts w:ascii="Courier New" w:hAnsi="Courier New" w:cs="Courier New"/>
              </w:rPr>
              <w:t>&gt;</w:t>
            </w:r>
            <w:r w:rsidRPr="007C2446">
              <w:rPr>
                <w:rFonts w:cs="Arial"/>
              </w:rPr>
              <w:t xml:space="preserve">: </w:t>
            </w:r>
            <w:r w:rsidRPr="007C2446">
              <w:rPr>
                <w:rFonts w:cs="Arial"/>
              </w:rPr>
              <w:br/>
              <w:t>Angabe des relevanten Artikels in den gesetzlichen Grundlagen (falls a</w:t>
            </w:r>
            <w:r w:rsidRPr="007C2446">
              <w:rPr>
                <w:rFonts w:cs="Arial"/>
              </w:rPr>
              <w:t>n</w:t>
            </w:r>
            <w:r w:rsidRPr="007C2446">
              <w:rPr>
                <w:rFonts w:cs="Arial"/>
              </w:rPr>
              <w:t>wendbar)</w:t>
            </w:r>
          </w:p>
          <w:p w:rsidR="00932D22" w:rsidRPr="007C2446" w:rsidRDefault="00932D22" w:rsidP="00932D22">
            <w:pPr>
              <w:pStyle w:val="TabelleGross"/>
              <w:rPr>
                <w:rFonts w:cs="Arial"/>
              </w:rPr>
            </w:pPr>
            <w:r w:rsidRPr="007C2446">
              <w:rPr>
                <w:rFonts w:ascii="Courier New" w:hAnsi="Courier New" w:cs="Courier New"/>
              </w:rPr>
              <w:t>&lt;</w:t>
            </w:r>
            <w:proofErr w:type="spellStart"/>
            <w:r w:rsidRPr="007C2446">
              <w:rPr>
                <w:rFonts w:ascii="Courier New" w:hAnsi="Courier New" w:cs="Courier New"/>
              </w:rPr>
              <w:t>schutzfrist</w:t>
            </w:r>
            <w:proofErr w:type="spellEnd"/>
            <w:r w:rsidRPr="007C2446">
              <w:rPr>
                <w:rFonts w:ascii="Courier New" w:hAnsi="Courier New" w:cs="Courier New"/>
              </w:rPr>
              <w: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Del="00994F6C" w:rsidRDefault="00932D22" w:rsidP="00932D22">
            <w:pPr>
              <w:pStyle w:val="TabelleGross"/>
            </w:pPr>
            <w:moveFromRangeStart w:id="108" w:author="U80809724" w:date="2014-08-14T12:40:00Z" w:name="move395783372"/>
            <w:moveFrom w:id="109" w:author="U80809724" w:date="2014-08-14T12:40:00Z">
              <w:r w:rsidRPr="007C2446" w:rsidDel="00994F6C">
                <w:t>Die Schutzfristen müssen entweder global für die gesamte Ablieferung (gleiche Schutzfrist für alle Unterlagen) oder pro Ordnungssystemposition oder pro Dossier in den Metadaten festgehalten werden.</w:t>
              </w:r>
            </w:moveFrom>
          </w:p>
          <w:moveFromRangeEnd w:id="108"/>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w:t>
            </w:r>
            <w:r w:rsidRPr="007C2446">
              <w:rPr>
                <w:i/>
                <w:iCs/>
              </w:rPr>
              <w:t>r</w:t>
            </w:r>
            <w:r w:rsidRPr="007C2446">
              <w:rPr>
                <w:i/>
                <w:iCs/>
              </w:rPr>
              <w:t>zeichnet werden.</w:t>
            </w:r>
          </w:p>
        </w:tc>
        <w:tc>
          <w:tcPr>
            <w:tcW w:w="1543" w:type="dxa"/>
          </w:tcPr>
          <w:p w:rsidR="00932D22" w:rsidRPr="007C2446" w:rsidRDefault="00932D22" w:rsidP="00932D22">
            <w:pPr>
              <w:pStyle w:val="TabelleGross"/>
            </w:pPr>
            <w:del w:id="110" w:author="U80809724" w:date="2014-08-14T12:41:00Z">
              <w:r w:rsidRPr="007C2446" w:rsidDel="00994F6C">
                <w:delText>M</w:delText>
              </w:r>
            </w:del>
            <w:ins w:id="111" w:author="U80809724" w:date="2014-08-14T12:41:00Z">
              <w:r w:rsidR="00994F6C">
                <w:t>K</w:t>
              </w:r>
            </w:ins>
          </w:p>
        </w:tc>
      </w:tr>
      <w:tr w:rsidR="00D97EB1" w:rsidRPr="007C2446" w:rsidTr="00932D22">
        <w:trPr>
          <w:cantSplit/>
        </w:trPr>
        <w:tc>
          <w:tcPr>
            <w:tcW w:w="1080" w:type="dxa"/>
          </w:tcPr>
          <w:p w:rsidR="00D97EB1" w:rsidRPr="007C2446" w:rsidRDefault="00994F6C" w:rsidP="00932D22">
            <w:pPr>
              <w:pStyle w:val="TabelleGross"/>
            </w:pPr>
            <w:ins w:id="112" w:author="U80809724" w:date="2014-08-14T12:40:00Z">
              <w:r>
                <w:lastRenderedPageBreak/>
                <w:t>M_4.9-2</w:t>
              </w:r>
            </w:ins>
          </w:p>
        </w:tc>
        <w:tc>
          <w:tcPr>
            <w:tcW w:w="6840" w:type="dxa"/>
          </w:tcPr>
          <w:p w:rsidR="00D97EB1" w:rsidRPr="007C2446" w:rsidRDefault="00994F6C" w:rsidP="00994F6C">
            <w:pPr>
              <w:pStyle w:val="TabelleGross"/>
            </w:pPr>
            <w:moveToRangeStart w:id="113" w:author="U80809724" w:date="2014-08-14T12:40:00Z" w:name="move395783372"/>
            <w:moveTo w:id="114" w:author="U80809724" w:date="2014-08-14T12:40:00Z">
              <w:r w:rsidRPr="007C2446">
                <w:t>Die Schutzfristen müssen entweder global für die gesamte Ablieferung (gleiche Schutzfrist für alle Unterlagen) oder pro Ordnungssystemposition oder pro Dossier in den Metadaten festgehalten werden.</w:t>
              </w:r>
            </w:moveTo>
            <w:moveToRangeEnd w:id="113"/>
            <w:r w:rsidRPr="007C2446">
              <w:t xml:space="preserve"> </w:t>
            </w:r>
          </w:p>
        </w:tc>
        <w:tc>
          <w:tcPr>
            <w:tcW w:w="1543" w:type="dxa"/>
          </w:tcPr>
          <w:p w:rsidR="00D97EB1" w:rsidRPr="007C2446" w:rsidRDefault="00994F6C" w:rsidP="00932D22">
            <w:pPr>
              <w:pStyle w:val="TabelleGross"/>
            </w:pPr>
            <w:ins w:id="115" w:author="U80809724" w:date="2014-08-14T12:41:00Z">
              <w:r>
                <w:t>M</w:t>
              </w:r>
            </w:ins>
          </w:p>
        </w:tc>
      </w:tr>
    </w:tbl>
    <w:p w:rsidR="00994F6C" w:rsidRPr="00206312" w:rsidRDefault="00994F6C" w:rsidP="00994F6C">
      <w:bookmarkStart w:id="116" w:name="_Toc241581072"/>
      <w:bookmarkStart w:id="117" w:name="_Toc341965622"/>
    </w:p>
    <w:p w:rsidR="00932D22" w:rsidRPr="00206312" w:rsidRDefault="00932D22" w:rsidP="00932D22">
      <w:pPr>
        <w:pStyle w:val="berschrift2"/>
        <w:keepNext/>
        <w:tabs>
          <w:tab w:val="clear" w:pos="680"/>
          <w:tab w:val="num" w:pos="576"/>
        </w:tabs>
        <w:spacing w:before="320" w:line="200" w:lineRule="atLeast"/>
        <w:ind w:left="576" w:hanging="576"/>
      </w:pPr>
      <w:bookmarkStart w:id="118" w:name="_Toc396116364"/>
      <w:r w:rsidRPr="00206312">
        <w:t>Metadaten zu den Zeiträumen der Dossiers</w:t>
      </w:r>
      <w:bookmarkEnd w:id="116"/>
      <w:bookmarkEnd w:id="117"/>
      <w:bookmarkEnd w:id="11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Sobald eine Angabe zu einem Entstehungszeitraum eines Dossiers (M</w:t>
            </w:r>
            <w:r w:rsidRPr="007C2446">
              <w:t>e</w:t>
            </w:r>
            <w:r w:rsidRPr="007C2446">
              <w:t xml:space="preserv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w:t>
            </w:r>
            <w:proofErr w:type="spellStart"/>
            <w:r w:rsidRPr="007C2446">
              <w:rPr>
                <w:rFonts w:ascii="Courier New" w:hAnsi="Courier New" w:cs="Courier New"/>
              </w:rPr>
              <w:t>en</w:t>
            </w:r>
            <w:r w:rsidRPr="007C2446">
              <w:rPr>
                <w:rFonts w:ascii="Courier New" w:hAnsi="Courier New" w:cs="Courier New"/>
              </w:rPr>
              <w:t>t</w:t>
            </w:r>
            <w:r w:rsidRPr="007C2446">
              <w:rPr>
                <w:rFonts w:ascii="Courier New" w:hAnsi="Courier New" w:cs="Courier New"/>
              </w:rPr>
              <w:t>stehungszeitraumAnmerkung</w:t>
            </w:r>
            <w:proofErr w:type="spellEnd"/>
            <w:r w:rsidRPr="007C2446">
              <w:rPr>
                <w:rFonts w:ascii="Courier New" w:hAnsi="Courier New" w:cs="Courier New"/>
              </w:rPr>
              <w:t>&gt;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bookmarkStart w:id="119" w:name="_Toc241581073"/>
      <w:bookmarkStart w:id="120" w:name="_Toc341965623"/>
      <w:bookmarkStart w:id="121" w:name="_Toc396116365"/>
      <w:r w:rsidRPr="00206312">
        <w:t>Metadaten zu den Prüfsummen der Dateien</w:t>
      </w:r>
      <w:bookmarkEnd w:id="119"/>
      <w:bookmarkEnd w:id="120"/>
      <w:bookmarkEnd w:id="12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w:t>
            </w:r>
            <w:r w:rsidRPr="007C2446">
              <w:rPr>
                <w:rFonts w:ascii="Courier New" w:hAnsi="Courier New" w:cs="Courier New"/>
              </w:rPr>
              <w:t>a</w:t>
            </w:r>
            <w:r w:rsidRPr="007C2446">
              <w:rPr>
                <w:rFonts w:ascii="Courier New" w:hAnsi="Courier New" w:cs="Courier New"/>
              </w:rPr>
              <w:t>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w:t>
                  </w:r>
                  <w:proofErr w:type="spellStart"/>
                  <w:r w:rsidRPr="007C2446">
                    <w:t>pruefalgorithmus</w:t>
                  </w:r>
                  <w:proofErr w:type="spellEnd"/>
                  <w:r w:rsidRPr="007C2446">
                    <w:t>&gt;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w:t>
                  </w:r>
                  <w:r w:rsidRPr="007C2446">
                    <w:t>r</w:t>
                  </w:r>
                  <w:r w:rsidRPr="007C2446">
                    <w:t>stellung der Prüfsumme ve</w:t>
                  </w:r>
                  <w:r w:rsidRPr="007C2446">
                    <w:t>r</w:t>
                  </w:r>
                  <w:r w:rsidRPr="007C2446">
                    <w:t>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w:t>
                  </w:r>
                  <w:proofErr w:type="spellStart"/>
                  <w:r w:rsidRPr="007C2446">
                    <w:t>pruefsumme</w:t>
                  </w:r>
                  <w:proofErr w:type="spellEnd"/>
                  <w:r w:rsidRPr="007C2446">
                    <w:t>&gt;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r w:rsidRPr="00206312">
        <w:br w:type="page"/>
      </w:r>
      <w:bookmarkStart w:id="122" w:name="_Toc241581074"/>
      <w:bookmarkStart w:id="123" w:name="_Toc341965624"/>
      <w:bookmarkStart w:id="124" w:name="_Toc396116366"/>
      <w:proofErr w:type="spellStart"/>
      <w:r w:rsidRPr="00206312">
        <w:lastRenderedPageBreak/>
        <w:t>Referenzierung</w:t>
      </w:r>
      <w:proofErr w:type="spellEnd"/>
      <w:r w:rsidRPr="00206312">
        <w:t xml:space="preserve"> der Zugehörigkeit zu Dossiers in den Metadaten</w:t>
      </w:r>
      <w:bookmarkEnd w:id="122"/>
      <w:bookmarkEnd w:id="123"/>
      <w:bookmarkEnd w:id="124"/>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w:t>
            </w:r>
            <w:proofErr w:type="spellStart"/>
            <w:r w:rsidRPr="007C2446">
              <w:rPr>
                <w:rFonts w:ascii="Courier New" w:hAnsi="Courier New" w:cs="Courier New"/>
              </w:rPr>
              <w:t>dateiRef</w:t>
            </w:r>
            <w:proofErr w:type="spellEnd"/>
            <w:r w:rsidRPr="007C2446">
              <w:rPr>
                <w:rFonts w:ascii="Courier New" w:hAnsi="Courier New" w:cs="Courier New"/>
              </w:rPr>
              <w:t>&gt;</w:t>
            </w:r>
            <w:r w:rsidRPr="007C2446">
              <w:t xml:space="preserve"> dient dazu, den Zusammenhang zwischen den Dateien im Paket und deren Zugehörigkeit zu den Dokumenten in den Dossiers oder direkt zu einem Dossier herzustellen. Dieser Zusamme</w:t>
            </w:r>
            <w:r w:rsidRPr="007C2446">
              <w:t>n</w:t>
            </w:r>
            <w:r w:rsidRPr="007C2446">
              <w:t>hang wird durch die e</w:t>
            </w:r>
            <w:r w:rsidRPr="007C2446">
              <w:rPr>
                <w:rFonts w:cs="Arial"/>
              </w:rPr>
              <w:t xml:space="preserve">ntsprechende </w:t>
            </w:r>
            <w:proofErr w:type="spellStart"/>
            <w:r w:rsidRPr="007C2446">
              <w:rPr>
                <w:rFonts w:cs="Arial"/>
              </w:rPr>
              <w:t>Referenzierung</w:t>
            </w:r>
            <w:proofErr w:type="spellEnd"/>
            <w:r w:rsidRPr="007C2446">
              <w:rPr>
                <w:rFonts w:cs="Arial"/>
              </w:rPr>
              <w:t xml:space="preserve"> der </w:t>
            </w:r>
            <w:r w:rsidRPr="007C2446">
              <w:rPr>
                <w:rFonts w:ascii="Courier New" w:hAnsi="Courier New" w:cs="Courier New"/>
              </w:rPr>
              <w:t>&lt;</w:t>
            </w:r>
            <w:proofErr w:type="spellStart"/>
            <w:r w:rsidRPr="007C2446">
              <w:rPr>
                <w:rFonts w:ascii="Courier New" w:hAnsi="Courier New" w:cs="Courier New"/>
              </w:rPr>
              <w:t>dateiRef</w:t>
            </w:r>
            <w:proofErr w:type="spellEnd"/>
            <w:r w:rsidRPr="007C2446">
              <w:rPr>
                <w:rFonts w:ascii="Courier New" w:hAnsi="Courier New" w:cs="Courier New"/>
              </w:rPr>
              <w:t xml:space="preserve">&gt;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 xml:space="preserve">Diese </w:t>
            </w:r>
            <w:proofErr w:type="spellStart"/>
            <w:r w:rsidRPr="007C2446">
              <w:t>Referenzierung</w:t>
            </w:r>
            <w:proofErr w:type="spellEnd"/>
            <w:r w:rsidRPr="007C2446">
              <w:t xml:space="preserve">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w:t>
            </w:r>
            <w:r w:rsidRPr="002C26F1">
              <w:rPr>
                <w:lang w:val="de-DE"/>
              </w:rPr>
              <w:t>e</w:t>
            </w:r>
            <w:r w:rsidRPr="002C26F1">
              <w:rPr>
                <w:lang w:val="de-DE"/>
              </w:rPr>
              <w:t>wiesen werden. Diese Möglichkeit sollte aber nur aufgrund eines fachlich zwingenden Grunds eingesetzt werden. Beispiel: Mehrere Dokumente b</w:t>
            </w:r>
            <w:r w:rsidRPr="002C26F1">
              <w:rPr>
                <w:lang w:val="de-DE"/>
              </w:rPr>
              <w:t>e</w:t>
            </w:r>
            <w:r w:rsidRPr="002C26F1">
              <w:rPr>
                <w:lang w:val="de-DE"/>
              </w:rPr>
              <w:t>schreiben den Inhalt der gleichen Videodatei in aufeinanderfolgenden A</w:t>
            </w:r>
            <w:r w:rsidRPr="002C26F1">
              <w:rPr>
                <w:lang w:val="de-DE"/>
              </w:rPr>
              <w:t>b</w:t>
            </w:r>
            <w:r w:rsidRPr="002C26F1">
              <w:rPr>
                <w:lang w:val="de-DE"/>
              </w:rPr>
              <w:t>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25" w:name="_Toc341965625"/>
      <w:bookmarkStart w:id="126" w:name="_Toc396116367"/>
      <w:r w:rsidRPr="00BC0079">
        <w:lastRenderedPageBreak/>
        <w:t>Struktur SIP</w:t>
      </w:r>
      <w:bookmarkEnd w:id="125"/>
      <w:bookmarkEnd w:id="126"/>
    </w:p>
    <w:p w:rsidR="00932D22" w:rsidRPr="00BC0079" w:rsidRDefault="00932D22" w:rsidP="00932D22">
      <w:pPr>
        <w:pStyle w:val="berschrift2"/>
        <w:spacing w:before="0"/>
      </w:pPr>
      <w:bookmarkStart w:id="127" w:name="_Ref319487257"/>
      <w:bookmarkStart w:id="128" w:name="_Toc341965626"/>
      <w:bookmarkStart w:id="129" w:name="_Toc396116368"/>
      <w:r w:rsidRPr="00BC0079">
        <w:t>Rahmenvorgaben und Begrenzungen Grösse Paket</w:t>
      </w:r>
      <w:bookmarkEnd w:id="127"/>
      <w:bookmarkEnd w:id="128"/>
      <w:bookmarkEnd w:id="12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r w:rsidRPr="007C2446">
              <w:t xml:space="preserve">Ein SIP </w:t>
            </w:r>
            <w:del w:id="130" w:author="U80809724" w:date="2014-08-14T12:05:00Z">
              <w:r w:rsidRPr="007C2446" w:rsidDel="00BE2E88">
                <w:delText xml:space="preserve">darf </w:delText>
              </w:r>
            </w:del>
            <w:ins w:id="131" w:author="U80809724" w:date="2014-08-14T12:05:00Z">
              <w:r w:rsidR="00BE2E88">
                <w:t>sollte</w:t>
              </w:r>
              <w:r w:rsidR="00BE2E88" w:rsidRPr="007C2446">
                <w:t xml:space="preserve"> </w:t>
              </w:r>
            </w:ins>
            <w:r w:rsidRPr="007C2446">
              <w:t>maximal 8 GB gross sein.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w:t>
            </w:r>
            <w:r w:rsidRPr="007C2446">
              <w:rPr>
                <w:i/>
                <w:iCs/>
              </w:rPr>
              <w:t>r</w:t>
            </w:r>
            <w:r w:rsidRPr="007C2446">
              <w:rPr>
                <w:i/>
                <w:iCs/>
              </w:rPr>
              <w:t>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932D22" w:rsidP="00932D22">
            <w:pPr>
              <w:pStyle w:val="TabelleGross"/>
            </w:pPr>
            <w:del w:id="132" w:author="U80809724" w:date="2014-08-14T12:05:00Z">
              <w:r w:rsidRPr="007C2446" w:rsidDel="00BE2E88">
                <w:delText>M</w:delText>
              </w:r>
            </w:del>
            <w:ins w:id="133" w:author="U80809724" w:date="2014-08-14T12:05:00Z">
              <w:r w:rsidR="00BE2E88">
                <w:t>K</w:t>
              </w:r>
            </w:ins>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932D22" w:rsidP="00BE2E88">
            <w:pPr>
              <w:pStyle w:val="TabelleGross"/>
            </w:pPr>
            <w:del w:id="134" w:author="U80809724" w:date="2014-08-14T12:06:00Z">
              <w:r w:rsidRPr="007C2446" w:rsidDel="00BE2E88">
                <w:delText>Nur in begründeten Ausnahmefällen kann das Archiv e</w:delText>
              </w:r>
            </w:del>
            <w:del w:id="135" w:author="U80809724" w:date="2014-08-14T12:07:00Z">
              <w:r w:rsidRPr="007C2446" w:rsidDel="00BE2E88">
                <w:delText>in SIP</w:delText>
              </w:r>
            </w:del>
            <w:del w:id="136" w:author="U80809724" w:date="2014-08-14T12:06:00Z">
              <w:r w:rsidRPr="007C2446" w:rsidDel="00BE2E88">
                <w:delText xml:space="preserve"> annehmen</w:delText>
              </w:r>
            </w:del>
            <w:del w:id="137" w:author="U80809724" w:date="2014-08-14T12:07:00Z">
              <w:r w:rsidRPr="007C2446" w:rsidDel="00BE2E88">
                <w:delText>, das grösser als 8 GB ist. In diesem Fall muss d</w:delText>
              </w:r>
            </w:del>
            <w:ins w:id="138" w:author="U80809724" w:date="2014-08-14T12:07:00Z">
              <w:r w:rsidR="00BE2E88">
                <w:t>D</w:t>
              </w:r>
            </w:ins>
            <w:r w:rsidRPr="007C2446">
              <w:t xml:space="preserve">ie abliefernde Stelle </w:t>
            </w:r>
            <w:ins w:id="139" w:author="U80809724" w:date="2014-08-14T12:07:00Z">
              <w:r w:rsidR="00BE2E88">
                <w:t xml:space="preserve">muss </w:t>
              </w:r>
            </w:ins>
            <w:r w:rsidRPr="007C2446">
              <w:t>vor der Erstellung der Ablieferung und dem Transfer des Paketes mit dem Archiv Kontakt aufnehmen</w:t>
            </w:r>
            <w:ins w:id="140" w:author="U80809724" w:date="2014-08-14T12:07:00Z">
              <w:r w:rsidR="00BE2E88">
                <w:t>, wenn das SIP grösser als 8 GB ist</w:t>
              </w:r>
            </w:ins>
            <w:r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ins w:id="141" w:author="U80809724" w:date="2014-08-14T12:08:00Z">
              <w:r>
                <w:t>S_5.1-3</w:t>
              </w:r>
            </w:ins>
          </w:p>
        </w:tc>
        <w:tc>
          <w:tcPr>
            <w:tcW w:w="6840" w:type="dxa"/>
          </w:tcPr>
          <w:p w:rsidR="00421D65" w:rsidRPr="007C2446" w:rsidRDefault="00BE2E88" w:rsidP="00BE2E88">
            <w:pPr>
              <w:pStyle w:val="TabelleGross"/>
            </w:pPr>
            <w:ins w:id="142" w:author="U80809724" w:date="2014-08-14T12:09:00Z">
              <w:r>
                <w:t>D</w:t>
              </w:r>
              <w:r w:rsidRPr="007C2446">
                <w:t xml:space="preserve">ie abliefernde Stelle </w:t>
              </w:r>
              <w:r>
                <w:t xml:space="preserve">muss </w:t>
              </w:r>
              <w:r w:rsidRPr="007C2446">
                <w:t>vor der Erstellung der Ablieferung und dem Transfer de</w:t>
              </w:r>
              <w:r>
                <w:t>r</w:t>
              </w:r>
              <w:r w:rsidRPr="007C2446">
                <w:t xml:space="preserve"> Pakete mit dem Archiv Kontakt aufnehmen</w:t>
              </w:r>
              <w:r>
                <w:t xml:space="preserve">, wenn das SIP </w:t>
              </w:r>
            </w:ins>
            <w:ins w:id="143" w:author="U80809724" w:date="2014-08-14T12:10:00Z">
              <w:r>
                <w:t>aus Gründen der Grösse gesplittet werden muss.</w:t>
              </w:r>
            </w:ins>
          </w:p>
        </w:tc>
        <w:tc>
          <w:tcPr>
            <w:tcW w:w="1543" w:type="dxa"/>
          </w:tcPr>
          <w:p w:rsidR="00421D65" w:rsidRPr="007C2446" w:rsidRDefault="00BE2E88" w:rsidP="00932D22">
            <w:pPr>
              <w:pStyle w:val="TabelleGross"/>
            </w:pPr>
            <w:ins w:id="144" w:author="U80809724" w:date="2014-08-14T12:11:00Z">
              <w:r>
                <w:t>M</w:t>
              </w:r>
            </w:ins>
          </w:p>
        </w:tc>
      </w:tr>
    </w:tbl>
    <w:p w:rsidR="00932D22" w:rsidRPr="00BC0079"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45" w:name="_Toc241581077"/>
      <w:bookmarkStart w:id="146" w:name="_Ref319487300"/>
      <w:bookmarkStart w:id="147" w:name="_Toc341965627"/>
      <w:bookmarkStart w:id="148" w:name="_Toc396116369"/>
      <w:r w:rsidRPr="00BC0079">
        <w:t>Rahmenvorgaben und Begrenzungen Anzahl Dateien im Paket</w:t>
      </w:r>
      <w:bookmarkEnd w:id="145"/>
      <w:bookmarkEnd w:id="146"/>
      <w:bookmarkEnd w:id="147"/>
      <w:bookmarkEnd w:id="14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49" w:name="OLE_LINK24"/>
            <w:r w:rsidRPr="007C2446">
              <w:t>S_5.2-1</w:t>
            </w:r>
            <w:bookmarkEnd w:id="149"/>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w:t>
            </w:r>
            <w:r w:rsidRPr="007C2446">
              <w:rPr>
                <w:i/>
                <w:iCs/>
              </w:rPr>
              <w:t>l</w:t>
            </w:r>
            <w:r w:rsidRPr="007C2446">
              <w:rPr>
                <w:i/>
                <w:iCs/>
              </w:rPr>
              <w:t>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w:t>
            </w:r>
            <w:r w:rsidRPr="007C2446">
              <w:t>e</w:t>
            </w:r>
            <w:r w:rsidRPr="007C2446">
              <w:t xml:space="preserv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übermässig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50" w:name="_Toc241581078"/>
      <w:bookmarkStart w:id="151" w:name="_Toc341965628"/>
      <w:bookmarkStart w:id="152" w:name="_Toc396116370"/>
      <w:r w:rsidRPr="00BC0079">
        <w:t>Erlaubte Zeichen bei der Benennung der Ordner und Dateien</w:t>
      </w:r>
      <w:bookmarkEnd w:id="150"/>
      <w:bookmarkEnd w:id="151"/>
      <w:bookmarkEnd w:id="152"/>
    </w:p>
    <w:p w:rsidR="00932D22" w:rsidRPr="00BC0079" w:rsidRDefault="00932D22" w:rsidP="00932D22">
      <w:pPr>
        <w:spacing w:line="300" w:lineRule="atLeast"/>
        <w:jc w:val="both"/>
      </w:pPr>
      <w:bookmarkStart w:id="153" w:name="OLE_LINK16"/>
      <w:bookmarkStart w:id="154"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53"/>
      <w:bookmarkEnd w:id="154"/>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w:t>
            </w:r>
            <w:r w:rsidRPr="008A2105">
              <w:t>n</w:t>
            </w:r>
            <w:r w:rsidRPr="008A2105">
              <w:t>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lastRenderedPageBreak/>
              <w:t>S_5.3-2</w:t>
            </w:r>
          </w:p>
        </w:tc>
        <w:tc>
          <w:tcPr>
            <w:tcW w:w="6927" w:type="dxa"/>
          </w:tcPr>
          <w:p w:rsidR="00932D22" w:rsidRPr="008A2105" w:rsidRDefault="00932D22" w:rsidP="00932D22">
            <w:pPr>
              <w:pStyle w:val="TabelleGross"/>
            </w:pPr>
            <w:r w:rsidRPr="008A2105">
              <w:t xml:space="preserve">Der erlaubte Zeichensatz zur Benennung von Ordnern und Dateien ist ein </w:t>
            </w:r>
            <w:proofErr w:type="spellStart"/>
            <w:r w:rsidRPr="008A2105">
              <w:t>Subset</w:t>
            </w:r>
            <w:proofErr w:type="spellEnd"/>
            <w:r w:rsidRPr="008A2105">
              <w:t xml:space="preserve">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 xml:space="preserve">A-Z </w:t>
            </w:r>
            <w:proofErr w:type="spellStart"/>
            <w:r w:rsidRPr="008A2105">
              <w:t>a-z</w:t>
            </w:r>
            <w:proofErr w:type="spellEnd"/>
            <w:r w:rsidRPr="008A2105">
              <w:br/>
            </w:r>
            <w:bookmarkStart w:id="155" w:name="OLE_LINK3"/>
            <w:bookmarkStart w:id="156" w:name="OLE_LINK4"/>
            <w:r w:rsidRPr="008A2105">
              <w:tab/>
              <w:t>Ziffern:</w:t>
            </w:r>
            <w:r w:rsidRPr="008A2105">
              <w:tab/>
            </w:r>
            <w:r w:rsidRPr="008A2105">
              <w:tab/>
              <w:t>0-9</w:t>
            </w:r>
            <w:r w:rsidRPr="008A2105">
              <w:br/>
            </w:r>
            <w:bookmarkEnd w:id="155"/>
            <w:bookmarkEnd w:id="156"/>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w:t>
            </w:r>
            <w:r w:rsidRPr="008A2105">
              <w:t>l</w:t>
            </w:r>
            <w:r w:rsidRPr="008A2105">
              <w:t>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w:t>
            </w:r>
            <w:r w:rsidRPr="008A2105">
              <w:t>e</w:t>
            </w:r>
            <w:r w:rsidRPr="008A2105">
              <w:t>nen Dateien während oder vor der Normalisierung geeignet ergänzt we</w:t>
            </w:r>
            <w:r w:rsidRPr="008A2105">
              <w:t>r</w:t>
            </w:r>
            <w:r w:rsidRPr="008A2105">
              <w:t>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 xml:space="preserve">Werden existierende Dateien im Paket bei der Paketerstellung (z. B. aus technischen Gründen) umbenannt, müssen die originalen Dateinamen im Metadaten-Element </w:t>
            </w:r>
            <w:proofErr w:type="spellStart"/>
            <w:r w:rsidRPr="008A2105">
              <w:t>originalName</w:t>
            </w:r>
            <w:proofErr w:type="spellEnd"/>
            <w:r w:rsidRPr="008A2105">
              <w:t xml:space="preserv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w:t>
                  </w:r>
                  <w:proofErr w:type="spellStart"/>
                  <w:r w:rsidRPr="008A2105">
                    <w:t>dateiName</w:t>
                  </w:r>
                  <w:proofErr w:type="spellEnd"/>
                  <w:r w:rsidRPr="008A2105">
                    <w:t>&gt;Jaeger.pdf&lt;/</w:t>
                  </w:r>
                  <w:proofErr w:type="spellStart"/>
                  <w:r w:rsidRPr="008A2105">
                    <w:t>dateiName</w:t>
                  </w:r>
                  <w:proofErr w:type="spellEnd"/>
                  <w:r w:rsidRPr="008A2105">
                    <w:t>&gt;</w:t>
                  </w:r>
                </w:p>
              </w:tc>
            </w:tr>
            <w:tr w:rsidR="00932D22" w:rsidRPr="008A2105" w:rsidTr="00932D22">
              <w:trPr>
                <w:trHeight w:val="239"/>
              </w:trPr>
              <w:tc>
                <w:tcPr>
                  <w:tcW w:w="4777" w:type="dxa"/>
                </w:tcPr>
                <w:p w:rsidR="00932D22" w:rsidRPr="008A2105" w:rsidRDefault="00932D22" w:rsidP="00932D22">
                  <w:pPr>
                    <w:pStyle w:val="Techtext"/>
                  </w:pPr>
                  <w:r w:rsidRPr="008A2105">
                    <w:t>&lt;</w:t>
                  </w:r>
                  <w:proofErr w:type="spellStart"/>
                  <w:r w:rsidRPr="008A2105">
                    <w:t>originalName</w:t>
                  </w:r>
                  <w:proofErr w:type="spellEnd"/>
                  <w:r w:rsidRPr="008A2105">
                    <w:t>&gt;Jäger.pdf&lt;/</w:t>
                  </w:r>
                  <w:proofErr w:type="spellStart"/>
                  <w:r w:rsidRPr="008A2105">
                    <w:t>originalName</w:t>
                  </w:r>
                  <w:proofErr w:type="spellEnd"/>
                  <w:r w:rsidRPr="008A2105">
                    <w:t>&gt;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57" w:name="_Toc241581079"/>
      <w:bookmarkStart w:id="158" w:name="_Ref319487375"/>
      <w:r w:rsidRPr="00BD7D93">
        <w:rPr>
          <w:sz w:val="12"/>
          <w:szCs w:val="12"/>
        </w:rPr>
        <w:br w:type="page"/>
      </w:r>
    </w:p>
    <w:p w:rsidR="00932D22" w:rsidRPr="00BC0079" w:rsidRDefault="00932D22" w:rsidP="00932D22">
      <w:pPr>
        <w:pStyle w:val="berschrift2"/>
        <w:keepNext/>
        <w:tabs>
          <w:tab w:val="clear" w:pos="680"/>
          <w:tab w:val="num" w:pos="576"/>
        </w:tabs>
        <w:spacing w:before="320" w:line="200" w:lineRule="atLeast"/>
        <w:ind w:left="576" w:hanging="576"/>
      </w:pPr>
      <w:bookmarkStart w:id="159" w:name="_Toc341965629"/>
      <w:bookmarkStart w:id="160" w:name="_Toc396116371"/>
      <w:r w:rsidRPr="00BC0079">
        <w:lastRenderedPageBreak/>
        <w:t>Aufbau eines SIP</w:t>
      </w:r>
      <w:bookmarkEnd w:id="157"/>
      <w:bookmarkEnd w:id="158"/>
      <w:bookmarkEnd w:id="159"/>
      <w:bookmarkEnd w:id="160"/>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61" w:name="OLE_LINK22"/>
            <w:bookmarkStart w:id="162" w:name="OLE_LINK23"/>
            <w:bookmarkStart w:id="163" w:name="_Toc228077555"/>
            <w:r w:rsidRPr="00BC0079">
              <w:t>SIP_[</w:t>
            </w:r>
            <w:proofErr w:type="spellStart"/>
            <w:r w:rsidRPr="00BC0079">
              <w:t>Identifikatoren</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w:t>
            </w:r>
            <w:proofErr w:type="spellStart"/>
            <w:r w:rsidRPr="00E505B0">
              <w:rPr>
                <w:shd w:val="clear" w:color="auto" w:fill="FFFFFF" w:themeFill="background1"/>
              </w:rPr>
              <w:t>xsd</w:t>
            </w:r>
            <w:proofErr w:type="spellEnd"/>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w:t>
            </w:r>
            <w:proofErr w:type="spellStart"/>
            <w:r w:rsidRPr="00BC0079">
              <w:t>xsd</w:t>
            </w:r>
            <w:proofErr w:type="spellEnd"/>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t>content/</w:t>
            </w:r>
          </w:p>
        </w:tc>
      </w:tr>
    </w:tbl>
    <w:p w:rsidR="00932D22" w:rsidRPr="00BC0079" w:rsidRDefault="00932D22" w:rsidP="00932D22">
      <w:pPr>
        <w:pStyle w:val="Beschriftung"/>
        <w:rPr>
          <w:sz w:val="16"/>
          <w:szCs w:val="16"/>
        </w:rPr>
      </w:pPr>
      <w:bookmarkStart w:id="164" w:name="_Toc232478860"/>
      <w:bookmarkEnd w:id="161"/>
      <w:bookmarkEnd w:id="162"/>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8</w:t>
      </w:r>
      <w:r w:rsidR="00D322C7" w:rsidRPr="00BC0079">
        <w:rPr>
          <w:sz w:val="16"/>
          <w:szCs w:val="16"/>
        </w:rPr>
        <w:fldChar w:fldCharType="end"/>
      </w:r>
      <w:r w:rsidRPr="00BC0079">
        <w:rPr>
          <w:sz w:val="16"/>
          <w:szCs w:val="16"/>
        </w:rPr>
        <w:t>: Grundstruktur eines Informationspaketes</w:t>
      </w:r>
      <w:bookmarkEnd w:id="163"/>
      <w:bookmarkEnd w:id="164"/>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 xml:space="preserve">Jedes Paket hat genau einen </w:t>
            </w:r>
            <w:proofErr w:type="spellStart"/>
            <w:r w:rsidRPr="007C2446">
              <w:t>Toplevel</w:t>
            </w:r>
            <w:proofErr w:type="spellEnd"/>
            <w:r w:rsidRPr="007C2446">
              <w:t xml:space="preserve">-Ordner. Der </w:t>
            </w:r>
            <w:proofErr w:type="spellStart"/>
            <w:r w:rsidRPr="007C2446">
              <w:t>Toplevel</w:t>
            </w:r>
            <w:proofErr w:type="spellEnd"/>
            <w:r w:rsidRPr="007C2446">
              <w:t>-Ordner ist der oberste Ordner, der den gesamten Inhalt eines einzelnen Paketes u</w:t>
            </w:r>
            <w:r w:rsidRPr="007C2446">
              <w:t>m</w:t>
            </w:r>
            <w:r w:rsidRPr="007C2446">
              <w:t>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 xml:space="preserve">Der </w:t>
            </w:r>
            <w:proofErr w:type="spellStart"/>
            <w:r w:rsidRPr="007C2446">
              <w:t>Toplevel</w:t>
            </w:r>
            <w:proofErr w:type="spellEnd"/>
            <w:r w:rsidRPr="007C2446">
              <w:t>-Ordner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S_5.4-2</w:t>
            </w:r>
          </w:p>
        </w:tc>
        <w:tc>
          <w:tcPr>
            <w:tcW w:w="6840" w:type="dxa"/>
          </w:tcPr>
          <w:p w:rsidR="00932D22" w:rsidRDefault="00932D22" w:rsidP="00932D22">
            <w:pPr>
              <w:pStyle w:val="TabelleGross"/>
              <w:rPr>
                <w:rFonts w:cs="Arial"/>
              </w:rPr>
            </w:pPr>
            <w:r w:rsidRPr="007C2446">
              <w:t xml:space="preserve">Der Name des </w:t>
            </w:r>
            <w:proofErr w:type="spellStart"/>
            <w:r w:rsidRPr="007C2446">
              <w:t>Toplevel</w:t>
            </w:r>
            <w:proofErr w:type="spellEnd"/>
            <w:r w:rsidRPr="007C2446">
              <w:t>-Ordners beginnt bei einem SIP immer mit der Ze</w:t>
            </w:r>
            <w:r w:rsidRPr="007C2446">
              <w:t>i</w:t>
            </w:r>
            <w:r w:rsidRPr="007C2446">
              <w:t xml:space="preserve">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w:t>
            </w:r>
            <w:proofErr w:type="spellStart"/>
            <w:r>
              <w:rPr>
                <w:rFonts w:cs="Arial"/>
              </w:rPr>
              <w:t>Ident</w:t>
            </w:r>
            <w:r>
              <w:rPr>
                <w:rFonts w:cs="Arial"/>
              </w:rPr>
              <w:t>i</w:t>
            </w:r>
            <w:r>
              <w:rPr>
                <w:rFonts w:cs="Arial"/>
              </w:rPr>
              <w:t>fikatoren</w:t>
            </w:r>
            <w:proofErr w:type="spellEnd"/>
            <w:r>
              <w:rPr>
                <w:rFonts w:cs="Arial"/>
              </w:rPr>
              <w:t>]</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 xml:space="preserve">Der Name des </w:t>
            </w:r>
            <w:proofErr w:type="spellStart"/>
            <w:r w:rsidRPr="000608B0">
              <w:rPr>
                <w:i/>
              </w:rPr>
              <w:t>Toplevel</w:t>
            </w:r>
            <w:proofErr w:type="spellEnd"/>
            <w:r w:rsidRPr="000608B0">
              <w:rPr>
                <w:i/>
              </w:rPr>
              <w:t>-Ordners soll gemäss dem folgenden Muster au</w:t>
            </w:r>
            <w:r w:rsidRPr="000608B0">
              <w:rPr>
                <w:i/>
              </w:rPr>
              <w:t>f</w:t>
            </w:r>
            <w:r w:rsidRPr="000608B0">
              <w:rPr>
                <w:i/>
              </w:rPr>
              <w:t>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w:t>
                  </w:r>
                  <w:r w:rsidRPr="000608B0">
                    <w:rPr>
                      <w:i/>
                    </w:rPr>
                    <w:t>e</w:t>
                  </w:r>
                  <w:r w:rsidRPr="000608B0">
                    <w:rPr>
                      <w:i/>
                    </w:rPr>
                    <w:t>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w:t>
            </w:r>
            <w:r w:rsidRPr="000608B0">
              <w:rPr>
                <w:i/>
              </w:rPr>
              <w:t>e</w:t>
            </w:r>
            <w:r w:rsidRPr="000608B0">
              <w:rPr>
                <w:i/>
              </w:rPr>
              <w:t>zeichnung der abliefernden Stelle zu wählen.</w:t>
            </w:r>
          </w:p>
          <w:p w:rsidR="00932D22" w:rsidRPr="00176E7B" w:rsidRDefault="00932D22" w:rsidP="00932D22">
            <w:pPr>
              <w:pStyle w:val="TabelleGross"/>
              <w:rPr>
                <w:i/>
              </w:rPr>
            </w:pPr>
            <w:r w:rsidRPr="000608B0">
              <w:rPr>
                <w:i/>
              </w:rPr>
              <w:t>[Referenz]: Die Referenz kann durch die abliefernde Stelle optional ve</w:t>
            </w:r>
            <w:r w:rsidRPr="000608B0">
              <w:rPr>
                <w:i/>
              </w:rPr>
              <w:t>r</w:t>
            </w:r>
            <w:r w:rsidRPr="000608B0">
              <w:rPr>
                <w:i/>
              </w:rPr>
              <w:t>wendet werden. Hier kann z. B. das Kürzel des Namens der Kontaktpe</w:t>
            </w:r>
            <w:r w:rsidRPr="000608B0">
              <w:rPr>
                <w:i/>
              </w:rPr>
              <w:t>r</w:t>
            </w:r>
            <w:r w:rsidRPr="000608B0">
              <w:rPr>
                <w:i/>
              </w:rPr>
              <w:t xml:space="preserve">son </w:t>
            </w:r>
            <w:r>
              <w:rPr>
                <w:i/>
              </w:rPr>
              <w:t>bzw.</w:t>
            </w:r>
            <w:r w:rsidRPr="000608B0">
              <w:rPr>
                <w:i/>
              </w:rPr>
              <w:t xml:space="preserve"> der Datenbank </w:t>
            </w:r>
            <w:r>
              <w:rPr>
                <w:i/>
              </w:rPr>
              <w:t xml:space="preserve">oder die Ablieferungsnummer </w:t>
            </w:r>
            <w:r w:rsidRPr="000608B0">
              <w:rPr>
                <w:i/>
              </w:rPr>
              <w:t>angegeben we</w:t>
            </w:r>
            <w:r w:rsidRPr="000608B0">
              <w:rPr>
                <w:i/>
              </w:rPr>
              <w:t>r</w:t>
            </w:r>
            <w:r w:rsidRPr="000608B0">
              <w:rPr>
                <w:i/>
              </w:rPr>
              <w:t>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 xml:space="preserve">Dargestellt sind 3 SIP, bei denen je der </w:t>
            </w:r>
            <w:proofErr w:type="spellStart"/>
            <w:r w:rsidRPr="000608B0">
              <w:rPr>
                <w:i/>
              </w:rPr>
              <w:t>Toplevel</w:t>
            </w:r>
            <w:proofErr w:type="spellEnd"/>
            <w:r w:rsidRPr="000608B0">
              <w:rPr>
                <w:i/>
              </w:rPr>
              <w:t>-Ordner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w:t>
            </w:r>
            <w:proofErr w:type="spellStart"/>
            <w:r w:rsidRPr="007C2446">
              <w:t>Toplevel</w:t>
            </w:r>
            <w:proofErr w:type="spellEnd"/>
            <w:r w:rsidRPr="007C2446">
              <w:t>-Ordner enthält immer genau zwei Ordner. Diese Ordner h</w:t>
            </w:r>
            <w:r w:rsidRPr="007C2446">
              <w:t>a</w:t>
            </w:r>
            <w:r w:rsidRPr="007C2446">
              <w:t xml:space="preserve">ben die Namen </w:t>
            </w:r>
            <w:proofErr w:type="spellStart"/>
            <w:r w:rsidRPr="007C2446">
              <w:rPr>
                <w:rFonts w:ascii="Courier New" w:hAnsi="Courier New"/>
              </w:rPr>
              <w:t>header</w:t>
            </w:r>
            <w:proofErr w:type="spellEnd"/>
            <w:r w:rsidRPr="007C2446">
              <w:rPr>
                <w:rFonts w:ascii="Courier New" w:hAnsi="Courier New"/>
              </w:rPr>
              <w:t>/</w:t>
            </w:r>
            <w:r w:rsidRPr="007C2446">
              <w:t xml:space="preserve"> und </w:t>
            </w:r>
            <w:r w:rsidRPr="007C2446">
              <w:rPr>
                <w:rFonts w:ascii="Courier New" w:hAnsi="Courier New"/>
              </w:rPr>
              <w:t>content/</w:t>
            </w:r>
            <w:r w:rsidRPr="007C2446">
              <w:rPr>
                <w:rFonts w:cs="Arial"/>
              </w:rPr>
              <w:t xml:space="preserve">. </w:t>
            </w:r>
          </w:p>
          <w:p w:rsidR="00932D22" w:rsidRPr="007C2446" w:rsidRDefault="00932D22" w:rsidP="00932D22">
            <w:pPr>
              <w:pStyle w:val="TabelleGross"/>
              <w:rPr>
                <w:rFonts w:cs="Arial"/>
              </w:rPr>
            </w:pPr>
            <w:r w:rsidRPr="007C2446">
              <w:rPr>
                <w:rFonts w:cs="Arial"/>
              </w:rPr>
              <w:t xml:space="preserve">Es ist nicht erlaubt, andere Ordner oder Dateien direkt im </w:t>
            </w:r>
            <w:proofErr w:type="spellStart"/>
            <w:r w:rsidRPr="007C2446">
              <w:rPr>
                <w:rFonts w:cs="Arial"/>
              </w:rPr>
              <w:t>Toplevel</w:t>
            </w:r>
            <w:proofErr w:type="spellEnd"/>
            <w:r w:rsidRPr="007C2446">
              <w:rPr>
                <w:rFonts w:cs="Arial"/>
              </w:rPr>
              <w:t>-Ordner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 xml:space="preserve">Der Inhalt des </w:t>
            </w:r>
            <w:proofErr w:type="spellStart"/>
            <w:r w:rsidRPr="007C2446">
              <w:t>Toplevel</w:t>
            </w:r>
            <w:proofErr w:type="spellEnd"/>
            <w:r w:rsidRPr="007C2446">
              <w:t>-Ordners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S_5.4-4</w:t>
            </w:r>
          </w:p>
        </w:tc>
        <w:tc>
          <w:tcPr>
            <w:tcW w:w="6840" w:type="dxa"/>
          </w:tcPr>
          <w:p w:rsidR="00932D22" w:rsidRPr="007C2446" w:rsidRDefault="00932D22" w:rsidP="00932D22">
            <w:pPr>
              <w:pStyle w:val="TabelleGross"/>
              <w:rPr>
                <w:rFonts w:cs="Arial"/>
              </w:rPr>
            </w:pPr>
            <w:r w:rsidRPr="007C2446">
              <w:t xml:space="preserve">Der Ordner </w:t>
            </w:r>
            <w:proofErr w:type="spellStart"/>
            <w:r w:rsidRPr="007C2446">
              <w:rPr>
                <w:rFonts w:ascii="Courier New" w:hAnsi="Courier New"/>
              </w:rPr>
              <w:t>header</w:t>
            </w:r>
            <w:proofErr w:type="spellEnd"/>
            <w:r w:rsidRPr="007C2446">
              <w:rPr>
                <w:rFonts w:ascii="Courier New" w:hAnsi="Courier New"/>
              </w:rPr>
              <w:t>/</w:t>
            </w:r>
            <w:r w:rsidRPr="007C2446">
              <w:rPr>
                <w:rFonts w:cs="Arial"/>
              </w:rPr>
              <w:t xml:space="preserve"> enthält die Metadaten und deren XSD-Dateien. </w:t>
            </w:r>
            <w:r w:rsidRPr="007C2446">
              <w:t xml:space="preserve">Der Ordner </w:t>
            </w:r>
            <w:proofErr w:type="spellStart"/>
            <w:r w:rsidRPr="007C2446">
              <w:rPr>
                <w:rFonts w:ascii="Courier New" w:hAnsi="Courier New"/>
              </w:rPr>
              <w:t>header</w:t>
            </w:r>
            <w:proofErr w:type="spellEnd"/>
            <w:r w:rsidRPr="007C2446">
              <w:rPr>
                <w:rFonts w:ascii="Courier New" w:hAnsi="Courier New"/>
              </w:rPr>
              <w:t>/</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rPr>
                <w:rFonts w:cs="Arial"/>
              </w:rPr>
              <w:t>eines SIP für die Ablief</w:t>
            </w:r>
            <w:r w:rsidRPr="007C2446">
              <w:rPr>
                <w:rFonts w:cs="Arial"/>
              </w:rPr>
              <w:t>e</w:t>
            </w:r>
            <w:r w:rsidRPr="007C2446">
              <w:rPr>
                <w:rFonts w:cs="Arial"/>
              </w:rPr>
              <w:t>rung heisst:</w:t>
            </w:r>
          </w:p>
          <w:p w:rsidR="00932D22" w:rsidRPr="007C2446" w:rsidRDefault="00932D22" w:rsidP="00932D22">
            <w:pPr>
              <w:pStyle w:val="TabelleGross"/>
              <w:rPr>
                <w:rFonts w:ascii="Courier New" w:hAnsi="Courier New" w:cs="Courier New"/>
              </w:rPr>
            </w:pPr>
            <w:proofErr w:type="spellStart"/>
            <w:r w:rsidRPr="007C2446">
              <w:rPr>
                <w:rFonts w:ascii="Courier New" w:hAnsi="Courier New" w:cs="Courier New"/>
              </w:rPr>
              <w:t>xsd</w:t>
            </w:r>
            <w:proofErr w:type="spellEnd"/>
            <w:r w:rsidRPr="007C2446">
              <w:rPr>
                <w:rFonts w:ascii="Courier New" w:hAnsi="Courier New" w:cs="Courier New"/>
              </w:rPr>
              <w:t>/</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proofErr w:type="spellStart"/>
            <w:r w:rsidRPr="007C2446">
              <w:rPr>
                <w:rFonts w:ascii="Courier New" w:hAnsi="Courier New"/>
              </w:rPr>
              <w:t>header</w:t>
            </w:r>
            <w:proofErr w:type="spellEnd"/>
            <w:r w:rsidRPr="007C2446">
              <w:rPr>
                <w:rFonts w:ascii="Courier New" w:hAnsi="Courier New"/>
              </w:rPr>
              <w:t>/</w:t>
            </w:r>
            <w:r w:rsidRPr="007C2446">
              <w:t xml:space="preserve"> in einem separaten Ordner mit dem Namen </w:t>
            </w:r>
            <w:proofErr w:type="spellStart"/>
            <w:r w:rsidRPr="007C2446">
              <w:rPr>
                <w:rFonts w:ascii="Courier New" w:hAnsi="Courier New" w:cs="Courier New"/>
              </w:rPr>
              <w:t>xsd</w:t>
            </w:r>
            <w:proofErr w:type="spellEnd"/>
            <w:r w:rsidRPr="007C2446">
              <w:rPr>
                <w:rFonts w:ascii="Courier New" w:hAnsi="Courier New" w:cs="Courier New"/>
              </w:rPr>
              <w:t>/</w:t>
            </w:r>
            <w:r w:rsidRPr="007C2446">
              <w:t xml:space="preserve"> abg</w:t>
            </w:r>
            <w:r w:rsidRPr="007C2446">
              <w:t>e</w:t>
            </w:r>
            <w:r w:rsidRPr="007C2446">
              <w:t xml:space="preserve">legt. </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4.0</w:t>
            </w:r>
            <w:r w:rsidRPr="007C2446">
              <w:t xml:space="preserve"> im Ordner </w:t>
            </w:r>
            <w:proofErr w:type="spellStart"/>
            <w:r w:rsidRPr="007C2446">
              <w:rPr>
                <w:rFonts w:ascii="Courier New" w:hAnsi="Courier New" w:cs="Courier New"/>
              </w:rPr>
              <w:t>xsd</w:t>
            </w:r>
            <w:proofErr w:type="spellEnd"/>
            <w:r w:rsidRPr="007C2446">
              <w:rPr>
                <w:rFonts w:ascii="Courier New" w:hAnsi="Courier New" w:cs="Courier New"/>
              </w:rPr>
              <w:t>/.</w:t>
            </w:r>
          </w:p>
          <w:p w:rsidR="00932D22" w:rsidRPr="007C2446" w:rsidRDefault="00932D22" w:rsidP="00932D22">
            <w:pPr>
              <w:pStyle w:val="TabelleGross"/>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r w:rsidRPr="007C2446">
              <w:rPr>
                <w:rFonts w:ascii="Courier New" w:hAnsi="Courier New"/>
              </w:rPr>
              <w:t>content/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S_5.4-7</w:t>
            </w:r>
          </w:p>
        </w:tc>
        <w:tc>
          <w:tcPr>
            <w:tcW w:w="6840" w:type="dxa"/>
          </w:tcPr>
          <w:p w:rsidR="00932D22" w:rsidRPr="007C2446" w:rsidRDefault="00932D22" w:rsidP="00932D22">
            <w:pPr>
              <w:pStyle w:val="TabelleGross"/>
              <w:rPr>
                <w:rFonts w:cs="Arial"/>
              </w:rPr>
            </w:pPr>
            <w:r w:rsidRPr="007C2446">
              <w:rPr>
                <w:rFonts w:cs="Arial"/>
              </w:rPr>
              <w:t>Es wird empfohlen, alle Ordner, die einem Dossier entsprechen, auf de</w:t>
            </w:r>
            <w:r w:rsidRPr="007C2446">
              <w:rPr>
                <w:rFonts w:cs="Arial"/>
              </w:rPr>
              <w:t>m</w:t>
            </w:r>
            <w:r w:rsidRPr="007C2446">
              <w:rPr>
                <w:rFonts w:cs="Arial"/>
              </w:rPr>
              <w:t xml:space="preserve">selben Ordnerlevel innerhalb des Ordners </w:t>
            </w:r>
            <w:r w:rsidRPr="007C2446">
              <w:rPr>
                <w:rFonts w:ascii="Courier New" w:hAnsi="Courier New"/>
              </w:rPr>
              <w:t xml:space="preserve">/content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932D22" w:rsidRDefault="00932D22" w:rsidP="00BD7D93">
      <w:bookmarkStart w:id="165" w:name="_Toc241581080"/>
    </w:p>
    <w:p w:rsidR="00932D22" w:rsidRPr="00BC0079" w:rsidRDefault="00932D22" w:rsidP="00BD7D93">
      <w:pPr>
        <w:pStyle w:val="berschrift2"/>
        <w:keepNext/>
        <w:tabs>
          <w:tab w:val="clear" w:pos="680"/>
          <w:tab w:val="num" w:pos="576"/>
        </w:tabs>
        <w:spacing w:before="320" w:line="200" w:lineRule="atLeast"/>
        <w:ind w:left="576" w:hanging="576"/>
      </w:pPr>
      <w:bookmarkStart w:id="166" w:name="_Toc341965630"/>
      <w:bookmarkStart w:id="167" w:name="_Toc396116372"/>
      <w:r w:rsidRPr="00BC0079">
        <w:t>Pfadlängen und Hierarchien im SIP</w:t>
      </w:r>
      <w:bookmarkEnd w:id="165"/>
      <w:bookmarkEnd w:id="166"/>
      <w:bookmarkEnd w:id="16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t>S_5.5-1</w:t>
            </w:r>
          </w:p>
        </w:tc>
        <w:tc>
          <w:tcPr>
            <w:tcW w:w="6837" w:type="dxa"/>
          </w:tcPr>
          <w:p w:rsidR="00932D22" w:rsidRPr="00B17436" w:rsidRDefault="00932D22" w:rsidP="00932D22">
            <w:pPr>
              <w:pStyle w:val="TabelleGross"/>
              <w:rPr>
                <w:rFonts w:cs="Arial"/>
              </w:rPr>
            </w:pPr>
            <w:r w:rsidRPr="00B17436">
              <w:t>Die Pfadlänge zu jeder Datei und zu jedem Ordner innerhalb des Inform</w:t>
            </w:r>
            <w:r w:rsidRPr="00B17436">
              <w:t>a</w:t>
            </w:r>
            <w:r w:rsidRPr="00B17436">
              <w:t xml:space="preserve">tionspaketes </w:t>
            </w:r>
            <w:r w:rsidR="00AD2F52">
              <w:t>sollte</w:t>
            </w:r>
            <w:r w:rsidRPr="00B17436">
              <w:t xml:space="preserve"> weniger als 180 Zeichen betragen. Der Pfad beinhaltet dabei immer auch den </w:t>
            </w:r>
            <w:proofErr w:type="spellStart"/>
            <w:r w:rsidRPr="00B17436">
              <w:t>Toplevel</w:t>
            </w:r>
            <w:proofErr w:type="spellEnd"/>
            <w:r w:rsidRPr="00B17436">
              <w:t xml:space="preserve">-Ordner. Auch die </w:t>
            </w:r>
            <w:r w:rsidRPr="00B17436">
              <w:rPr>
                <w:rFonts w:ascii="Courier New" w:hAnsi="Courier New" w:cs="Courier New"/>
              </w:rPr>
              <w:t>/</w:t>
            </w:r>
            <w:r w:rsidRPr="00B17436">
              <w:rPr>
                <w:rFonts w:cs="Arial"/>
              </w:rPr>
              <w:t xml:space="preserve"> müssen mitgezählt werden.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w:t>
            </w:r>
            <w:r w:rsidRPr="00B17436">
              <w:t>r</w:t>
            </w:r>
            <w:r w:rsidRPr="00B17436">
              <w:t>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w:t>
            </w:r>
            <w:proofErr w:type="spellStart"/>
            <w:r w:rsidRPr="00B17436">
              <w:rPr>
                <w:rFonts w:ascii="Courier New" w:hAnsi="Courier New" w:cs="Courier New"/>
              </w:rPr>
              <w:t>header</w:t>
            </w:r>
            <w:proofErr w:type="spellEnd"/>
            <w:r w:rsidRPr="00B17436">
              <w:rPr>
                <w:rFonts w:ascii="Courier New" w:hAnsi="Courier New" w:cs="Courier New"/>
              </w:rPr>
              <w:t>/metadata.xml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SIP_20091220_SBF_hp/content/d00001245/p00123453.pdf</w:t>
            </w:r>
            <w:r>
              <w:rPr>
                <w:rFonts w:ascii="Courier New" w:hAnsi="Courier New" w:cs="Courier New"/>
              </w:rPr>
              <w:br/>
            </w:r>
            <w:r w:rsidRPr="00B17436">
              <w:t>Dieser Pfad besteht aus 51 Zeichen.</w:t>
            </w:r>
          </w:p>
          <w:p w:rsidR="00932D22" w:rsidRPr="00B17436" w:rsidRDefault="00932D22" w:rsidP="00932D22">
            <w:pPr>
              <w:pStyle w:val="TabelleGross"/>
            </w:pPr>
            <w:r w:rsidRPr="00B17436">
              <w:rPr>
                <w:rFonts w:ascii="Courier New" w:hAnsi="Courier New" w:cs="Courier New"/>
                <w:lang w:val="nl-NL"/>
              </w:rPr>
              <w:t>SIP_20091220_BFS_</w:t>
            </w:r>
            <w:proofErr w:type="spellStart"/>
            <w:r w:rsidRPr="00B17436">
              <w:rPr>
                <w:rFonts w:ascii="Courier New" w:hAnsi="Courier New" w:cs="Courier New"/>
                <w:lang w:val="nl-NL"/>
              </w:rPr>
              <w:t>hp</w:t>
            </w:r>
            <w:proofErr w:type="spellEnd"/>
            <w:r w:rsidRPr="00B17436">
              <w:rPr>
                <w:rFonts w:ascii="Courier New" w:hAnsi="Courier New" w:cs="Courier New"/>
                <w:lang w:val="nl-NL"/>
              </w:rPr>
              <w:t>/content/</w:t>
            </w:r>
            <w:proofErr w:type="spellStart"/>
            <w:r w:rsidRPr="00B17436">
              <w:rPr>
                <w:rFonts w:ascii="Courier New" w:hAnsi="Courier New" w:cs="Courier New"/>
                <w:lang w:val="nl-NL"/>
              </w:rPr>
              <w:t>orange</w:t>
            </w:r>
            <w:proofErr w:type="spellEnd"/>
            <w:r w:rsidRPr="00B17436">
              <w:rPr>
                <w:rFonts w:ascii="Courier New" w:hAnsi="Courier New" w:cs="Courier New"/>
                <w:lang w:val="nl-NL"/>
              </w:rPr>
              <w:t>_zettel/zettel_1.tif</w:t>
            </w:r>
            <w:r>
              <w:rPr>
                <w:rFonts w:ascii="Courier New" w:hAnsi="Courier New" w:cs="Courier New"/>
                <w:lang w:val="nl-NL"/>
              </w:rPr>
              <w:br/>
            </w:r>
            <w:r w:rsidRPr="00B17436">
              <w:t>Dieser Pfad besteht aus 54 Zeichen.</w:t>
            </w:r>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68" w:name="_Toc241581081"/>
      <w:bookmarkStart w:id="169" w:name="_Toc341965631"/>
      <w:bookmarkStart w:id="170" w:name="_Toc396116373"/>
      <w:r w:rsidRPr="00BC0079">
        <w:lastRenderedPageBreak/>
        <w:t>Spezifische Vorgaben zu einem SIP für GEVER</w:t>
      </w:r>
      <w:bookmarkEnd w:id="168"/>
      <w:bookmarkEnd w:id="169"/>
      <w:bookmarkEnd w:id="170"/>
    </w:p>
    <w:p w:rsidR="00932D22" w:rsidRPr="00BC0079" w:rsidRDefault="00932D22" w:rsidP="00932D22">
      <w:pPr>
        <w:spacing w:line="300" w:lineRule="atLeast"/>
        <w:jc w:val="both"/>
      </w:pPr>
      <w:r w:rsidRPr="00BC0079">
        <w:t>Zu den allgemeinen Vorgaben an die Struktur eines SIP gibt es für GEVER SIP noch spezif</w:t>
      </w:r>
      <w:r w:rsidRPr="00BC0079">
        <w:t>i</w:t>
      </w:r>
      <w:r w:rsidRPr="00BC0079">
        <w:t>sche Vorgaben, die nur für SIP aus GEVER Systemen gelten. Die Struktur eines SIP aus e</w:t>
      </w:r>
      <w:r w:rsidRPr="00BC0079">
        <w:t>i</w:t>
      </w:r>
      <w:r w:rsidRPr="00BC0079">
        <w:t>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71"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72" w:name="_Toc228077556"/>
      <w:bookmarkStart w:id="173" w:name="_Toc232478861"/>
      <w:bookmarkEnd w:id="17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9</w:t>
      </w:r>
      <w:r w:rsidR="00D322C7" w:rsidRPr="00BC0079">
        <w:rPr>
          <w:sz w:val="16"/>
          <w:szCs w:val="16"/>
        </w:rPr>
        <w:fldChar w:fldCharType="end"/>
      </w:r>
      <w:r w:rsidRPr="00BC0079">
        <w:rPr>
          <w:noProof/>
          <w:sz w:val="16"/>
          <w:szCs w:val="16"/>
        </w:rPr>
        <w:t>:</w:t>
      </w:r>
      <w:r w:rsidRPr="00BC0079">
        <w:rPr>
          <w:sz w:val="16"/>
          <w:szCs w:val="16"/>
        </w:rPr>
        <w:t xml:space="preserve"> Struktur eines GEVER SIP</w:t>
      </w:r>
      <w:bookmarkEnd w:id="172"/>
      <w:bookmarkEnd w:id="173"/>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r w:rsidRPr="00B17436">
              <w:rPr>
                <w:rFonts w:ascii="Courier New" w:hAnsi="Courier New"/>
              </w:rPr>
              <w:t xml:space="preserve">content/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w:t>
            </w:r>
            <w:proofErr w:type="spellStart"/>
            <w:r w:rsidRPr="00B17436">
              <w:t>Identifikatoren</w:t>
            </w:r>
            <w:proofErr w:type="spellEnd"/>
            <w:r w:rsidRPr="00B17436">
              <w:t xml:space="preserve"> einde</w:t>
            </w:r>
            <w:r w:rsidRPr="00B17436">
              <w:t>u</w:t>
            </w:r>
            <w:r w:rsidRPr="00B17436">
              <w:t>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S_5.6-3</w:t>
            </w:r>
          </w:p>
        </w:tc>
        <w:tc>
          <w:tcPr>
            <w:tcW w:w="6837" w:type="dxa"/>
          </w:tcPr>
          <w:p w:rsidR="00932D22" w:rsidRPr="00B17436" w:rsidRDefault="00932D22" w:rsidP="00932D22">
            <w:pPr>
              <w:pStyle w:val="TabelleGross"/>
            </w:pPr>
            <w:r w:rsidRPr="00B17436">
              <w:t xml:space="preserve">Benennung von Dateien innerhalb des Ordners </w:t>
            </w:r>
            <w:r w:rsidRPr="00B17436">
              <w:rPr>
                <w:rFonts w:ascii="Courier New" w:hAnsi="Courier New" w:cs="Courier New"/>
              </w:rPr>
              <w:t>content/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w:t>
            </w:r>
            <w:r w:rsidRPr="00B17436">
              <w:rPr>
                <w:iCs/>
              </w:rPr>
              <w:t>i</w:t>
            </w:r>
            <w:r w:rsidRPr="00B17436">
              <w:rPr>
                <w:iCs/>
              </w:rPr>
              <w:t>namen sind dabei wie in Anforderung S_5.3-5 beschrieben in den Metad</w:t>
            </w:r>
            <w:r w:rsidRPr="00B17436">
              <w:rPr>
                <w:iCs/>
              </w:rPr>
              <w:t>a</w:t>
            </w:r>
            <w:r w:rsidRPr="00B17436">
              <w:rPr>
                <w:iCs/>
              </w:rPr>
              <w:t>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w:t>
            </w:r>
            <w:proofErr w:type="spellStart"/>
            <w:r w:rsidRPr="00B17436">
              <w:t>Identifikatoren</w:t>
            </w:r>
            <w:proofErr w:type="spellEnd"/>
            <w:r w:rsidRPr="00B17436">
              <w:t xml:space="preserve"> einde</w:t>
            </w:r>
            <w:r w:rsidRPr="00B17436">
              <w:t>u</w:t>
            </w:r>
            <w:r w:rsidRPr="00B17436">
              <w:t>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r w:rsidRPr="00B17436">
              <w:rPr>
                <w:rFonts w:ascii="Courier New" w:hAnsi="Courier New"/>
              </w:rPr>
              <w:t xml:space="preserve">content/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r w:rsidRPr="00B17436">
              <w:rPr>
                <w:rFonts w:ascii="Courier New" w:hAnsi="Courier New"/>
              </w:rPr>
              <w:t>content/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174" w:name="_Toc201458253"/>
      <w:bookmarkStart w:id="175" w:name="_Toc241581082"/>
      <w:r>
        <w:br w:type="page"/>
      </w:r>
    </w:p>
    <w:p w:rsidR="00932D22" w:rsidRPr="00BC0079" w:rsidRDefault="00932D22" w:rsidP="00932D22">
      <w:pPr>
        <w:pStyle w:val="berschrift2"/>
        <w:keepNext/>
        <w:tabs>
          <w:tab w:val="clear" w:pos="680"/>
          <w:tab w:val="num" w:pos="576"/>
        </w:tabs>
        <w:spacing w:before="320" w:line="200" w:lineRule="atLeast"/>
        <w:ind w:left="576" w:hanging="576"/>
      </w:pPr>
      <w:bookmarkStart w:id="176" w:name="_Toc341965632"/>
      <w:bookmarkStart w:id="177" w:name="_Toc396116374"/>
      <w:r w:rsidRPr="00BC0079">
        <w:lastRenderedPageBreak/>
        <w:t xml:space="preserve">Spezifische Vorgaben zu einem SIP für </w:t>
      </w:r>
      <w:bookmarkEnd w:id="174"/>
      <w:r w:rsidRPr="00BC0079">
        <w:t>FILES</w:t>
      </w:r>
      <w:bookmarkEnd w:id="175"/>
      <w:bookmarkEnd w:id="176"/>
      <w:bookmarkEnd w:id="177"/>
    </w:p>
    <w:p w:rsidR="00932D22" w:rsidRPr="00BC0079" w:rsidRDefault="00932D22" w:rsidP="00932D22">
      <w:r w:rsidRPr="00BC0079">
        <w:t>Zu den allgemeinen Vorgaben an die Struktur eines SIP gibt es für FILES SIP noch spezif</w:t>
      </w:r>
      <w:r w:rsidRPr="00BC0079">
        <w:t>i</w:t>
      </w:r>
      <w:r w:rsidRPr="00BC0079">
        <w:t>sche Vorgaben, die nur für SIP aus Datei-Ablagen oder für SIP aus relationalen Datenba</w:t>
      </w:r>
      <w:r w:rsidRPr="00BC0079">
        <w:t>n</w:t>
      </w:r>
      <w:r w:rsidRPr="00BC0079">
        <w:t>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proofErr w:type="spellStart"/>
            <w:r w:rsidRPr="00BC0079">
              <w:rPr>
                <w:color w:val="FF0000"/>
              </w:rPr>
              <w:t>Kunstsammlung_Meier</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Einfuehrung</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Fruehwerk</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Loewe.tif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rote_Phase</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Kamel_gross.tif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Kamel_klein.tif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blaue_Phase</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Das_meer.tif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der_ozean.tif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Mittleres_Schaffen</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katze.tif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Spaetwerk</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ein_Rentier.tif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Notizbuecher</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178" w:name="_Toc232478862"/>
      <w:bookmarkStart w:id="179" w:name="_Toc18393573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10</w:t>
      </w:r>
      <w:r w:rsidR="00D322C7" w:rsidRPr="00BC0079">
        <w:rPr>
          <w:sz w:val="16"/>
          <w:szCs w:val="16"/>
        </w:rPr>
        <w:fldChar w:fldCharType="end"/>
      </w:r>
      <w:r w:rsidRPr="00BC0079">
        <w:rPr>
          <w:sz w:val="16"/>
          <w:szCs w:val="16"/>
        </w:rPr>
        <w:t>: Struktur eines FILES SIP</w:t>
      </w:r>
      <w:bookmarkEnd w:id="178"/>
    </w:p>
    <w:bookmarkEnd w:id="179"/>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r w:rsidRPr="00B17436">
              <w:rPr>
                <w:rFonts w:ascii="Courier New" w:hAnsi="Courier New" w:cs="Courier New"/>
              </w:rPr>
              <w:t>content/</w:t>
            </w:r>
            <w:r w:rsidRPr="00B17436">
              <w:rPr>
                <w:rFonts w:cs="Arial"/>
              </w:rPr>
              <w:t xml:space="preserve"> enthalten und abgebildet. Deshalb entsprechen die Ordner im </w:t>
            </w:r>
            <w:r w:rsidRPr="00B17436">
              <w:rPr>
                <w:rFonts w:ascii="Courier New" w:hAnsi="Courier New" w:cs="Courier New"/>
              </w:rPr>
              <w:t>content/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w:t>
            </w:r>
            <w:r w:rsidRPr="00B17436">
              <w:rPr>
                <w:i/>
                <w:iCs/>
              </w:rPr>
              <w:t>l</w:t>
            </w:r>
            <w:r w:rsidRPr="00B17436">
              <w:rPr>
                <w:i/>
                <w:iCs/>
              </w:rPr>
              <w:t>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r w:rsidRPr="00B17436">
              <w:rPr>
                <w:rFonts w:ascii="Courier New" w:hAnsi="Courier New" w:cs="Courier New"/>
              </w:rPr>
              <w:t>co</w:t>
            </w:r>
            <w:r w:rsidRPr="00B17436">
              <w:rPr>
                <w:rFonts w:ascii="Courier New" w:hAnsi="Courier New" w:cs="Courier New"/>
              </w:rPr>
              <w:t>n</w:t>
            </w:r>
            <w:r w:rsidRPr="00B17436">
              <w:rPr>
                <w:rFonts w:ascii="Courier New" w:hAnsi="Courier New" w:cs="Courier New"/>
              </w:rPr>
              <w:t>tent/</w:t>
            </w:r>
            <w:r w:rsidRPr="00B17436">
              <w:t xml:space="preserve"> gibt es keine inhaltlichen Restriktionen oder Vorgaben. Die Namen der Ordner und Dateien können frei gewählt werden, solange sie den A</w:t>
            </w:r>
            <w:r w:rsidRPr="00B17436">
              <w:t>n</w:t>
            </w:r>
            <w:r w:rsidRPr="00B17436">
              <w:t>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metad</w:t>
            </w:r>
            <w:r w:rsidRPr="00B17436">
              <w:rPr>
                <w:rFonts w:ascii="Courier New" w:hAnsi="Courier New" w:cs="Courier New"/>
              </w:rPr>
              <w:t>a</w:t>
            </w:r>
            <w:r w:rsidRPr="00B17436">
              <w:rPr>
                <w:rFonts w:ascii="Courier New" w:hAnsi="Courier New" w:cs="Courier New"/>
              </w:rPr>
              <w:t xml:space="preserve">ta.xml </w:t>
            </w:r>
            <w:r w:rsidRPr="00B17436">
              <w:rPr>
                <w:rFonts w:cs="Arial"/>
              </w:rPr>
              <w:t xml:space="preserve">herzustellen. Dies geschieht technisch über die </w:t>
            </w:r>
            <w:r w:rsidRPr="00B17436">
              <w:rPr>
                <w:rFonts w:ascii="Courier New" w:hAnsi="Courier New" w:cs="Courier New"/>
              </w:rPr>
              <w:t>&lt;</w:t>
            </w:r>
            <w:proofErr w:type="spellStart"/>
            <w:r w:rsidRPr="00B17436">
              <w:rPr>
                <w:rFonts w:ascii="Courier New" w:hAnsi="Courier New" w:cs="Courier New"/>
              </w:rPr>
              <w:t>dateiRef</w:t>
            </w:r>
            <w:proofErr w:type="spellEnd"/>
            <w:r w:rsidRPr="00B17436">
              <w:rPr>
                <w:rFonts w:ascii="Courier New" w:hAnsi="Courier New" w:cs="Courier New"/>
              </w:rPr>
              <w:t>&gt;</w:t>
            </w:r>
            <w:r w:rsidRPr="00B17436">
              <w:rPr>
                <w:rFonts w:cs="Arial"/>
              </w:rPr>
              <w:t xml:space="preserve"> im Teil </w:t>
            </w:r>
            <w:r w:rsidRPr="00B17436">
              <w:rPr>
                <w:rFonts w:ascii="Courier New" w:hAnsi="Courier New" w:cs="Courier New"/>
              </w:rPr>
              <w:t>&lt;</w:t>
            </w:r>
            <w:proofErr w:type="spellStart"/>
            <w:r w:rsidRPr="00B17436">
              <w:rPr>
                <w:rFonts w:ascii="Courier New" w:hAnsi="Courier New" w:cs="Courier New"/>
              </w:rPr>
              <w:t>ablieferung</w:t>
            </w:r>
            <w:proofErr w:type="spellEnd"/>
            <w:r w:rsidRPr="00B17436">
              <w:rPr>
                <w:rFonts w:ascii="Courier New" w:hAnsi="Courier New" w:cs="Courier New"/>
              </w:rPr>
              <w:t>&gt;</w:t>
            </w:r>
            <w:r w:rsidRPr="00B17436">
              <w:rPr>
                <w:rFonts w:cs="Arial"/>
              </w:rPr>
              <w:t xml:space="preserve">. Diese referenziert ein </w:t>
            </w:r>
            <w:r w:rsidRPr="00B17436">
              <w:rPr>
                <w:rFonts w:ascii="Courier New" w:hAnsi="Courier New" w:cs="Courier New"/>
              </w:rPr>
              <w:t>&lt;</w:t>
            </w:r>
            <w:proofErr w:type="spellStart"/>
            <w:r w:rsidRPr="00B17436">
              <w:rPr>
                <w:rFonts w:ascii="Courier New" w:hAnsi="Courier New" w:cs="Courier New"/>
              </w:rPr>
              <w:t>datei</w:t>
            </w:r>
            <w:proofErr w:type="spellEnd"/>
            <w:r w:rsidRPr="00B17436">
              <w:rPr>
                <w:rFonts w:ascii="Courier New" w:hAnsi="Courier New" w:cs="Courier New"/>
              </w:rPr>
              <w:t>&gt;</w:t>
            </w:r>
            <w:r w:rsidRPr="00B17436">
              <w:rPr>
                <w:rFonts w:cs="Arial"/>
              </w:rPr>
              <w:t xml:space="preserve">-Element im </w:t>
            </w:r>
            <w:r w:rsidRPr="00B17436">
              <w:rPr>
                <w:rFonts w:ascii="Courier New" w:hAnsi="Courier New" w:cs="Courier New"/>
              </w:rPr>
              <w:t>&lt;</w:t>
            </w:r>
            <w:proofErr w:type="spellStart"/>
            <w:r w:rsidRPr="00B17436">
              <w:rPr>
                <w:rFonts w:ascii="Courier New" w:hAnsi="Courier New" w:cs="Courier New"/>
              </w:rPr>
              <w:t>i</w:t>
            </w:r>
            <w:r w:rsidRPr="00B17436">
              <w:rPr>
                <w:rFonts w:ascii="Courier New" w:hAnsi="Courier New" w:cs="Courier New"/>
              </w:rPr>
              <w:t>n</w:t>
            </w:r>
            <w:r w:rsidRPr="00B17436">
              <w:rPr>
                <w:rFonts w:ascii="Courier New" w:hAnsi="Courier New" w:cs="Courier New"/>
              </w:rPr>
              <w:t>haltsverzeichnis</w:t>
            </w:r>
            <w:proofErr w:type="spellEnd"/>
            <w:r w:rsidRPr="00B17436">
              <w:rPr>
                <w:rFonts w:ascii="Courier New" w:hAnsi="Courier New" w:cs="Courier New"/>
              </w:rPr>
              <w:t>&gt;</w:t>
            </w:r>
            <w:r w:rsidRPr="00B17436">
              <w:rPr>
                <w:rFonts w:cs="Arial"/>
              </w:rPr>
              <w:t xml:space="preserve"> über das </w:t>
            </w:r>
            <w:proofErr w:type="spellStart"/>
            <w:r w:rsidRPr="00B17436">
              <w:rPr>
                <w:rFonts w:cs="Arial"/>
              </w:rPr>
              <w:t>id</w:t>
            </w:r>
            <w:proofErr w:type="spellEnd"/>
            <w:r w:rsidRPr="00B17436">
              <w:rPr>
                <w:rFonts w:cs="Arial"/>
              </w:rPr>
              <w:t xml:space="preserve">-Attribut. Im </w:t>
            </w:r>
            <w:r w:rsidRPr="00B17436">
              <w:rPr>
                <w:rFonts w:ascii="Courier New" w:hAnsi="Courier New" w:cs="Courier New"/>
              </w:rPr>
              <w:t>&lt;</w:t>
            </w:r>
            <w:proofErr w:type="spellStart"/>
            <w:r w:rsidRPr="00B17436">
              <w:rPr>
                <w:rFonts w:ascii="Courier New" w:hAnsi="Courier New" w:cs="Courier New"/>
              </w:rPr>
              <w:t>datei</w:t>
            </w:r>
            <w:proofErr w:type="spellEnd"/>
            <w:r w:rsidRPr="00B17436">
              <w:rPr>
                <w:rFonts w:ascii="Courier New" w:hAnsi="Courier New" w:cs="Courier New"/>
              </w:rPr>
              <w:t>&gt;</w:t>
            </w:r>
            <w:r w:rsidRPr="00B17436">
              <w:rPr>
                <w:rFonts w:cs="Arial"/>
              </w:rPr>
              <w:t xml:space="preserve">-Element sind Angaben zur Datei wie Name und Prüfsumme enthalten. Das </w:t>
            </w:r>
            <w:r w:rsidRPr="00B17436">
              <w:rPr>
                <w:rFonts w:ascii="Courier New" w:hAnsi="Courier New" w:cs="Courier New"/>
              </w:rPr>
              <w:t>&lt;</w:t>
            </w:r>
            <w:proofErr w:type="spellStart"/>
            <w:r w:rsidRPr="00B17436">
              <w:rPr>
                <w:rFonts w:ascii="Courier New" w:hAnsi="Courier New" w:cs="Courier New"/>
              </w:rPr>
              <w:t>inhalt</w:t>
            </w:r>
            <w:r w:rsidRPr="00B17436">
              <w:rPr>
                <w:rFonts w:ascii="Courier New" w:hAnsi="Courier New" w:cs="Courier New"/>
              </w:rPr>
              <w:t>s</w:t>
            </w:r>
            <w:r w:rsidRPr="00B17436">
              <w:rPr>
                <w:rFonts w:ascii="Courier New" w:hAnsi="Courier New" w:cs="Courier New"/>
              </w:rPr>
              <w:t>verzeichnis</w:t>
            </w:r>
            <w:proofErr w:type="spellEnd"/>
            <w:r w:rsidRPr="00B17436">
              <w:rPr>
                <w:rFonts w:ascii="Courier New" w:hAnsi="Courier New" w:cs="Courier New"/>
              </w:rPr>
              <w:t>&gt;</w:t>
            </w:r>
            <w:r w:rsidRPr="00B17436">
              <w:rPr>
                <w:rFonts w:cs="Arial"/>
              </w:rPr>
              <w:t xml:space="preserve"> listet alle Ordner und Dateien der Ablieferung auf. Der Pfad einer Datei ergibt sich aus der Position in der Ordnerstruktur im I</w:t>
            </w:r>
            <w:r w:rsidRPr="00B17436">
              <w:rPr>
                <w:rFonts w:cs="Arial"/>
              </w:rPr>
              <w:t>n</w:t>
            </w:r>
            <w:r w:rsidRPr="00B17436">
              <w:rPr>
                <w:rFonts w:cs="Arial"/>
              </w:rPr>
              <w:t xml:space="preserve">haltsverzeichnis. </w:t>
            </w:r>
            <w:r w:rsidRPr="00B17436">
              <w:rPr>
                <w:rFonts w:cs="Arial"/>
                <w:lang w:val="en-GB"/>
              </w:rPr>
              <w:t>(</w:t>
            </w:r>
            <w:proofErr w:type="spellStart"/>
            <w:r w:rsidRPr="00B17436">
              <w:rPr>
                <w:rFonts w:cs="Arial"/>
                <w:lang w:val="en-GB"/>
              </w:rPr>
              <w:t>Vgl</w:t>
            </w:r>
            <w:proofErr w:type="spellEnd"/>
            <w:r w:rsidRPr="00B17436">
              <w:rPr>
                <w:rFonts w:cs="Arial"/>
                <w:lang w:val="en-GB"/>
              </w:rPr>
              <w:t xml:space="preserve">. </w:t>
            </w:r>
            <w:proofErr w:type="spellStart"/>
            <w:r w:rsidRPr="00B17436">
              <w:rPr>
                <w:rFonts w:cs="Arial"/>
                <w:lang w:val="en-GB"/>
              </w:rPr>
              <w:t>dazu</w:t>
            </w:r>
            <w:proofErr w:type="spellEnd"/>
            <w:r w:rsidRPr="00B17436">
              <w:rPr>
                <w:rFonts w:cs="Arial"/>
                <w:lang w:val="en-GB"/>
              </w:rPr>
              <w:t xml:space="preserve">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180" w:name="_Toc232478863"/>
      <w:r w:rsidRPr="00E1665E">
        <w:rPr>
          <w:spacing w:val="-4"/>
          <w:sz w:val="16"/>
          <w:szCs w:val="16"/>
        </w:rPr>
        <w:t xml:space="preserve">Abb. </w:t>
      </w:r>
      <w:r w:rsidR="00D322C7" w:rsidRPr="00E1665E">
        <w:rPr>
          <w:spacing w:val="-4"/>
          <w:sz w:val="16"/>
          <w:szCs w:val="16"/>
        </w:rPr>
        <w:fldChar w:fldCharType="begin"/>
      </w:r>
      <w:r w:rsidRPr="00E1665E">
        <w:rPr>
          <w:spacing w:val="-4"/>
          <w:sz w:val="16"/>
          <w:szCs w:val="16"/>
        </w:rPr>
        <w:instrText xml:space="preserve"> SEQ Abb. \* ARABIC </w:instrText>
      </w:r>
      <w:r w:rsidR="00D322C7" w:rsidRPr="00E1665E">
        <w:rPr>
          <w:spacing w:val="-4"/>
          <w:sz w:val="16"/>
          <w:szCs w:val="16"/>
        </w:rPr>
        <w:fldChar w:fldCharType="separate"/>
      </w:r>
      <w:r w:rsidR="00BD7D93">
        <w:rPr>
          <w:noProof/>
          <w:spacing w:val="-4"/>
          <w:sz w:val="16"/>
          <w:szCs w:val="16"/>
        </w:rPr>
        <w:t>11</w:t>
      </w:r>
      <w:r w:rsidR="00D322C7" w:rsidRPr="00E1665E">
        <w:rPr>
          <w:spacing w:val="-4"/>
          <w:sz w:val="16"/>
          <w:szCs w:val="16"/>
        </w:rPr>
        <w:fldChar w:fldCharType="end"/>
      </w:r>
      <w:r w:rsidRPr="00E1665E">
        <w:rPr>
          <w:spacing w:val="-4"/>
          <w:sz w:val="16"/>
          <w:szCs w:val="16"/>
        </w:rPr>
        <w:t xml:space="preserve">: Struktur eines FILES SIP – </w:t>
      </w:r>
      <w:proofErr w:type="spellStart"/>
      <w:r w:rsidRPr="00E1665E">
        <w:rPr>
          <w:spacing w:val="-4"/>
          <w:sz w:val="16"/>
          <w:szCs w:val="16"/>
        </w:rPr>
        <w:t>Referenzierung</w:t>
      </w:r>
      <w:proofErr w:type="spellEnd"/>
      <w:r w:rsidRPr="00E1665E">
        <w:rPr>
          <w:spacing w:val="-4"/>
          <w:sz w:val="16"/>
          <w:szCs w:val="16"/>
        </w:rPr>
        <w:t xml:space="preserve"> der Datei aus dem Dossier zur Dateibeschreibung im Inhaltsverzeichnis</w:t>
      </w:r>
      <w:bookmarkEnd w:id="180"/>
    </w:p>
    <w:p w:rsidR="00932D22" w:rsidRPr="00E1665E"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81" w:name="_Toc241581083"/>
      <w:bookmarkStart w:id="182" w:name="_Toc341965633"/>
      <w:bookmarkStart w:id="183" w:name="_Toc396116375"/>
      <w:r w:rsidRPr="00BC0079">
        <w:t>Aufbau eines FILES SIP mit integrierter Dokumentation</w:t>
      </w:r>
      <w:bookmarkEnd w:id="181"/>
      <w:bookmarkEnd w:id="182"/>
      <w:bookmarkEnd w:id="183"/>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lastRenderedPageBreak/>
        <w:t>Die Struktur eines solchen SIP (in diesem Fall ein SIP mit den Daten einer relationalen D</w:t>
      </w:r>
      <w:r w:rsidRPr="00BC0079">
        <w:t>a</w:t>
      </w:r>
      <w:r w:rsidRPr="00BC0079">
        <w:t>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r>
            <w:proofErr w:type="spellStart"/>
            <w:r w:rsidRPr="00BC0079">
              <w:rPr>
                <w:color w:val="FF0000"/>
              </w:rPr>
              <w:t>Datenbank_Statistik_Verkehr.siard</w:t>
            </w:r>
            <w:proofErr w:type="spellEnd"/>
          </w:p>
        </w:tc>
      </w:tr>
    </w:tbl>
    <w:p w:rsidR="00932D22" w:rsidRPr="00BC0079" w:rsidRDefault="00932D22" w:rsidP="00932D22">
      <w:pPr>
        <w:pStyle w:val="Beschriftung"/>
        <w:rPr>
          <w:sz w:val="16"/>
          <w:szCs w:val="16"/>
        </w:rPr>
      </w:pPr>
      <w:bookmarkStart w:id="184" w:name="_Toc23247886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12</w:t>
      </w:r>
      <w:r w:rsidR="00D322C7" w:rsidRPr="00BC0079">
        <w:rPr>
          <w:sz w:val="16"/>
          <w:szCs w:val="16"/>
        </w:rPr>
        <w:fldChar w:fldCharType="end"/>
      </w:r>
      <w:r w:rsidRPr="00BC0079">
        <w:rPr>
          <w:sz w:val="16"/>
          <w:szCs w:val="16"/>
        </w:rPr>
        <w:t>: Struktur eines FILES SIP mit integrierter Dokumentation</w:t>
      </w:r>
      <w:bookmarkEnd w:id="184"/>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n einem FILES SIP mit Archivgut aus einer relationalen Datenbank, die im SIARD-Format archiviert wurde, ist deshalb mindestens 1 Dossier entha</w:t>
            </w:r>
            <w:r w:rsidRPr="00B17436">
              <w:t>l</w:t>
            </w:r>
            <w:r w:rsidRPr="00B17436">
              <w:t xml:space="preserve">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Bei FILES-SIP mit Daten aus Datenbanken, die mit SIARD archiviert wu</w:t>
            </w:r>
            <w:r w:rsidRPr="00B17436">
              <w:t>r</w:t>
            </w:r>
            <w:r w:rsidRPr="00B17436">
              <w:t xml:space="preserve">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w:t>
            </w:r>
            <w:proofErr w:type="spellStart"/>
            <w:r w:rsidRPr="00B17436">
              <w:rPr>
                <w:rFonts w:cs="Arial"/>
              </w:rPr>
              <w:t>siard</w:t>
            </w:r>
            <w:proofErr w:type="spellEnd"/>
            <w:r w:rsidRPr="00B17436">
              <w:rPr>
                <w:rFonts w:cs="Arial"/>
              </w:rPr>
              <w:t>).</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185" w:name="_Toc341965634"/>
      <w:bookmarkStart w:id="186" w:name="_Toc396116376"/>
      <w:r>
        <w:lastRenderedPageBreak/>
        <w:t>Transfer</w:t>
      </w:r>
      <w:bookmarkEnd w:id="185"/>
      <w:bookmarkEnd w:id="186"/>
    </w:p>
    <w:p w:rsidR="00932D22" w:rsidRDefault="00932D22" w:rsidP="00932D22">
      <w:pPr>
        <w:pStyle w:val="berschrift2"/>
        <w:spacing w:before="0"/>
      </w:pPr>
      <w:bookmarkStart w:id="187" w:name="_Toc341965635"/>
      <w:bookmarkStart w:id="188" w:name="_Toc396116377"/>
      <w:r>
        <w:t xml:space="preserve">Format </w:t>
      </w:r>
      <w:proofErr w:type="spellStart"/>
      <w:r>
        <w:t>Package</w:t>
      </w:r>
      <w:proofErr w:type="spellEnd"/>
      <w:r>
        <w:t xml:space="preserve"> Container</w:t>
      </w:r>
      <w:bookmarkEnd w:id="187"/>
      <w:bookmarkEnd w:id="18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w:t>
            </w:r>
            <w:r w:rsidRPr="00B17436">
              <w:rPr>
                <w:rFonts w:cs="Arial"/>
              </w:rPr>
              <w:t>r</w:t>
            </w:r>
            <w:r w:rsidRPr="00B17436">
              <w:rPr>
                <w:rFonts w:cs="Arial"/>
              </w:rPr>
              <w:t>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189" w:name="_Toc232238644"/>
      <w:bookmarkStart w:id="190" w:name="_Toc241581087"/>
      <w:bookmarkStart w:id="191" w:name="_Toc312061989"/>
      <w:bookmarkStart w:id="192" w:name="_Toc312064961"/>
      <w:bookmarkStart w:id="193" w:name="_Toc312065087"/>
      <w:bookmarkStart w:id="194" w:name="_Toc341965637"/>
      <w:bookmarkStart w:id="195" w:name="_Toc396116378"/>
      <w:r w:rsidRPr="005936E9">
        <w:t xml:space="preserve">Version und Gültigkeit der </w:t>
      </w:r>
      <w:bookmarkEnd w:id="189"/>
      <w:r w:rsidRPr="005936E9">
        <w:t>Spezifikation</w:t>
      </w:r>
      <w:bookmarkEnd w:id="190"/>
      <w:bookmarkEnd w:id="191"/>
      <w:bookmarkEnd w:id="192"/>
      <w:bookmarkEnd w:id="193"/>
      <w:bookmarkEnd w:id="194"/>
      <w:bookmarkEnd w:id="195"/>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proofErr w:type="spellStart"/>
      <w:r w:rsidRPr="00A551BF">
        <w:t>Minor</w:t>
      </w:r>
      <w:proofErr w:type="spellEnd"/>
      <w:r w:rsidRPr="00A551BF">
        <w:t xml:space="preserve"> Release</w:t>
      </w:r>
      <w:r>
        <w:t xml:space="preserve"> Version 1.1</w:t>
      </w:r>
      <w:r w:rsidRPr="00337BE7">
        <w:t xml:space="preserve"> </w:t>
      </w:r>
      <w:r>
        <w:t>ist</w:t>
      </w:r>
      <w:r w:rsidRPr="00337BE7">
        <w:t xml:space="preserve"> vollständig rückwärtskompatibel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w:t>
      </w:r>
      <w:r>
        <w:t>e</w:t>
      </w:r>
      <w:r>
        <w:t xml:space="preserv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A</w:t>
      </w:r>
      <w:r w:rsidRPr="00337BE7">
        <w:t>d</w:t>
      </w:r>
      <w:r w:rsidRPr="00337BE7">
        <w:t xml:space="preserve">dendum zu eCH-0160 </w:t>
      </w:r>
      <w:r>
        <w:t xml:space="preserve">sowie das </w:t>
      </w:r>
      <w:proofErr w:type="spellStart"/>
      <w:r>
        <w:t>WhitePaper</w:t>
      </w:r>
      <w:proofErr w:type="spellEnd"/>
      <w:r>
        <w:t xml:space="preserve"> </w:t>
      </w:r>
      <w:r w:rsidRPr="00337BE7">
        <w:t>aufgenommen</w:t>
      </w:r>
      <w:r w:rsidR="0072545E">
        <w:t>. Details sind im Anhang</w:t>
      </w:r>
      <w:r w:rsidR="0072545E" w:rsidRPr="0072545E">
        <w:t xml:space="preserve"> E </w:t>
      </w:r>
      <w:r w:rsidR="0072545E">
        <w:t>e</w:t>
      </w:r>
      <w:r w:rsidR="0072545E">
        <w:t>r</w:t>
      </w:r>
      <w:r w:rsidR="0072545E">
        <w:t>sichtlich</w:t>
      </w:r>
      <w:r w:rsidRPr="00337BE7">
        <w:t>.</w:t>
      </w:r>
    </w:p>
    <w:p w:rsidR="00A551BF" w:rsidRPr="00D9594E" w:rsidRDefault="00A551BF" w:rsidP="00327459"/>
    <w:p w:rsidR="00BD7D93" w:rsidRDefault="00BD7D93">
      <w:pPr>
        <w:spacing w:after="0" w:line="240" w:lineRule="auto"/>
        <w:rPr>
          <w:b/>
          <w:sz w:val="32"/>
        </w:rPr>
      </w:pPr>
      <w:bookmarkStart w:id="196" w:name="_Toc341965638"/>
      <w:bookmarkStart w:id="197" w:name="_Ref395778165"/>
      <w:r>
        <w:br w:type="page"/>
      </w:r>
    </w:p>
    <w:p w:rsidR="00A551BF" w:rsidRDefault="00A551BF" w:rsidP="00A551BF">
      <w:pPr>
        <w:pStyle w:val="berschrift1"/>
        <w:spacing w:before="0"/>
      </w:pPr>
      <w:bookmarkStart w:id="198" w:name="_Toc396116379"/>
      <w:r>
        <w:lastRenderedPageBreak/>
        <w:t>Change-Request-Prozess</w:t>
      </w:r>
      <w:bookmarkEnd w:id="196"/>
      <w:bookmarkEnd w:id="197"/>
      <w:bookmarkEnd w:id="198"/>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w:t>
      </w:r>
      <w:r>
        <w:t>e</w:t>
      </w:r>
      <w:r>
        <w:t>genden Standard eCH-0160 sind folgendermassen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 xml:space="preserve">Diese Ebene umfasst u.a. die langfristige Planung von neuen und die Weiterentwicklung bestehender eCH-Standards sowie die Definition der dafür notwendigen strategischen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 xml:space="preserve">Diese Ebene umfasst die mittelfristige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FB6E12">
        <w:rPr>
          <w:b/>
        </w:rPr>
        <w:t>Operative Ebene:</w:t>
      </w:r>
      <w:r w:rsidRPr="00FB6E12">
        <w:rPr>
          <w:b/>
        </w:rPr>
        <w:tab/>
      </w:r>
      <w:r w:rsidR="00FB6E12" w:rsidRPr="00F80F32">
        <w:rPr>
          <w:b/>
          <w:highlight w:val="yellow"/>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w:t>
      </w:r>
      <w:r w:rsidRPr="00327459">
        <w:t>e</w:t>
      </w:r>
      <w:r w:rsidRPr="00327459">
        <w:t>hender eCH</w:t>
      </w:r>
      <w:r w:rsidR="00FB6E12">
        <w:t>-Standards und die operative Um</w:t>
      </w:r>
      <w:r w:rsidRPr="00327459">
        <w:t>setzung von RFC au</w:t>
      </w:r>
      <w:r w:rsidRPr="00327459">
        <w:t>f</w:t>
      </w:r>
      <w:r w:rsidRPr="00327459">
        <w:t xml:space="preserve">grund der Entscheidungen. </w:t>
      </w:r>
    </w:p>
    <w:p w:rsidR="00327459" w:rsidRDefault="00327459" w:rsidP="00327459">
      <w:r w:rsidRPr="00327459">
        <w:t xml:space="preserve">Gegenüber anderen eCH-Fachgruppen, der eCH-Geschäftsstelle oder anderen Dritten ist stets die eCH-Fachgruppe für das Change und Release Management – und somit für die Weiterentwicklung und die </w:t>
      </w:r>
      <w:proofErr w:type="spellStart"/>
      <w:r w:rsidRPr="00327459">
        <w:t>Governance</w:t>
      </w:r>
      <w:proofErr w:type="spellEnd"/>
      <w:r w:rsidRPr="00327459">
        <w:t xml:space="preserve"> von eCH-Standards verantwortlich.</w:t>
      </w:r>
    </w:p>
    <w:p w:rsidR="00820919" w:rsidRPr="00820919" w:rsidRDefault="00820919" w:rsidP="00327459"/>
    <w:p w:rsidR="00565A37" w:rsidRDefault="00565A37" w:rsidP="00E47191">
      <w:pPr>
        <w:pStyle w:val="berschrift1"/>
      </w:pPr>
      <w:bookmarkStart w:id="199" w:name="_Toc396116380"/>
      <w:r>
        <w:t>Sicherheitsüberlegungen</w:t>
      </w:r>
      <w:bookmarkEnd w:id="199"/>
    </w:p>
    <w:p w:rsidR="00B04F40" w:rsidRDefault="00A551BF" w:rsidP="00B04F40">
      <w:pPr>
        <w:pStyle w:val="Textkrper"/>
      </w:pPr>
      <w:r w:rsidRPr="00A551BF">
        <w:rPr>
          <w:highlight w:val="yellow"/>
        </w:rPr>
        <w:t>Keine</w:t>
      </w:r>
    </w:p>
    <w:p w:rsidR="00A551BF" w:rsidRPr="00B04F40" w:rsidRDefault="00A551BF" w:rsidP="00B04F40">
      <w:pPr>
        <w:pStyle w:val="Textkrper"/>
      </w:pPr>
    </w:p>
    <w:p w:rsidR="00BD7D93" w:rsidRDefault="00BD7D93">
      <w:pPr>
        <w:spacing w:after="0" w:line="240" w:lineRule="auto"/>
        <w:rPr>
          <w:b/>
          <w:sz w:val="32"/>
        </w:rPr>
      </w:pPr>
      <w:r>
        <w:br w:type="page"/>
      </w:r>
    </w:p>
    <w:p w:rsidR="009E20EB" w:rsidRPr="009E20EB" w:rsidRDefault="009E20EB" w:rsidP="00E47191">
      <w:pPr>
        <w:pStyle w:val="berschrift1"/>
      </w:pPr>
      <w:bookmarkStart w:id="200" w:name="_Toc396116381"/>
      <w:r w:rsidRPr="009E20EB">
        <w:lastRenderedPageBreak/>
        <w:t>Haftungsausschluss/Hinweise auf Rechte Dritter</w:t>
      </w:r>
      <w:bookmarkEnd w:id="200"/>
    </w:p>
    <w:p w:rsidR="003102D8" w:rsidRPr="002B7C23" w:rsidRDefault="003102D8" w:rsidP="003102D8">
      <w:r w:rsidRPr="002B7C23">
        <w:t>eCH-Standards, welche der Verein eCH dem Benutzer zur unentgeltlichen Nutzung zur Ve</w:t>
      </w:r>
      <w:r w:rsidRPr="002B7C23">
        <w:t>r</w:t>
      </w:r>
      <w:r w:rsidRPr="002B7C23">
        <w:t>fügung stellt, oder welche eCH referenziert, haben nur den Status von Empfehlungen. Der Verein eCH haftet in keinem Fall für Entscheidungen oder Massnahmen, welche der Benu</w:t>
      </w:r>
      <w:r w:rsidRPr="002B7C23">
        <w:t>t</w:t>
      </w:r>
      <w:r w:rsidRPr="002B7C23">
        <w:t>zer auf Grund dieser Dokumente trifft und / oder ergreift. Der Benutzer ist verpflichtet, die Dokumente vor deren Nutzung selbst zu überprüfen und sich gegebenenfalls beraten zu la</w:t>
      </w:r>
      <w:r w:rsidRPr="002B7C23">
        <w:t>s</w:t>
      </w:r>
      <w:r w:rsidRPr="002B7C23">
        <w:t>sen. eCH-Standards können und sollen die technische, organisatorische oder juristische B</w:t>
      </w:r>
      <w:r w:rsidRPr="002B7C23">
        <w:t>e</w:t>
      </w:r>
      <w:r w:rsidRPr="002B7C23">
        <w:t>ratung im konkreten Einzelfall nicht ersetzen.</w:t>
      </w:r>
    </w:p>
    <w:p w:rsidR="003102D8" w:rsidRPr="002B7C23" w:rsidRDefault="003102D8" w:rsidP="003102D8">
      <w:r w:rsidRPr="002B7C23">
        <w:t>In eCH-Standards referenzierte Dokumente, Verfahren, Methoden, Produkte und Standards sind unter Umständen markenrechtlich, urheberrechtlich oder patentrechtlich geschützt. Es liegt in der ausschliesslichen Verantwortlichkeit des Benutzers, sich die allenfalls erforderl</w:t>
      </w:r>
      <w:r w:rsidRPr="002B7C23">
        <w:t>i</w:t>
      </w:r>
      <w:r w:rsidRPr="002B7C23">
        <w:t xml:space="preserve">chen Rechte bei den jeweils berechtigten Personen und/oder Organisationen zu beschaffen. </w:t>
      </w:r>
    </w:p>
    <w:p w:rsidR="003102D8" w:rsidRPr="002B7C23" w:rsidRDefault="003102D8" w:rsidP="003102D8">
      <w:r w:rsidRPr="002B7C23">
        <w:t>Obwohl der Verein eCH all seine Sorgfalt darauf verwendet, die eCH-Standards sorgfältig auszuarbeiten, kann keine Zusicherung oder Garantie auf Aktualität, Vollständigkeit, Richti</w:t>
      </w:r>
      <w:r w:rsidRPr="002B7C23">
        <w:t>g</w:t>
      </w:r>
      <w:r w:rsidRPr="002B7C23">
        <w:t>keit bzw. Fehlerfreiheit der zur Verfügung gestellten Informationen und Dokumente gegeben werden. Der Inhalt von eCH-Standards kann jederzeit und ohne Ankündigung geändert we</w:t>
      </w:r>
      <w:r w:rsidRPr="002B7C23">
        <w:t>r</w:t>
      </w:r>
      <w:r w:rsidRPr="002B7C23">
        <w:t>den.</w:t>
      </w:r>
    </w:p>
    <w:p w:rsidR="003102D8" w:rsidRDefault="003102D8" w:rsidP="003102D8">
      <w:r w:rsidRPr="002B7C23">
        <w:t xml:space="preserve">Jede Haftung für Schäden, welche dem Benutzer aus dem Gebrauch der eCH-Standards entstehen ist, soweit gesetzlich zulässig, wegbedungen. </w:t>
      </w:r>
    </w:p>
    <w:p w:rsidR="00D44D45" w:rsidRPr="002B7C23" w:rsidRDefault="00D44D45" w:rsidP="003102D8"/>
    <w:p w:rsidR="003102D8" w:rsidRDefault="003102D8" w:rsidP="00E47191">
      <w:pPr>
        <w:pStyle w:val="berschrift1"/>
      </w:pPr>
      <w:bookmarkStart w:id="201" w:name="_Toc396116382"/>
      <w:r>
        <w:t>Urheberrechte</w:t>
      </w:r>
      <w:bookmarkEnd w:id="201"/>
    </w:p>
    <w:p w:rsidR="003102D8" w:rsidRPr="002B7C23" w:rsidRDefault="003102D8" w:rsidP="003102D8">
      <w:r w:rsidRPr="002B7C23">
        <w:t>Wer eCH-Standards erarbeitet, behält das geistige Eigentum an diesen. Allerdings verpflic</w:t>
      </w:r>
      <w:r w:rsidRPr="002B7C23">
        <w:t>h</w:t>
      </w:r>
      <w:r w:rsidRPr="002B7C23">
        <w:t>tet sich der Erarbeitende sein betreffendes geistiges Eigentum oder seine Rechte an geist</w:t>
      </w:r>
      <w:r w:rsidRPr="002B7C23">
        <w:t>i</w:t>
      </w:r>
      <w:r w:rsidRPr="002B7C23">
        <w:t>gem Eigentum anderer, sofern möglich, den jeweiligen Fachgruppen und dem Verein eCH kostenlos zur uneingeschränkten Nutzung und Weiterentwicklung im Rahmen des Verein</w:t>
      </w:r>
      <w:r w:rsidRPr="002B7C23">
        <w:t>s</w:t>
      </w:r>
      <w:r w:rsidRPr="002B7C23">
        <w:t>zweckes zur Verfügung zu stellen.</w:t>
      </w:r>
    </w:p>
    <w:p w:rsidR="003102D8" w:rsidRPr="002B7C23" w:rsidRDefault="003102D8" w:rsidP="003102D8">
      <w:r w:rsidRPr="002B7C23">
        <w:t>Die von den Fachgruppen erarbeiteten Standards können unter Nennung der jeweiligen U</w:t>
      </w:r>
      <w:r w:rsidRPr="002B7C23">
        <w:t>r</w:t>
      </w:r>
      <w:r w:rsidRPr="002B7C23">
        <w:t>heber von eCH unentgeltlich und uneingeschränkt genutzt, weiterverbreitet und weiterentw</w:t>
      </w:r>
      <w:r w:rsidRPr="002B7C23">
        <w:t>i</w:t>
      </w:r>
      <w:r w:rsidRPr="002B7C23">
        <w:t xml:space="preserve">ckelt werden. </w:t>
      </w:r>
    </w:p>
    <w:p w:rsidR="003102D8" w:rsidRPr="002B7C23" w:rsidRDefault="003102D8" w:rsidP="003102D8">
      <w:r w:rsidRPr="002B7C23">
        <w:t>eCH-Standards sind vollständig dokumentiert und frei von lizenz- und/oder patentrechtlichen Einschränkungen. Die dazugehörige Dokumentation kann unentgeltlich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w:t>
      </w:r>
      <w:r w:rsidRPr="002B7C23">
        <w:t>e</w:t>
      </w:r>
      <w:r w:rsidRPr="002B7C23">
        <w:t>nommen wird. Die Standards enthalten die entsprechenden Hinweise auf die Rechte Dritter.</w:t>
      </w:r>
    </w:p>
    <w:p w:rsidR="00565A37" w:rsidRDefault="00565A37" w:rsidP="00E47191">
      <w:pPr>
        <w:pStyle w:val="Anhang"/>
      </w:pPr>
      <w:r>
        <w:br w:type="page"/>
      </w:r>
      <w:bookmarkStart w:id="202" w:name="_Toc396116383"/>
      <w:r>
        <w:lastRenderedPageBreak/>
        <w:t>Anhang A – Referenzen &amp; Bibliographie</w:t>
      </w:r>
      <w:bookmarkEnd w:id="202"/>
    </w:p>
    <w:tbl>
      <w:tblPr>
        <w:tblW w:w="0" w:type="auto"/>
        <w:tblLayout w:type="fixed"/>
        <w:tblCellMar>
          <w:left w:w="70" w:type="dxa"/>
          <w:right w:w="70" w:type="dxa"/>
        </w:tblCellMar>
        <w:tblLook w:val="0000"/>
      </w:tblPr>
      <w:tblGrid>
        <w:gridCol w:w="1771"/>
        <w:gridCol w:w="7440"/>
      </w:tblGrid>
      <w:tr w:rsidR="007312E9" w:rsidRPr="000471D8" w:rsidTr="007312E9">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7312E9">
        <w:trPr>
          <w:cantSplit/>
        </w:trPr>
        <w:tc>
          <w:tcPr>
            <w:tcW w:w="1771" w:type="dxa"/>
            <w:shd w:val="clear" w:color="auto" w:fill="FFFF00"/>
          </w:tcPr>
          <w:p w:rsidR="007312E9" w:rsidRPr="00584F18" w:rsidRDefault="007312E9" w:rsidP="007312E9">
            <w:pPr>
              <w:spacing w:after="0"/>
            </w:pPr>
            <w:r>
              <w:rPr>
                <w:szCs w:val="22"/>
              </w:rPr>
              <w:t>eCH-0150</w:t>
            </w:r>
          </w:p>
        </w:tc>
        <w:tc>
          <w:tcPr>
            <w:tcW w:w="7440" w:type="dxa"/>
            <w:shd w:val="clear" w:color="auto" w:fill="FFFF00"/>
          </w:tcPr>
          <w:p w:rsidR="007312E9" w:rsidRPr="007312E9" w:rsidRDefault="007312E9" w:rsidP="007312E9">
            <w:pPr>
              <w:pStyle w:val="Default"/>
              <w:rPr>
                <w:sz w:val="22"/>
                <w:szCs w:val="22"/>
              </w:rPr>
            </w:pPr>
            <w:r>
              <w:rPr>
                <w:sz w:val="22"/>
                <w:szCs w:val="22"/>
              </w:rPr>
              <w:t xml:space="preserve">Change und Release Management von eCH-Standards </w:t>
            </w:r>
          </w:p>
        </w:tc>
      </w:tr>
    </w:tbl>
    <w:p w:rsidR="00565A37" w:rsidRDefault="00DC59DB" w:rsidP="00E47191">
      <w:pPr>
        <w:pStyle w:val="Anhang"/>
      </w:pPr>
      <w:r>
        <w:br/>
      </w:r>
      <w:bookmarkStart w:id="203" w:name="_Toc396116384"/>
      <w:r w:rsidR="00EC3F7A">
        <w:t>Anhang B – Mitarbeit &amp; Ü</w:t>
      </w:r>
      <w:r w:rsidR="00565A37">
        <w:t>berprüfung</w:t>
      </w:r>
      <w:bookmarkEnd w:id="203"/>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Georg Büchler, KOST</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Alain Dubois, Staatsarchiv Wallis</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Markus Lischer, Staatsarchiv Luzern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Claire Röthlisberger-Jourdan, KOST </w:t>
      </w:r>
    </w:p>
    <w:p w:rsidR="00565A37" w:rsidRDefault="00DC59DB" w:rsidP="00033EBF">
      <w:pPr>
        <w:pStyle w:val="Anhang"/>
      </w:pPr>
      <w:r w:rsidRPr="00CC5B4E">
        <w:rPr>
          <w:rFonts w:cs="Arial"/>
        </w:rPr>
        <w:br/>
      </w:r>
      <w:bookmarkStart w:id="204" w:name="_Toc396116385"/>
      <w:r w:rsidR="00565A37">
        <w:t>Anhang C – Abkürzungen</w:t>
      </w:r>
      <w:bookmarkEnd w:id="204"/>
      <w:r w:rsidR="00565A37">
        <w:t xml:space="preserve"> </w:t>
      </w:r>
    </w:p>
    <w:tbl>
      <w:tblPr>
        <w:tblW w:w="0" w:type="auto"/>
        <w:tblLayout w:type="fixed"/>
        <w:tblCellMar>
          <w:left w:w="70" w:type="dxa"/>
          <w:right w:w="70" w:type="dxa"/>
        </w:tblCellMar>
        <w:tblLook w:val="0000"/>
      </w:tblPr>
      <w:tblGrid>
        <w:gridCol w:w="1771"/>
        <w:gridCol w:w="7440"/>
      </w:tblGrid>
      <w:tr w:rsidR="00584F18" w:rsidRPr="000471D8" w:rsidTr="00584F18">
        <w:trPr>
          <w:cantSplit/>
          <w:tblHeader/>
        </w:trPr>
        <w:tc>
          <w:tcPr>
            <w:tcW w:w="1771" w:type="dxa"/>
            <w:shd w:val="clear" w:color="auto" w:fill="99CCFF"/>
          </w:tcPr>
          <w:p w:rsidR="00584F18" w:rsidRPr="005936E9" w:rsidRDefault="00584F18" w:rsidP="00584F18">
            <w:pPr>
              <w:spacing w:after="0"/>
            </w:pPr>
            <w:r w:rsidRPr="005936E9">
              <w:t>Begriff</w:t>
            </w:r>
          </w:p>
        </w:tc>
        <w:tc>
          <w:tcPr>
            <w:tcW w:w="7440" w:type="dxa"/>
            <w:shd w:val="clear" w:color="auto" w:fill="99CCFF"/>
          </w:tcPr>
          <w:p w:rsidR="00584F18" w:rsidRPr="005936E9" w:rsidRDefault="00584F18" w:rsidP="00584F18">
            <w:pPr>
              <w:spacing w:after="0"/>
            </w:pPr>
            <w:r w:rsidRPr="005936E9">
              <w:t>Beschreibung</w:t>
            </w:r>
          </w:p>
        </w:tc>
      </w:tr>
      <w:tr w:rsidR="00584F18" w:rsidRPr="00584F18" w:rsidTr="00584F18">
        <w:trPr>
          <w:cantSplit/>
        </w:trPr>
        <w:tc>
          <w:tcPr>
            <w:tcW w:w="1771" w:type="dxa"/>
            <w:shd w:val="clear" w:color="auto" w:fill="auto"/>
          </w:tcPr>
          <w:p w:rsidR="00584F18" w:rsidRPr="00584F18" w:rsidRDefault="00584F18" w:rsidP="00584F18">
            <w:r w:rsidRPr="00584F18">
              <w:t>AIP</w:t>
            </w:r>
          </w:p>
        </w:tc>
        <w:tc>
          <w:tcPr>
            <w:tcW w:w="7440" w:type="dxa"/>
            <w:shd w:val="clear" w:color="auto" w:fill="auto"/>
          </w:tcPr>
          <w:p w:rsidR="00584F18" w:rsidRPr="00584F18" w:rsidRDefault="00584F18" w:rsidP="00584F18">
            <w:proofErr w:type="spellStart"/>
            <w:r w:rsidRPr="00584F18">
              <w:t>Archival</w:t>
            </w:r>
            <w:proofErr w:type="spellEnd"/>
            <w:r w:rsidRPr="00584F18">
              <w:t xml:space="preserve"> Information </w:t>
            </w:r>
            <w:proofErr w:type="spellStart"/>
            <w:r w:rsidRPr="00584F18">
              <w:t>Package</w:t>
            </w:r>
            <w:proofErr w:type="spellEnd"/>
            <w:r w:rsidRPr="00584F18">
              <w:t>: AIP entstehen aus SIP im Laufe des Arch</w:t>
            </w:r>
            <w:r w:rsidRPr="00584F18">
              <w:t>i</w:t>
            </w:r>
            <w:r w:rsidRPr="00584F18">
              <w:t>vierungsprozesses der digitalen Unterlagen. AIP stellen diejenige Form der Informationspakete dar, in welcher die digitalen Unterlagen im digitalen Magazin gespeichert werden.</w:t>
            </w:r>
          </w:p>
        </w:tc>
      </w:tr>
      <w:tr w:rsidR="00584F18" w:rsidRPr="00B17436" w:rsidTr="00584F18">
        <w:trPr>
          <w:cantSplit/>
        </w:trPr>
        <w:tc>
          <w:tcPr>
            <w:tcW w:w="1771" w:type="dxa"/>
            <w:shd w:val="clear" w:color="auto" w:fill="auto"/>
          </w:tcPr>
          <w:p w:rsidR="00584F18" w:rsidRPr="00584F18" w:rsidRDefault="00584F18" w:rsidP="00584F18">
            <w:r w:rsidRPr="00584F18">
              <w:t>BAR</w:t>
            </w:r>
          </w:p>
        </w:tc>
        <w:tc>
          <w:tcPr>
            <w:tcW w:w="7440" w:type="dxa"/>
            <w:shd w:val="clear" w:color="auto" w:fill="auto"/>
          </w:tcPr>
          <w:p w:rsidR="00584F18" w:rsidRPr="00584F18" w:rsidRDefault="00584F18" w:rsidP="00584F18">
            <w:r w:rsidRPr="00584F18">
              <w:t>Schweizerisches Bundesarchiv</w:t>
            </w:r>
          </w:p>
        </w:tc>
      </w:tr>
      <w:tr w:rsidR="00584F18" w:rsidRPr="00B17436" w:rsidTr="00584F18">
        <w:trPr>
          <w:cantSplit/>
        </w:trPr>
        <w:tc>
          <w:tcPr>
            <w:tcW w:w="1771" w:type="dxa"/>
            <w:shd w:val="clear" w:color="auto" w:fill="auto"/>
          </w:tcPr>
          <w:p w:rsidR="00584F18" w:rsidRPr="00584F18" w:rsidRDefault="00584F18" w:rsidP="00584F18">
            <w:r w:rsidRPr="00584F18">
              <w:t>DIP</w:t>
            </w:r>
          </w:p>
        </w:tc>
        <w:tc>
          <w:tcPr>
            <w:tcW w:w="7440" w:type="dxa"/>
            <w:shd w:val="clear" w:color="auto" w:fill="auto"/>
          </w:tcPr>
          <w:p w:rsidR="00584F18" w:rsidRPr="00584F18" w:rsidRDefault="00584F18" w:rsidP="00584F18">
            <w:r w:rsidRPr="00584F18">
              <w:t xml:space="preserve">Dissemination Information </w:t>
            </w:r>
            <w:proofErr w:type="spellStart"/>
            <w:r w:rsidRPr="00584F18">
              <w:t>Package</w:t>
            </w:r>
            <w:proofErr w:type="spellEnd"/>
            <w:r w:rsidRPr="00584F18">
              <w:t>: Ein DIP ist der Behälter für diejenigen Dossiers, welche von einem Benutzer in einem Bestellvorgang bestellt werden.</w:t>
            </w:r>
          </w:p>
        </w:tc>
      </w:tr>
      <w:tr w:rsidR="00584F18" w:rsidRPr="00B17436" w:rsidTr="00584F18">
        <w:trPr>
          <w:cantSplit/>
        </w:trPr>
        <w:tc>
          <w:tcPr>
            <w:tcW w:w="1771" w:type="dxa"/>
            <w:shd w:val="clear" w:color="auto" w:fill="auto"/>
          </w:tcPr>
          <w:p w:rsidR="00584F18" w:rsidRPr="00584F18" w:rsidRDefault="00584F18" w:rsidP="00A349E2">
            <w:r w:rsidRPr="00584F18">
              <w:t xml:space="preserve">GEVER </w:t>
            </w:r>
          </w:p>
        </w:tc>
        <w:tc>
          <w:tcPr>
            <w:tcW w:w="7440" w:type="dxa"/>
            <w:shd w:val="clear" w:color="auto" w:fill="auto"/>
          </w:tcPr>
          <w:p w:rsidR="00584F18" w:rsidRPr="00584F18" w:rsidRDefault="00A349E2" w:rsidP="00584F18">
            <w:r w:rsidRPr="00584F18">
              <w:t>Geschäftsverwaltung</w:t>
            </w:r>
            <w:r>
              <w:t>:</w:t>
            </w:r>
            <w:r w:rsidRPr="00584F18">
              <w:t xml:space="preserve"> </w:t>
            </w:r>
            <w:r w:rsidR="00584F18" w:rsidRPr="00584F18">
              <w:t>Gesamtheit der Aktivitäten und Regeln für die Pl</w:t>
            </w:r>
            <w:r w:rsidR="00584F18" w:rsidRPr="00584F18">
              <w:t>a</w:t>
            </w:r>
            <w:r w:rsidR="00584F18" w:rsidRPr="00584F18">
              <w:t xml:space="preserve">nung, Steuerung und Kontrolle sowie den Nachweis von Geschäften. Die GEVER umfasst die </w:t>
            </w:r>
            <w:proofErr w:type="spellStart"/>
            <w:r w:rsidR="00584F18" w:rsidRPr="00584F18">
              <w:t>dokumenten</w:t>
            </w:r>
            <w:proofErr w:type="spellEnd"/>
            <w:r w:rsidR="00584F18" w:rsidRPr="00584F18">
              <w:t xml:space="preserve">- bzw. </w:t>
            </w:r>
            <w:proofErr w:type="spellStart"/>
            <w:r w:rsidR="00584F18" w:rsidRPr="00584F18">
              <w:t>dossierbezogene</w:t>
            </w:r>
            <w:proofErr w:type="spellEnd"/>
            <w:r w:rsidR="00584F18" w:rsidRPr="00584F18">
              <w:t xml:space="preserve"> Aktenführung (Führen von Geschäftsunterlagen) und das geschäftsbezogene Prozes</w:t>
            </w:r>
            <w:r w:rsidR="00584F18" w:rsidRPr="00584F18">
              <w:t>s</w:t>
            </w:r>
            <w:r w:rsidR="00584F18" w:rsidRPr="00584F18">
              <w:t>management. Die GEVER dient der wirksamen und effizienten Geschäft</w:t>
            </w:r>
            <w:r w:rsidR="00584F18" w:rsidRPr="00584F18">
              <w:t>s</w:t>
            </w:r>
            <w:r w:rsidR="00584F18" w:rsidRPr="00584F18">
              <w:t xml:space="preserve">tätigkeit der Verwaltungseinheiten. </w:t>
            </w:r>
          </w:p>
        </w:tc>
      </w:tr>
      <w:tr w:rsidR="00584F18" w:rsidRPr="00B17436" w:rsidTr="00584F18">
        <w:trPr>
          <w:cantSplit/>
        </w:trPr>
        <w:tc>
          <w:tcPr>
            <w:tcW w:w="1771" w:type="dxa"/>
            <w:shd w:val="clear" w:color="auto" w:fill="auto"/>
          </w:tcPr>
          <w:p w:rsidR="00584F18" w:rsidRPr="00584F18" w:rsidRDefault="00584F18" w:rsidP="00584F18">
            <w:r w:rsidRPr="00584F18">
              <w:t>OAIS</w:t>
            </w:r>
          </w:p>
        </w:tc>
        <w:tc>
          <w:tcPr>
            <w:tcW w:w="7440" w:type="dxa"/>
            <w:shd w:val="clear" w:color="auto" w:fill="auto"/>
          </w:tcPr>
          <w:p w:rsidR="00584F18" w:rsidRPr="00584F18" w:rsidRDefault="00584F18" w:rsidP="00584F18">
            <w:r w:rsidRPr="00584F18">
              <w:t xml:space="preserve">Open </w:t>
            </w:r>
            <w:proofErr w:type="spellStart"/>
            <w:r w:rsidRPr="00584F18">
              <w:t>Archival</w:t>
            </w:r>
            <w:proofErr w:type="spellEnd"/>
            <w:r w:rsidRPr="00584F18">
              <w:t xml:space="preserve"> Information System: Als ISO 14721 verabschiedetes Ref</w:t>
            </w:r>
            <w:r w:rsidRPr="00584F18">
              <w:t>e</w:t>
            </w:r>
            <w:r w:rsidRPr="00584F18">
              <w:t>renzmodell beschreibt OAIS ein Archiv als Organisation, in dem Menschen und Systeme mit der Aufgabenstellung zusammenwirken, Informationen zu erhalten und einer definierten Nutzerschaft verfügbar zu machen.</w:t>
            </w:r>
          </w:p>
        </w:tc>
      </w:tr>
      <w:tr w:rsidR="00584F18" w:rsidRPr="00B17436" w:rsidTr="00584F18">
        <w:trPr>
          <w:cantSplit/>
        </w:trPr>
        <w:tc>
          <w:tcPr>
            <w:tcW w:w="1771" w:type="dxa"/>
            <w:shd w:val="clear" w:color="auto" w:fill="auto"/>
          </w:tcPr>
          <w:p w:rsidR="00584F18" w:rsidRPr="00584F18" w:rsidRDefault="00584F18" w:rsidP="00584F18">
            <w:r w:rsidRPr="00584F18">
              <w:t>SIP</w:t>
            </w:r>
          </w:p>
        </w:tc>
        <w:tc>
          <w:tcPr>
            <w:tcW w:w="7440" w:type="dxa"/>
            <w:shd w:val="clear" w:color="auto" w:fill="auto"/>
          </w:tcPr>
          <w:p w:rsidR="00584F18" w:rsidRPr="00584F18" w:rsidRDefault="00584F18" w:rsidP="00584F18">
            <w:r w:rsidRPr="00584F18">
              <w:t xml:space="preserve">Submission Information </w:t>
            </w:r>
            <w:proofErr w:type="spellStart"/>
            <w:r w:rsidRPr="00584F18">
              <w:t>Package</w:t>
            </w:r>
            <w:proofErr w:type="spellEnd"/>
            <w:r w:rsidRPr="00584F18">
              <w:t>: SIP sind Informationspakete, die von den aktenbildenden Stellen an das Archiv übermittelt werden. Sie entha</w:t>
            </w:r>
            <w:r w:rsidRPr="00584F18">
              <w:t>l</w:t>
            </w:r>
            <w:r w:rsidRPr="00584F18">
              <w:t>ten die digitalen Unterlagen (Primärdaten und Metadaten).</w:t>
            </w:r>
          </w:p>
        </w:tc>
      </w:tr>
    </w:tbl>
    <w:p w:rsidR="00565A37" w:rsidRDefault="00DC59DB" w:rsidP="00E47191">
      <w:pPr>
        <w:pStyle w:val="Anhang"/>
      </w:pPr>
      <w:r>
        <w:lastRenderedPageBreak/>
        <w:br/>
      </w:r>
      <w:bookmarkStart w:id="205" w:name="_Toc396116386"/>
      <w:r w:rsidR="00565A37">
        <w:t>Anhang D – Glossar</w:t>
      </w:r>
      <w:bookmarkEnd w:id="205"/>
    </w:p>
    <w:tbl>
      <w:tblPr>
        <w:tblW w:w="0" w:type="auto"/>
        <w:tblLayout w:type="fixed"/>
        <w:tblCellMar>
          <w:left w:w="70" w:type="dxa"/>
          <w:right w:w="70" w:type="dxa"/>
        </w:tblCellMar>
        <w:tblLook w:val="0000"/>
      </w:tblPr>
      <w:tblGrid>
        <w:gridCol w:w="1771"/>
        <w:gridCol w:w="7440"/>
      </w:tblGrid>
      <w:tr w:rsidR="00F80F32" w:rsidRPr="000471D8" w:rsidTr="00A349E2">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A349E2">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Die Ablieferung bezeichnet sowohl den Prozess, bei dem eine Stelle U</w:t>
            </w:r>
            <w:r w:rsidRPr="00584F18">
              <w:t>n</w:t>
            </w:r>
            <w:r w:rsidRPr="00584F18">
              <w:t xml:space="preserve">terlagen dem Archiv übergibt, wie auch die Gesamtmenge der von einem Amt während einer Ablieferung übergebenen Unterlagen. </w:t>
            </w:r>
          </w:p>
        </w:tc>
      </w:tr>
      <w:tr w:rsidR="00F80F32" w:rsidRPr="00B17436" w:rsidTr="00A349E2">
        <w:trPr>
          <w:cantSplit/>
        </w:trPr>
        <w:tc>
          <w:tcPr>
            <w:tcW w:w="1771" w:type="dxa"/>
            <w:shd w:val="clear" w:color="auto" w:fill="auto"/>
          </w:tcPr>
          <w:p w:rsidR="00F80F32" w:rsidRPr="00584F18" w:rsidRDefault="00F80F32" w:rsidP="00F80F32">
            <w:r w:rsidRPr="00584F18">
              <w:t>Abliefernde Ste</w:t>
            </w:r>
            <w:r w:rsidRPr="00584F18">
              <w:t>l</w:t>
            </w:r>
            <w:r w:rsidRPr="00584F18">
              <w:t>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Aktenbildner, dies ist jedoch nicht zwingend der Fall.</w:t>
            </w:r>
          </w:p>
        </w:tc>
      </w:tr>
      <w:tr w:rsidR="00F80F32" w:rsidRPr="00B17436" w:rsidTr="00A349E2">
        <w:trPr>
          <w:cantSplit/>
        </w:trPr>
        <w:tc>
          <w:tcPr>
            <w:tcW w:w="1771" w:type="dxa"/>
            <w:shd w:val="clear" w:color="auto" w:fill="auto"/>
          </w:tcPr>
          <w:p w:rsidR="00F80F32" w:rsidRPr="00584F18" w:rsidRDefault="00F80F32" w:rsidP="00F80F32">
            <w:r w:rsidRPr="00584F18">
              <w:t>Aktenbildner</w:t>
            </w:r>
          </w:p>
        </w:tc>
        <w:tc>
          <w:tcPr>
            <w:tcW w:w="7440" w:type="dxa"/>
            <w:shd w:val="clear" w:color="auto" w:fill="auto"/>
            <w:vAlign w:val="center"/>
          </w:tcPr>
          <w:p w:rsidR="00F80F32" w:rsidRPr="00584F18" w:rsidRDefault="00F80F32" w:rsidP="00F80F32">
            <w:r w:rsidRPr="00584F18">
              <w:t>Bezeichnung der Stelle bzw. Organisationseinheit, welche die Unterlagen gebildet und geführt hat.</w:t>
            </w:r>
          </w:p>
        </w:tc>
      </w:tr>
      <w:tr w:rsidR="00F80F32" w:rsidRPr="00B17436" w:rsidTr="00A349E2">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w:t>
            </w:r>
            <w:r w:rsidRPr="00584F18">
              <w:t>u</w:t>
            </w:r>
            <w:r w:rsidRPr="00584F18">
              <w:t>gänglich macht. 2. Archivierte Unterlagen einer Organisation. 3. Gebäude oder Institution, das/die für die Archivierung von Unterlagen gebaut oder hergerichtet wurde.</w:t>
            </w:r>
          </w:p>
        </w:tc>
      </w:tr>
      <w:tr w:rsidR="00F80F32" w:rsidRPr="00B17436" w:rsidTr="00A349E2">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w:t>
            </w:r>
            <w:r w:rsidRPr="00584F18">
              <w:t>n</w:t>
            </w:r>
            <w:r w:rsidRPr="00584F18">
              <w:t>tiert Tätigkeiten im Bereich der Übernahme oder der Erhaltung.</w:t>
            </w:r>
          </w:p>
        </w:tc>
      </w:tr>
      <w:tr w:rsidR="00F80F32" w:rsidRPr="00B17436" w:rsidTr="00A349E2">
        <w:trPr>
          <w:cantSplit/>
        </w:trPr>
        <w:tc>
          <w:tcPr>
            <w:tcW w:w="1771" w:type="dxa"/>
            <w:shd w:val="clear" w:color="auto" w:fill="auto"/>
          </w:tcPr>
          <w:p w:rsidR="00F80F32" w:rsidRPr="00584F18" w:rsidRDefault="00F80F32" w:rsidP="00F80F32">
            <w:proofErr w:type="spellStart"/>
            <w:r w:rsidRPr="00584F18">
              <w:t>archivtauglich</w:t>
            </w:r>
            <w:proofErr w:type="spellEnd"/>
          </w:p>
        </w:tc>
        <w:tc>
          <w:tcPr>
            <w:tcW w:w="7440" w:type="dxa"/>
            <w:shd w:val="clear" w:color="auto" w:fill="auto"/>
            <w:vAlign w:val="center"/>
          </w:tcPr>
          <w:p w:rsidR="00F80F32" w:rsidRPr="00584F18" w:rsidRDefault="00F80F32" w:rsidP="00F80F32">
            <w:r w:rsidRPr="00584F18">
              <w:t>Archivtaugliche Dateiformate genügen den Anforderungen des Archivs für die Erhaltung der digitalen Unterlagen.</w:t>
            </w:r>
          </w:p>
        </w:tc>
      </w:tr>
      <w:tr w:rsidR="00F80F32" w:rsidRPr="00B17436" w:rsidTr="00A349E2">
        <w:trPr>
          <w:cantSplit/>
        </w:trPr>
        <w:tc>
          <w:tcPr>
            <w:tcW w:w="1771" w:type="dxa"/>
            <w:shd w:val="clear" w:color="auto" w:fill="auto"/>
          </w:tcPr>
          <w:p w:rsidR="00F80F32" w:rsidRPr="00584F18" w:rsidRDefault="00F80F32" w:rsidP="00F80F32">
            <w:proofErr w:type="spellStart"/>
            <w:r w:rsidRPr="00584F18">
              <w:t>archivwürdig</w:t>
            </w:r>
            <w:proofErr w:type="spellEnd"/>
          </w:p>
        </w:tc>
        <w:tc>
          <w:tcPr>
            <w:tcW w:w="7440" w:type="dxa"/>
            <w:shd w:val="clear" w:color="auto" w:fill="auto"/>
            <w:vAlign w:val="center"/>
          </w:tcPr>
          <w:p w:rsidR="00F80F32" w:rsidRPr="00584F18" w:rsidRDefault="00F80F32" w:rsidP="00F80F32">
            <w:r w:rsidRPr="00584F18">
              <w:t>Archivwürdige Unterlagen sind Unterlagen, die von juristischer oder adm</w:t>
            </w:r>
            <w:r w:rsidRPr="00584F18">
              <w:t>i</w:t>
            </w:r>
            <w:r w:rsidRPr="00584F18">
              <w:t xml:space="preserve">nistrativer Bedeutung sind oder einen grossen Informationswert haben (d.h. aus historischer, sozialer oder kultureller Sicht wertvoll </w:t>
            </w:r>
            <w:proofErr w:type="gramStart"/>
            <w:r w:rsidRPr="00584F18">
              <w:t>sind</w:t>
            </w:r>
            <w:proofErr w:type="gramEnd"/>
            <w:r w:rsidRPr="00584F18">
              <w:t>).</w:t>
            </w:r>
          </w:p>
        </w:tc>
      </w:tr>
      <w:tr w:rsidR="00F80F32" w:rsidRPr="00B17436" w:rsidTr="00A349E2">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w:t>
            </w:r>
            <w:r w:rsidRPr="00584F18">
              <w:t>r</w:t>
            </w:r>
            <w:r w:rsidRPr="00584F18">
              <w:t>nommen worden sind oder von anderen Stellen nach den gleichen Grundsätzen selbständig archiviert werden.</w:t>
            </w:r>
          </w:p>
        </w:tc>
      </w:tr>
      <w:tr w:rsidR="00F80F32" w:rsidRPr="00B17436" w:rsidTr="00A349E2">
        <w:trPr>
          <w:cantSplit/>
        </w:trPr>
        <w:tc>
          <w:tcPr>
            <w:tcW w:w="1771" w:type="dxa"/>
            <w:shd w:val="clear" w:color="auto" w:fill="auto"/>
          </w:tcPr>
          <w:p w:rsidR="00F80F32" w:rsidRPr="00584F18" w:rsidRDefault="00F80F32" w:rsidP="00F80F32">
            <w:r w:rsidRPr="00584F18">
              <w:t>Datei-Ablage</w:t>
            </w:r>
          </w:p>
        </w:tc>
        <w:tc>
          <w:tcPr>
            <w:tcW w:w="7440" w:type="dxa"/>
            <w:shd w:val="clear" w:color="auto" w:fill="auto"/>
            <w:vAlign w:val="center"/>
          </w:tcPr>
          <w:p w:rsidR="00F80F32" w:rsidRPr="00584F18" w:rsidRDefault="00F80F32" w:rsidP="00F80F32">
            <w:r w:rsidRPr="00584F18">
              <w:t>Eine Datei-Ablage ist primär eine Menge von Dateien. Im Rahmen der vo</w:t>
            </w:r>
            <w:r w:rsidRPr="00584F18">
              <w:t>r</w:t>
            </w:r>
            <w:r w:rsidRPr="00584F18">
              <w:t>liegenden Spezifikation wird der Begriff Datei-Ablage für Ablieferungen verwendet, die Dateien enthalten, die ohne ein Ordnungssystem im Sinne der Aktenführung mit einem GEVER-System abgeliefert werden. Die D</w:t>
            </w:r>
            <w:r w:rsidRPr="00584F18">
              <w:t>a</w:t>
            </w:r>
            <w:r w:rsidRPr="00584F18">
              <w:t xml:space="preserve">teien können aber durchaus gemäss einer anderen Systematik geordnet sein. </w:t>
            </w:r>
          </w:p>
        </w:tc>
      </w:tr>
      <w:tr w:rsidR="00F80F32" w:rsidRPr="00B17436" w:rsidTr="00A349E2">
        <w:trPr>
          <w:cantSplit/>
        </w:trPr>
        <w:tc>
          <w:tcPr>
            <w:tcW w:w="1771" w:type="dxa"/>
            <w:shd w:val="clear" w:color="auto" w:fill="auto"/>
          </w:tcPr>
          <w:p w:rsidR="00F80F32" w:rsidRPr="00584F18" w:rsidRDefault="00F80F32" w:rsidP="00F80F32">
            <w:r w:rsidRPr="00584F18">
              <w:t>Digitales Archiv</w:t>
            </w:r>
          </w:p>
        </w:tc>
        <w:tc>
          <w:tcPr>
            <w:tcW w:w="7440" w:type="dxa"/>
            <w:shd w:val="clear" w:color="auto" w:fill="auto"/>
            <w:vAlign w:val="center"/>
          </w:tcPr>
          <w:p w:rsidR="00F80F32" w:rsidRPr="00584F18" w:rsidRDefault="00F80F32" w:rsidP="00F80F32">
            <w:r w:rsidRPr="00584F18">
              <w:t>Bezeichnung für die Institution, die digitales Archivgut bewertet, sichert, erschliesst und zugänglich macht.</w:t>
            </w:r>
          </w:p>
        </w:tc>
      </w:tr>
      <w:tr w:rsidR="00F80F32" w:rsidRPr="00B17436" w:rsidTr="00A349E2">
        <w:trPr>
          <w:cantSplit/>
        </w:trPr>
        <w:tc>
          <w:tcPr>
            <w:tcW w:w="1771" w:type="dxa"/>
            <w:shd w:val="clear" w:color="auto" w:fill="auto"/>
          </w:tcPr>
          <w:p w:rsidR="00F80F32" w:rsidRPr="00584F18" w:rsidRDefault="00F80F32" w:rsidP="00F80F32">
            <w:r w:rsidRPr="00584F18">
              <w:t>Digitales Mag</w:t>
            </w:r>
            <w:r w:rsidRPr="00584F18">
              <w:t>a</w:t>
            </w:r>
            <w:r w:rsidRPr="00584F18">
              <w:t>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A349E2">
        <w:trPr>
          <w:cantSplit/>
        </w:trPr>
        <w:tc>
          <w:tcPr>
            <w:tcW w:w="1771" w:type="dxa"/>
            <w:shd w:val="clear" w:color="auto" w:fill="auto"/>
          </w:tcPr>
          <w:p w:rsidR="00F80F32" w:rsidRPr="00584F18" w:rsidRDefault="00F80F32" w:rsidP="00F80F32">
            <w:r w:rsidRPr="00584F18">
              <w:lastRenderedPageBreak/>
              <w:t>Dossier</w:t>
            </w:r>
          </w:p>
        </w:tc>
        <w:tc>
          <w:tcPr>
            <w:tcW w:w="7440" w:type="dxa"/>
            <w:shd w:val="clear" w:color="auto" w:fill="auto"/>
            <w:vAlign w:val="center"/>
          </w:tcPr>
          <w:p w:rsidR="00F80F32" w:rsidRPr="00584F18" w:rsidRDefault="00F80F32" w:rsidP="00F80F32">
            <w:r w:rsidRPr="00584F18">
              <w:t>Als Dossier gilt die Gesamtheit (Kollektiv) der Unterlagen zu einem G</w:t>
            </w:r>
            <w:r w:rsidRPr="00584F18">
              <w:t>e</w:t>
            </w:r>
            <w:r w:rsidRPr="00584F18">
              <w:t>schäft. Grundsätzlich entspricht ein Dossier einem Geschäft. Durch Z</w:t>
            </w:r>
            <w:r w:rsidRPr="00584F18">
              <w:t>u</w:t>
            </w:r>
            <w:r w:rsidRPr="00584F18">
              <w:t>sammenfassen artverwandter Geschäfte bzw. durch Aufteilung von Do</w:t>
            </w:r>
            <w:r w:rsidRPr="00584F18">
              <w:t>s</w:t>
            </w:r>
            <w:r w:rsidRPr="00584F18">
              <w:t>siers in Subdossiers kann diese Grundstruktur aber den jeweiligen Bedür</w:t>
            </w:r>
            <w:r w:rsidRPr="00584F18">
              <w:t>f</w:t>
            </w:r>
            <w:r w:rsidRPr="00584F18">
              <w:t xml:space="preserve">nissen angepasst werden. Die </w:t>
            </w:r>
            <w:proofErr w:type="spellStart"/>
            <w:r w:rsidRPr="00584F18">
              <w:t>Dossierbildung</w:t>
            </w:r>
            <w:proofErr w:type="spellEnd"/>
            <w:r w:rsidRPr="00584F18">
              <w:t xml:space="preserve"> erfolgt auf der Grundlage des Ordnungssystems. </w:t>
            </w:r>
          </w:p>
        </w:tc>
      </w:tr>
      <w:tr w:rsidR="00F80F32" w:rsidRPr="00B17436" w:rsidTr="00A349E2">
        <w:trPr>
          <w:cantSplit/>
        </w:trPr>
        <w:tc>
          <w:tcPr>
            <w:tcW w:w="1771" w:type="dxa"/>
            <w:shd w:val="clear" w:color="auto" w:fill="auto"/>
          </w:tcPr>
          <w:p w:rsidR="00F80F32" w:rsidRPr="00584F18" w:rsidRDefault="00F80F32" w:rsidP="00F80F32">
            <w:r w:rsidRPr="00584F18">
              <w:t>Metadaten</w:t>
            </w:r>
          </w:p>
        </w:tc>
        <w:tc>
          <w:tcPr>
            <w:tcW w:w="7440" w:type="dxa"/>
            <w:shd w:val="clear" w:color="auto" w:fill="auto"/>
            <w:vAlign w:val="center"/>
          </w:tcPr>
          <w:p w:rsidR="00F80F32" w:rsidRPr="00584F18" w:rsidRDefault="00F80F32" w:rsidP="00F80F32">
            <w:r w:rsidRPr="00584F18">
              <w:t>Metadaten können als «Informationen über die Primärdaten» (Daten über Daten) bezeichnet werden, da sie einen beschreibenden Charakter haben.</w:t>
            </w:r>
          </w:p>
        </w:tc>
      </w:tr>
      <w:tr w:rsidR="00F80F32" w:rsidRPr="00B17436" w:rsidTr="00A349E2">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w:t>
            </w:r>
            <w:r w:rsidRPr="00584F18">
              <w:t>k</w:t>
            </w:r>
            <w:r w:rsidRPr="00584F18">
              <w:t>tenbildnern entstehen.</w:t>
            </w:r>
          </w:p>
        </w:tc>
      </w:tr>
      <w:tr w:rsidR="00F80F32" w:rsidRPr="00B17436" w:rsidTr="00A349E2">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Über die Schutzfristen wird der Zugang zum Archivgut geregelt. Unterl</w:t>
            </w:r>
            <w:r w:rsidRPr="00584F18">
              <w:t>a</w:t>
            </w:r>
            <w:r w:rsidRPr="00584F18">
              <w:t>gen, welche noch einer Schutzfrist unterstehen, dürfen (ausser von der jeweiligen Akten abliefernden Stelle selbst) nur nach einem entspreche</w:t>
            </w:r>
            <w:r w:rsidRPr="00584F18">
              <w:t>n</w:t>
            </w:r>
            <w:r w:rsidRPr="00584F18">
              <w:t xml:space="preserve">den Bewilligungsverfahren mit positivem Entscheid eingesehen werden. </w:t>
            </w:r>
          </w:p>
        </w:tc>
      </w:tr>
      <w:tr w:rsidR="00F80F32" w:rsidRPr="00B17436" w:rsidTr="00A349E2">
        <w:trPr>
          <w:cantSplit/>
        </w:trPr>
        <w:tc>
          <w:tcPr>
            <w:tcW w:w="1771" w:type="dxa"/>
            <w:shd w:val="clear" w:color="auto" w:fill="auto"/>
          </w:tcPr>
          <w:p w:rsidR="00F80F32" w:rsidRPr="00584F18" w:rsidRDefault="00F80F32" w:rsidP="00F80F32">
            <w:r w:rsidRPr="00584F18">
              <w:t>Unterlagen</w:t>
            </w:r>
          </w:p>
        </w:tc>
        <w:tc>
          <w:tcPr>
            <w:tcW w:w="7440" w:type="dxa"/>
            <w:shd w:val="clear" w:color="auto" w:fill="auto"/>
            <w:vAlign w:val="center"/>
          </w:tcPr>
          <w:p w:rsidR="00F80F32" w:rsidRPr="00584F18" w:rsidRDefault="00F80F32" w:rsidP="00F80F32">
            <w:r w:rsidRPr="00584F18">
              <w:t>Unterlagen sind alle aufgezeichneten Informationen, unabhängig vom I</w:t>
            </w:r>
            <w:r w:rsidRPr="00584F18">
              <w:t>n</w:t>
            </w:r>
            <w:r w:rsidRPr="00584F18">
              <w:t>formationsträger, welche bei der Erfüllung öffentlicher Aufgaben empfa</w:t>
            </w:r>
            <w:r w:rsidRPr="00584F18">
              <w:t>n</w:t>
            </w:r>
            <w:r w:rsidRPr="00584F18">
              <w:t>gen oder erstellt worden sind, sowie alle Hilfsmittel und ergänzenden D</w:t>
            </w:r>
            <w:r w:rsidRPr="00584F18">
              <w:t>a</w:t>
            </w:r>
            <w:r w:rsidRPr="00584F18">
              <w:t>ten, die für das Verständnis dieser Informationen und deren Nutzung no</w:t>
            </w:r>
            <w:r w:rsidRPr="00584F18">
              <w:t>t</w:t>
            </w:r>
            <w:r w:rsidRPr="00584F18">
              <w:t>wendig sind</w:t>
            </w:r>
          </w:p>
        </w:tc>
      </w:tr>
    </w:tbl>
    <w:p w:rsidR="00565A37" w:rsidRDefault="00EC3F7A" w:rsidP="00E47191">
      <w:pPr>
        <w:pStyle w:val="Anhang"/>
      </w:pPr>
      <w:r>
        <w:br/>
      </w:r>
      <w:bookmarkStart w:id="206" w:name="_Toc396116387"/>
      <w:r w:rsidR="001E53CF">
        <w:t xml:space="preserve">Anhang E – Änderungen gegenüber Version </w:t>
      </w:r>
      <w:r w:rsidR="00932D22">
        <w:t>1.0</w:t>
      </w:r>
      <w:bookmarkEnd w:id="206"/>
    </w:p>
    <w:p w:rsidR="0044594B" w:rsidRPr="00932D22" w:rsidRDefault="00033EBF" w:rsidP="00F45EF0">
      <w:pPr>
        <w:rPr>
          <w:vanish/>
          <w:color w:val="A6A6A6" w:themeColor="background1" w:themeShade="A6"/>
        </w:rPr>
      </w:pPr>
      <w:r w:rsidRPr="00932D22">
        <w:rPr>
          <w:vanish/>
          <w:color w:val="A6A6A6" w:themeColor="background1" w:themeShade="A6"/>
        </w:rPr>
        <w:t>&lt;</w:t>
      </w:r>
      <w:r w:rsidR="001E53CF" w:rsidRPr="00932D22">
        <w:rPr>
          <w:vanish/>
          <w:color w:val="A6A6A6" w:themeColor="background1" w:themeShade="A6"/>
        </w:rPr>
        <w:t>Dieser Abschnitt ist ausschliesslich bei neuen Versionen von bestehenden Standards (Minor wie Major) auszufüllen.</w:t>
      </w:r>
      <w:r w:rsidR="008B6F5C" w:rsidRPr="00932D22">
        <w:rPr>
          <w:vanish/>
          <w:color w:val="A6A6A6" w:themeColor="background1" w:themeShade="A6"/>
        </w:rPr>
        <w:t xml:space="preserve"> Bei</w:t>
      </w:r>
      <w:r w:rsidR="00F45EF0" w:rsidRPr="00932D22">
        <w:rPr>
          <w:vanish/>
          <w:color w:val="A6A6A6" w:themeColor="background1" w:themeShade="A6"/>
        </w:rPr>
        <w:t xml:space="preserve"> </w:t>
      </w:r>
      <w:r w:rsidR="008B6F5C" w:rsidRPr="00932D22">
        <w:rPr>
          <w:vanish/>
          <w:color w:val="A6A6A6" w:themeColor="background1" w:themeShade="A6"/>
        </w:rPr>
        <w:t xml:space="preserve">einer </w:t>
      </w:r>
      <w:r w:rsidR="00F45EF0" w:rsidRPr="00932D22">
        <w:rPr>
          <w:vanish/>
          <w:color w:val="A6A6A6" w:themeColor="background1" w:themeShade="A6"/>
        </w:rPr>
        <w:t>Änderung</w:t>
      </w:r>
      <w:r w:rsidR="008B6F5C" w:rsidRPr="00932D22">
        <w:rPr>
          <w:vanish/>
          <w:color w:val="A6A6A6" w:themeColor="background1" w:themeShade="A6"/>
        </w:rPr>
        <w:t xml:space="preserve">, die auf einem RFC basiert, muss die </w:t>
      </w:r>
      <w:r w:rsidR="00F45EF0" w:rsidRPr="00932D22">
        <w:rPr>
          <w:vanish/>
          <w:color w:val="A6A6A6" w:themeColor="background1" w:themeShade="A6"/>
        </w:rPr>
        <w:t>RFC-N</w:t>
      </w:r>
      <w:r w:rsidR="008B6F5C" w:rsidRPr="00932D22">
        <w:rPr>
          <w:vanish/>
          <w:color w:val="A6A6A6" w:themeColor="background1" w:themeShade="A6"/>
        </w:rPr>
        <w:t>r. jeweils angegeben werden</w:t>
      </w:r>
      <w:r w:rsidR="00F45EF0" w:rsidRPr="00932D22">
        <w:rPr>
          <w:vanish/>
          <w:color w:val="A6A6A6" w:themeColor="background1" w:themeShade="A6"/>
        </w:rPr>
        <w:t>&gt;</w:t>
      </w:r>
    </w:p>
    <w:p w:rsidR="00932D22" w:rsidRDefault="00932D22" w:rsidP="00932D22">
      <w:r>
        <w:t>Folgende</w:t>
      </w:r>
      <w:r w:rsidRPr="00932D22">
        <w:t xml:space="preserve"> Änderungen von der Version 1.0 zur Version 1.1</w:t>
      </w:r>
      <w:r>
        <w:t xml:space="preserve"> vorgenommen</w:t>
      </w:r>
      <w:r w:rsidRPr="00932D22">
        <w:t>.</w:t>
      </w:r>
    </w:p>
    <w:tbl>
      <w:tblPr>
        <w:tblW w:w="9463" w:type="dxa"/>
        <w:tblInd w:w="108" w:type="dxa"/>
        <w:tblLayout w:type="fixed"/>
        <w:tblLook w:val="0000"/>
      </w:tblPr>
      <w:tblGrid>
        <w:gridCol w:w="3119"/>
        <w:gridCol w:w="5245"/>
        <w:gridCol w:w="1099"/>
      </w:tblGrid>
      <w:tr w:rsidR="00D97EB1" w:rsidRPr="00F80F32" w:rsidTr="0046017D">
        <w:trPr>
          <w:cantSplit/>
          <w:trHeight w:val="103"/>
          <w:tblHeader/>
        </w:trPr>
        <w:tc>
          <w:tcPr>
            <w:tcW w:w="3119" w:type="dxa"/>
            <w:shd w:val="clear" w:color="auto" w:fill="99CCFF"/>
          </w:tcPr>
          <w:p w:rsidR="00D97EB1" w:rsidRPr="00D97EB1" w:rsidRDefault="00D97EB1" w:rsidP="00D97EB1">
            <w:r w:rsidRPr="00F80F32">
              <w:t xml:space="preserve">Kapitel </w:t>
            </w:r>
            <w:r>
              <w:t>/ ID / Dokument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46017D">
        <w:trPr>
          <w:cantSplit/>
          <w:trHeight w:val="253"/>
        </w:trPr>
        <w:tc>
          <w:tcPr>
            <w:tcW w:w="3119" w:type="dxa"/>
            <w:shd w:val="clear" w:color="auto" w:fill="auto"/>
          </w:tcPr>
          <w:p w:rsidR="00D97EB1" w:rsidRPr="00932D22" w:rsidRDefault="00D97EB1" w:rsidP="00584F18">
            <w:r>
              <w:t xml:space="preserve">Kapitel </w:t>
            </w:r>
            <w:fldSimple w:instr=" REF _Ref395778165 \r \h  \* MERGEFORMAT ">
              <w:r w:rsidR="00BD7D93">
                <w:t>8</w:t>
              </w:r>
            </w:fldSimple>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Rollen wurden definiert.</w:t>
            </w:r>
          </w:p>
        </w:tc>
        <w:tc>
          <w:tcPr>
            <w:tcW w:w="1099" w:type="dxa"/>
            <w:shd w:val="clear" w:color="auto" w:fill="auto"/>
          </w:tcPr>
          <w:p w:rsidR="00D97EB1" w:rsidRPr="00932D22" w:rsidRDefault="00D97EB1" w:rsidP="00584F18">
            <w:r>
              <w:t>2013-12</w:t>
            </w:r>
          </w:p>
        </w:tc>
      </w:tr>
      <w:tr w:rsidR="00D97EB1" w:rsidRPr="00932D22" w:rsidTr="0046017D">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 xml:space="preserve">Die Einschränkung der Pfadlänge für Dateien im SIP auf 180 Zeichen </w:t>
            </w:r>
            <w:r>
              <w:t>war mit "Muss"</w:t>
            </w:r>
            <w:r w:rsidRPr="00100A97">
              <w:t xml:space="preserve"> zu restriktiv und </w:t>
            </w:r>
            <w:r>
              <w:t xml:space="preserve">wurde mit "Kann" </w:t>
            </w:r>
            <w:r w:rsidRPr="00100A97">
              <w:t>gelockert.</w:t>
            </w:r>
          </w:p>
        </w:tc>
        <w:tc>
          <w:tcPr>
            <w:tcW w:w="1099" w:type="dxa"/>
            <w:shd w:val="clear" w:color="auto" w:fill="auto"/>
          </w:tcPr>
          <w:p w:rsidR="00D97EB1" w:rsidRPr="00932D22" w:rsidRDefault="00D97EB1" w:rsidP="00584F18">
            <w:r>
              <w:t>2013-8</w:t>
            </w:r>
          </w:p>
        </w:tc>
      </w:tr>
      <w:tr w:rsidR="00D97EB1" w:rsidRPr="00932D22" w:rsidTr="0046017D">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w:t>
            </w:r>
            <w:r>
              <w:t>t</w:t>
            </w:r>
            <w:r>
              <w:t>grösse über</w:t>
            </w:r>
            <w:r w:rsidRPr="00BE2E88">
              <w:t xml:space="preserve"> 8GB </w:t>
            </w:r>
            <w:r>
              <w:t>oder bei gesplitteten SIPs vo</w:t>
            </w:r>
            <w:r>
              <w:t>r</w:t>
            </w:r>
            <w:r>
              <w:t>gängig das Archiv informiert werden.</w:t>
            </w:r>
          </w:p>
        </w:tc>
        <w:tc>
          <w:tcPr>
            <w:tcW w:w="1099" w:type="dxa"/>
            <w:shd w:val="clear" w:color="auto" w:fill="auto"/>
          </w:tcPr>
          <w:p w:rsidR="00D97EB1" w:rsidRPr="00932D22" w:rsidRDefault="00D97EB1" w:rsidP="00584F18">
            <w:r w:rsidRPr="00BE2E88">
              <w:t>2013-9</w:t>
            </w:r>
          </w:p>
        </w:tc>
      </w:tr>
      <w:tr w:rsidR="00D97EB1" w:rsidRPr="00932D22" w:rsidTr="0046017D">
        <w:trPr>
          <w:cantSplit/>
          <w:trHeight w:val="403"/>
        </w:trPr>
        <w:tc>
          <w:tcPr>
            <w:tcW w:w="3119" w:type="dxa"/>
            <w:shd w:val="clear" w:color="auto" w:fill="auto"/>
          </w:tcPr>
          <w:p w:rsidR="00D97EB1" w:rsidRPr="00D97EB1" w:rsidRDefault="00D97EB1" w:rsidP="00584F18">
            <w:r w:rsidRPr="00D97EB1">
              <w:lastRenderedPageBreak/>
              <w:t>M_4.9-1</w:t>
            </w:r>
            <w:r w:rsidR="00994F6C">
              <w:t>ff</w:t>
            </w:r>
            <w:r w:rsidRPr="00D97EB1">
              <w:br/>
            </w:r>
            <w:r w:rsidR="00D7394B">
              <w:t>ablieferung.xsd</w:t>
            </w:r>
            <w:r w:rsidR="00D7394B">
              <w:br/>
              <w:t>dossier.xsd</w:t>
            </w:r>
            <w:r w:rsidR="00D7394B">
              <w:br/>
            </w:r>
            <w:r w:rsidR="00D7394B" w:rsidRPr="00D7394B">
              <w:t>ordnungssystemposition.xsd</w:t>
            </w:r>
          </w:p>
        </w:tc>
        <w:tc>
          <w:tcPr>
            <w:tcW w:w="5245" w:type="dxa"/>
            <w:shd w:val="clear" w:color="auto" w:fill="auto"/>
          </w:tcPr>
          <w:p w:rsidR="00D97EB1" w:rsidRPr="00932D22" w:rsidRDefault="00994F6C" w:rsidP="00584F18">
            <w:r>
              <w:t>Die Metadaten zu den Schutzfristen sind neu opt</w:t>
            </w:r>
            <w:r>
              <w:t>i</w:t>
            </w:r>
            <w:r>
              <w:t>onal. Im Gegenzug wurde ein separater Punkt M_4.9-2 erstellt, welcher die Muss-Anforderungen enthält.</w:t>
            </w:r>
            <w:r w:rsidR="00D7394B">
              <w:t xml:space="preserve"> </w:t>
            </w:r>
            <w:r w:rsidR="00D7394B">
              <w:br/>
              <w:t>In den XSD-Dateien wurde nebst dieser Anpa</w:t>
            </w:r>
            <w:r w:rsidR="00D7394B">
              <w:t>s</w:t>
            </w:r>
            <w:r w:rsidR="00D7394B">
              <w:t>sung die Passagen rund um die Schutzfristen A</w:t>
            </w:r>
            <w:r w:rsidR="00D7394B">
              <w:t>r</w:t>
            </w:r>
            <w:r w:rsidR="00D7394B">
              <w:t>chivneutral formuliert.</w:t>
            </w:r>
          </w:p>
        </w:tc>
        <w:tc>
          <w:tcPr>
            <w:tcW w:w="1099" w:type="dxa"/>
            <w:shd w:val="clear" w:color="auto" w:fill="auto"/>
          </w:tcPr>
          <w:p w:rsidR="00D97EB1" w:rsidRPr="00932D22" w:rsidRDefault="00D97EB1" w:rsidP="00584F18">
            <w:r>
              <w:t>2014-96</w:t>
            </w:r>
          </w:p>
        </w:tc>
      </w:tr>
      <w:tr w:rsidR="00D97EB1" w:rsidRPr="00932D22" w:rsidTr="0046017D">
        <w:trPr>
          <w:cantSplit/>
          <w:trHeight w:val="253"/>
        </w:trPr>
        <w:tc>
          <w:tcPr>
            <w:tcW w:w="3119" w:type="dxa"/>
            <w:shd w:val="clear" w:color="auto" w:fill="auto"/>
          </w:tcPr>
          <w:p w:rsidR="00D97EB1" w:rsidRPr="00932D22" w:rsidRDefault="00D97EB1" w:rsidP="00584F18">
            <w:r w:rsidRPr="00D97EB1">
              <w:t>ablieferung.xsd</w:t>
            </w:r>
          </w:p>
        </w:tc>
        <w:tc>
          <w:tcPr>
            <w:tcW w:w="5245" w:type="dxa"/>
            <w:shd w:val="clear" w:color="auto" w:fill="auto"/>
          </w:tcPr>
          <w:p w:rsidR="00D97EB1" w:rsidRPr="00932D22" w:rsidRDefault="00D97EB1" w:rsidP="00584F18">
            <w:r>
              <w:t>Die Dokumentation der Ablieferungsnummer wurde Archivneutral formuliert und mit dem Hinweis e</w:t>
            </w:r>
            <w:r>
              <w:t>r</w:t>
            </w:r>
            <w:r>
              <w:t>gänzt, dass Buchstaben enthalten sein dürfen.</w:t>
            </w:r>
          </w:p>
        </w:tc>
        <w:tc>
          <w:tcPr>
            <w:tcW w:w="1099" w:type="dxa"/>
            <w:shd w:val="clear" w:color="auto" w:fill="auto"/>
          </w:tcPr>
          <w:p w:rsidR="00D97EB1" w:rsidRPr="00932D22" w:rsidRDefault="00D97EB1" w:rsidP="00584F18">
            <w:r>
              <w:t>2014-97</w:t>
            </w:r>
          </w:p>
        </w:tc>
      </w:tr>
      <w:tr w:rsidR="005E21D3" w:rsidRPr="00932D22" w:rsidTr="0046017D">
        <w:trPr>
          <w:cantSplit/>
          <w:trHeight w:val="253"/>
        </w:trPr>
        <w:tc>
          <w:tcPr>
            <w:tcW w:w="3119" w:type="dxa"/>
            <w:shd w:val="clear" w:color="auto" w:fill="auto"/>
          </w:tcPr>
          <w:p w:rsidR="005E21D3" w:rsidRPr="00D97EB1" w:rsidRDefault="005E21D3" w:rsidP="00584F18">
            <w:r w:rsidRPr="005E21D3">
              <w:t>archivischerVorgang.xsd</w:t>
            </w:r>
            <w:r>
              <w:br/>
            </w:r>
            <w:r w:rsidRPr="005E21D3">
              <w:t>dokument.xsd</w:t>
            </w:r>
          </w:p>
        </w:tc>
        <w:tc>
          <w:tcPr>
            <w:tcW w:w="5245" w:type="dxa"/>
            <w:shd w:val="clear" w:color="auto" w:fill="auto"/>
          </w:tcPr>
          <w:p w:rsidR="005E21D3" w:rsidRDefault="005E21D3" w:rsidP="00584F18">
            <w:r>
              <w:t>Archivneutrale Formulierungen in der Beschre</w:t>
            </w:r>
            <w:r>
              <w:t>i</w:t>
            </w:r>
            <w:r>
              <w:t>bung.</w:t>
            </w:r>
          </w:p>
        </w:tc>
        <w:tc>
          <w:tcPr>
            <w:tcW w:w="1099" w:type="dxa"/>
            <w:shd w:val="clear" w:color="auto" w:fill="auto"/>
          </w:tcPr>
          <w:p w:rsidR="005E21D3" w:rsidRDefault="005E21D3" w:rsidP="00584F18">
            <w:r>
              <w:t>2014-97</w:t>
            </w:r>
          </w:p>
        </w:tc>
      </w:tr>
      <w:tr w:rsidR="0046017D" w:rsidRPr="00932D22" w:rsidTr="0046017D">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bl>
    <w:p w:rsidR="00584F18" w:rsidRDefault="00584F18" w:rsidP="00584F18">
      <w:pPr>
        <w:pStyle w:val="Anhang"/>
      </w:pPr>
      <w:r>
        <w:br/>
      </w:r>
      <w:bookmarkStart w:id="207" w:name="_Toc341965643"/>
      <w:bookmarkStart w:id="208" w:name="_Toc396116388"/>
      <w:r>
        <w:t>Anhang F – Gültigkeit Kapitel</w:t>
      </w:r>
      <w:bookmarkEnd w:id="207"/>
      <w:bookmarkEnd w:id="208"/>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proofErr w:type="spellStart"/>
            <w:r w:rsidRPr="00665B42">
              <w:rPr>
                <w:b/>
                <w:sz w:val="14"/>
              </w:rPr>
              <w:t>Gültig</w:t>
            </w:r>
            <w:proofErr w:type="spellEnd"/>
            <w:r w:rsidRPr="00665B42">
              <w:rPr>
                <w:b/>
                <w:sz w:val="14"/>
              </w:rPr>
              <w:t xml:space="preserve"> </w:t>
            </w:r>
            <w:proofErr w:type="spellStart"/>
            <w:r w:rsidRPr="00665B42">
              <w:rPr>
                <w:b/>
                <w:sz w:val="14"/>
              </w:rPr>
              <w:t>für</w:t>
            </w:r>
            <w:proofErr w:type="spellEnd"/>
            <w:r w:rsidRPr="00665B42">
              <w:rPr>
                <w:b/>
                <w:sz w:val="14"/>
              </w:rPr>
              <w:t xml:space="preserve"> </w:t>
            </w:r>
            <w:proofErr w:type="spellStart"/>
            <w:r w:rsidRPr="00665B42">
              <w:rPr>
                <w:b/>
                <w:sz w:val="14"/>
              </w:rPr>
              <w:t>Ablieferungskategorien</w:t>
            </w:r>
            <w:proofErr w:type="spellEnd"/>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proofErr w:type="spellStart"/>
            <w:r w:rsidRPr="00665B42">
              <w:rPr>
                <w:b/>
                <w:sz w:val="14"/>
              </w:rPr>
              <w:t>Kapitel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 xml:space="preserve">FILES </w:t>
            </w:r>
            <w:proofErr w:type="spellStart"/>
            <w:r w:rsidRPr="00665B42">
              <w:rPr>
                <w:b/>
                <w:sz w:val="14"/>
              </w:rPr>
              <w:t>mit</w:t>
            </w:r>
            <w:proofErr w:type="spellEnd"/>
            <w:r w:rsidRPr="00665B42">
              <w:rPr>
                <w:b/>
                <w:sz w:val="14"/>
              </w:rPr>
              <w:t xml:space="preserve"> </w:t>
            </w:r>
            <w:proofErr w:type="spellStart"/>
            <w:r w:rsidRPr="00665B42">
              <w:rPr>
                <w:b/>
                <w:sz w:val="14"/>
              </w:rPr>
              <w:t>integrierter</w:t>
            </w:r>
            <w:proofErr w:type="spellEnd"/>
            <w:r w:rsidRPr="00665B42">
              <w:rPr>
                <w:b/>
                <w:sz w:val="14"/>
              </w:rPr>
              <w:t xml:space="preserve"> </w:t>
            </w:r>
            <w:proofErr w:type="spellStart"/>
            <w:r w:rsidRPr="00665B42">
              <w:rPr>
                <w:b/>
                <w:sz w:val="14"/>
              </w:rPr>
              <w:t>Dokumentation</w:t>
            </w:r>
            <w:proofErr w:type="spellEnd"/>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Status des </w:t>
            </w:r>
            <w:proofErr w:type="spellStart"/>
            <w:r w:rsidRPr="00665B42">
              <w:rPr>
                <w:rFonts w:cs="Arial"/>
                <w:sz w:val="14"/>
              </w:rPr>
              <w:t>Dokuments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Ziel</w:t>
            </w:r>
            <w:proofErr w:type="spellEnd"/>
            <w:r w:rsidRPr="00665B42">
              <w:rPr>
                <w:rFonts w:cs="Arial"/>
                <w:sz w:val="14"/>
              </w:rPr>
              <w:t xml:space="preserve"> und </w:t>
            </w:r>
            <w:proofErr w:type="spellStart"/>
            <w:r w:rsidRPr="00665B42">
              <w:rPr>
                <w:rFonts w:cs="Arial"/>
                <w:sz w:val="14"/>
              </w:rPr>
              <w:t>Zweck</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Struktur</w:t>
            </w:r>
            <w:proofErr w:type="spellEnd"/>
            <w:r w:rsidRPr="00665B42">
              <w:rPr>
                <w:rFonts w:cs="Arial"/>
                <w:sz w:val="14"/>
              </w:rPr>
              <w:t xml:space="preserve"> des </w:t>
            </w:r>
            <w:proofErr w:type="spellStart"/>
            <w:r w:rsidRPr="00665B42">
              <w:rPr>
                <w:rFonts w:cs="Arial"/>
                <w:sz w:val="14"/>
              </w:rPr>
              <w:t>Dokuments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Aufbau</w:t>
            </w:r>
            <w:proofErr w:type="spellEnd"/>
            <w:r w:rsidRPr="00665B42">
              <w:rPr>
                <w:rFonts w:cs="Arial"/>
                <w:sz w:val="14"/>
              </w:rPr>
              <w:t xml:space="preserve"> </w:t>
            </w:r>
            <w:proofErr w:type="spellStart"/>
            <w:r w:rsidRPr="00665B42">
              <w:rPr>
                <w:rFonts w:cs="Arial"/>
                <w:sz w:val="14"/>
              </w:rPr>
              <w:t>Kapitel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ID </w:t>
            </w:r>
            <w:proofErr w:type="spellStart"/>
            <w:r w:rsidRPr="00665B42">
              <w:rPr>
                <w:rFonts w:cs="Arial"/>
                <w:sz w:val="14"/>
              </w:rPr>
              <w:t>Anforderungen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Präzisierungsbedarf</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lastRenderedPageBreak/>
              <w:t xml:space="preserve">2.1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Abgrenzung</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Definitionen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Anforderungen</w:t>
            </w:r>
            <w:proofErr w:type="spellEnd"/>
            <w:r w:rsidRPr="00665B42">
              <w:rPr>
                <w:rFonts w:cs="Arial"/>
                <w:sz w:val="14"/>
              </w:rPr>
              <w:t xml:space="preserve"> pro </w:t>
            </w:r>
            <w:proofErr w:type="spellStart"/>
            <w:r w:rsidRPr="00665B42">
              <w:rPr>
                <w:rFonts w:cs="Arial"/>
                <w:sz w:val="14"/>
              </w:rPr>
              <w:t>Ablieferungstyp</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Anwendungsgebiet</w:t>
            </w:r>
            <w:proofErr w:type="spellEnd"/>
            <w:r w:rsidRPr="00665B42">
              <w:rPr>
                <w:rFonts w:cs="Arial"/>
                <w:sz w:val="14"/>
              </w:rPr>
              <w:t xml:space="preserve">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Prozess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Ablieferungsobjekt</w:t>
            </w:r>
            <w:proofErr w:type="spellEnd"/>
            <w:r w:rsidRPr="00665B42">
              <w:rPr>
                <w:rFonts w:cs="Arial"/>
                <w:sz w:val="14"/>
              </w:rPr>
              <w:t xml:space="preserve"> </w:t>
            </w:r>
            <w:proofErr w:type="spellStart"/>
            <w:r w:rsidRPr="00665B42">
              <w:rPr>
                <w:rFonts w:cs="Arial"/>
                <w:sz w:val="14"/>
              </w:rPr>
              <w:t>Paket</w:t>
            </w:r>
            <w:proofErr w:type="spellEnd"/>
            <w:r w:rsidRPr="00665B42">
              <w:rPr>
                <w:rFonts w:cs="Arial"/>
                <w:sz w:val="14"/>
              </w:rPr>
              <w:t xml:space="preserve">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Inhalt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Verhältnis</w:t>
            </w:r>
            <w:proofErr w:type="spellEnd"/>
            <w:r w:rsidRPr="00665B42">
              <w:rPr>
                <w:rFonts w:cs="Arial"/>
                <w:sz w:val="14"/>
              </w:rPr>
              <w:t xml:space="preserve"> </w:t>
            </w:r>
            <w:proofErr w:type="spellStart"/>
            <w:r w:rsidRPr="00665B42">
              <w:rPr>
                <w:rFonts w:cs="Arial"/>
                <w:sz w:val="14"/>
              </w:rPr>
              <w:t>Ablieferung</w:t>
            </w:r>
            <w:proofErr w:type="spellEnd"/>
            <w:r w:rsidRPr="00665B42">
              <w:rPr>
                <w:rFonts w:cs="Arial"/>
                <w:sz w:val="14"/>
              </w:rPr>
              <w:t xml:space="preserve"> – </w:t>
            </w:r>
            <w:proofErr w:type="spellStart"/>
            <w:r w:rsidRPr="00665B42">
              <w:rPr>
                <w:rFonts w:cs="Arial"/>
                <w:sz w:val="14"/>
              </w:rPr>
              <w:t>Paket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2.6</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Sicherheitseinstellungen</w:t>
            </w:r>
            <w:proofErr w:type="spellEnd"/>
            <w:r w:rsidRPr="00665B42">
              <w:rPr>
                <w:rFonts w:cs="Arial"/>
                <w:sz w:val="14"/>
              </w:rPr>
              <w:t xml:space="preserve"> </w:t>
            </w:r>
            <w:proofErr w:type="spellStart"/>
            <w:r w:rsidRPr="00665B42">
              <w:rPr>
                <w:rFonts w:cs="Arial"/>
                <w:sz w:val="14"/>
              </w:rPr>
              <w:t>Dateien</w:t>
            </w:r>
            <w:proofErr w:type="spellEnd"/>
            <w:r w:rsidRPr="00665B42">
              <w:rPr>
                <w:rFonts w:cs="Arial"/>
                <w:sz w:val="14"/>
              </w:rPr>
              <w:t xml:space="preserve"> </w:t>
            </w:r>
            <w:proofErr w:type="spellStart"/>
            <w:r w:rsidRPr="00665B42">
              <w:rPr>
                <w:rFonts w:cs="Arial"/>
                <w:sz w:val="14"/>
              </w:rPr>
              <w:t>im</w:t>
            </w:r>
            <w:proofErr w:type="spellEnd"/>
            <w:r w:rsidRPr="00665B42">
              <w:rPr>
                <w:rFonts w:cs="Arial"/>
                <w:sz w:val="14"/>
              </w:rPr>
              <w:t xml:space="preserve"> </w:t>
            </w:r>
            <w:proofErr w:type="spellStart"/>
            <w:r w:rsidRPr="00665B42">
              <w:rPr>
                <w:rFonts w:cs="Arial"/>
                <w:sz w:val="14"/>
              </w:rPr>
              <w:t>Paket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Grundsätzliches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Formate</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Allgemeine</w:t>
            </w:r>
            <w:proofErr w:type="spellEnd"/>
            <w:r w:rsidRPr="00665B42">
              <w:rPr>
                <w:rFonts w:cs="Arial"/>
                <w:sz w:val="14"/>
              </w:rPr>
              <w:t xml:space="preserve"> </w:t>
            </w:r>
            <w:proofErr w:type="spellStart"/>
            <w:r w:rsidRPr="00665B42">
              <w:rPr>
                <w:rFonts w:cs="Arial"/>
                <w:sz w:val="14"/>
              </w:rPr>
              <w:t>Anforderungen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Konzeptuelles</w:t>
            </w:r>
            <w:proofErr w:type="spellEnd"/>
            <w:r w:rsidRPr="00665B42">
              <w:rPr>
                <w:rFonts w:cs="Arial"/>
                <w:sz w:val="14"/>
              </w:rPr>
              <w:t xml:space="preserve"> </w:t>
            </w:r>
            <w:proofErr w:type="spellStart"/>
            <w:r w:rsidRPr="00665B42">
              <w:rPr>
                <w:rFonts w:cs="Arial"/>
                <w:sz w:val="14"/>
              </w:rPr>
              <w:t>Datenmodell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Datenmodell</w:t>
            </w:r>
            <w:proofErr w:type="spellEnd"/>
            <w:r w:rsidRPr="00665B42">
              <w:rPr>
                <w:rFonts w:cs="Arial"/>
                <w:sz w:val="14"/>
              </w:rPr>
              <w:t xml:space="preserve"> </w:t>
            </w:r>
            <w:proofErr w:type="spellStart"/>
            <w:r w:rsidRPr="00665B42">
              <w:rPr>
                <w:rFonts w:cs="Arial"/>
                <w:sz w:val="14"/>
              </w:rPr>
              <w:t>Ablieferungstyp</w:t>
            </w:r>
            <w:proofErr w:type="spellEnd"/>
            <w:r w:rsidRPr="00665B42">
              <w:rPr>
                <w:rFonts w:cs="Arial"/>
                <w:sz w:val="14"/>
              </w:rPr>
              <w:t xml:space="preserve">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Datenmodell</w:t>
            </w:r>
            <w:proofErr w:type="spellEnd"/>
            <w:r w:rsidRPr="00665B42">
              <w:rPr>
                <w:rFonts w:cs="Arial"/>
                <w:sz w:val="14"/>
              </w:rPr>
              <w:t xml:space="preserve"> </w:t>
            </w:r>
            <w:proofErr w:type="spellStart"/>
            <w:r w:rsidRPr="00665B42">
              <w:rPr>
                <w:rFonts w:cs="Arial"/>
                <w:sz w:val="14"/>
              </w:rPr>
              <w:t>Ablieferungstyp</w:t>
            </w:r>
            <w:proofErr w:type="spellEnd"/>
            <w:r w:rsidRPr="00665B42">
              <w:rPr>
                <w:rFonts w:cs="Arial"/>
                <w:sz w:val="14"/>
              </w:rPr>
              <w:t xml:space="preserve">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Metadaten</w:t>
            </w:r>
            <w:proofErr w:type="spellEnd"/>
            <w:r w:rsidRPr="00665B42">
              <w:rPr>
                <w:rFonts w:cs="Arial"/>
                <w:sz w:val="14"/>
              </w:rPr>
              <w:t xml:space="preserve"> </w:t>
            </w:r>
            <w:proofErr w:type="spellStart"/>
            <w:r w:rsidRPr="00665B42">
              <w:rPr>
                <w:rFonts w:cs="Arial"/>
                <w:sz w:val="14"/>
              </w:rPr>
              <w:t>zu</w:t>
            </w:r>
            <w:proofErr w:type="spellEnd"/>
            <w:r w:rsidRPr="00665B42">
              <w:rPr>
                <w:rFonts w:cs="Arial"/>
                <w:sz w:val="14"/>
              </w:rPr>
              <w:t xml:space="preserve"> den </w:t>
            </w:r>
            <w:proofErr w:type="spellStart"/>
            <w:r w:rsidRPr="00665B42">
              <w:rPr>
                <w:rFonts w:cs="Arial"/>
                <w:sz w:val="14"/>
              </w:rPr>
              <w:t>Schutzfristen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proofErr w:type="spellStart"/>
            <w:r w:rsidRPr="00495FD0">
              <w:rPr>
                <w:rFonts w:cs="Arial"/>
                <w:sz w:val="14"/>
                <w:lang w:val="de-CH"/>
              </w:rPr>
              <w:t>Referenzierung</w:t>
            </w:r>
            <w:proofErr w:type="spellEnd"/>
            <w:r w:rsidRPr="00495FD0">
              <w:rPr>
                <w:rFonts w:cs="Arial"/>
                <w:sz w:val="14"/>
                <w:lang w:val="de-CH"/>
              </w:rPr>
              <w:t xml:space="preserve">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Aufbau</w:t>
            </w:r>
            <w:proofErr w:type="spellEnd"/>
            <w:r w:rsidRPr="00665B42">
              <w:rPr>
                <w:rFonts w:cs="Arial"/>
                <w:sz w:val="14"/>
              </w:rPr>
              <w:t xml:space="preserve"> </w:t>
            </w:r>
            <w:proofErr w:type="spellStart"/>
            <w:r w:rsidRPr="00665B42">
              <w:rPr>
                <w:rFonts w:cs="Arial"/>
                <w:sz w:val="14"/>
              </w:rPr>
              <w:t>eines</w:t>
            </w:r>
            <w:proofErr w:type="spellEnd"/>
            <w:r w:rsidRPr="00665B42">
              <w:rPr>
                <w:rFonts w:cs="Arial"/>
                <w:sz w:val="14"/>
              </w:rPr>
              <w:t xml:space="preserve">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209" w:name="_Toc241581089"/>
      <w:r>
        <w:br w:type="page"/>
      </w:r>
    </w:p>
    <w:p w:rsidR="00584F18" w:rsidRPr="009B46B4" w:rsidRDefault="00584F18" w:rsidP="00584F18">
      <w:pPr>
        <w:pStyle w:val="Anhang"/>
      </w:pPr>
      <w:bookmarkStart w:id="210" w:name="_Toc341965644"/>
      <w:bookmarkStart w:id="211" w:name="_Toc396116389"/>
      <w:r>
        <w:lastRenderedPageBreak/>
        <w:t xml:space="preserve">Anhang G – Ausschnitt </w:t>
      </w:r>
      <w:r w:rsidRPr="009B46B4">
        <w:t xml:space="preserve">Mapping </w:t>
      </w:r>
      <w:r>
        <w:t xml:space="preserve">SIP-Metadaten – </w:t>
      </w:r>
      <w:r>
        <w:br/>
        <w:t>GEVER-System</w:t>
      </w:r>
      <w:bookmarkEnd w:id="209"/>
      <w:bookmarkEnd w:id="210"/>
      <w:bookmarkEnd w:id="211"/>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w:t>
      </w:r>
      <w:r w:rsidRPr="009F632A">
        <w:t>r</w:t>
      </w:r>
      <w:r w:rsidRPr="009F632A">
        <w:t xml:space="preserve">chivierenden Unterlagen resp. deren Metadaten aussehen </w:t>
      </w:r>
      <w:r>
        <w:t>kann</w:t>
      </w:r>
      <w:r w:rsidRPr="009F632A">
        <w:t>. Die darin enthaltenen D</w:t>
      </w:r>
      <w:r w:rsidRPr="009F632A">
        <w:t>a</w:t>
      </w:r>
      <w:r w:rsidRPr="009F632A">
        <w:t>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w:t>
      </w:r>
      <w:r w:rsidRPr="009F632A">
        <w:t>e</w:t>
      </w:r>
      <w:r w:rsidRPr="009F632A">
        <w:t>tadaten d</w:t>
      </w:r>
      <w:r>
        <w:t xml:space="preserve">er Entität Dokument aufgeführt. </w:t>
      </w:r>
      <w:r w:rsidRPr="009F632A">
        <w:t xml:space="preserve">Das Mapping muss für alle relevanten Entitäten </w:t>
      </w:r>
      <w:r>
        <w:t>e</w:t>
      </w:r>
      <w:r>
        <w:t>i</w:t>
      </w:r>
      <w:r>
        <w:t xml:space="preserve">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proofErr w:type="spellStart"/>
            <w:r w:rsidRPr="00233AE6">
              <w:rPr>
                <w:b/>
                <w:sz w:val="14"/>
                <w:szCs w:val="14"/>
              </w:rPr>
              <w:t>Entität</w:t>
            </w:r>
            <w:proofErr w:type="spellEnd"/>
            <w:r w:rsidRPr="00233AE6">
              <w:rPr>
                <w:b/>
                <w:sz w:val="14"/>
                <w:szCs w:val="14"/>
              </w:rPr>
              <w:t xml:space="preserve">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 xml:space="preserve">muss (m) </w:t>
            </w:r>
            <w:proofErr w:type="spellStart"/>
            <w:r w:rsidRPr="00233AE6">
              <w:rPr>
                <w:b/>
                <w:sz w:val="14"/>
                <w:szCs w:val="14"/>
              </w:rPr>
              <w:t>kann</w:t>
            </w:r>
            <w:proofErr w:type="spellEnd"/>
            <w:r w:rsidRPr="00233AE6">
              <w:rPr>
                <w:b/>
                <w:sz w:val="14"/>
                <w:szCs w:val="14"/>
              </w:rPr>
              <w:t xml:space="preserve">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Daten-typ</w:t>
            </w:r>
            <w:proofErr w:type="spellEnd"/>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Werte-bereich</w:t>
            </w:r>
            <w:proofErr w:type="spellEnd"/>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mehrfach</w:t>
            </w:r>
            <w:proofErr w:type="spellEnd"/>
            <w:r w:rsidRPr="00233AE6">
              <w:rPr>
                <w:b/>
                <w:sz w:val="14"/>
                <w:szCs w:val="14"/>
              </w:rPr>
              <w:t xml:space="preserve"> </w:t>
            </w:r>
            <w:proofErr w:type="spellStart"/>
            <w:r w:rsidRPr="00233AE6">
              <w:rPr>
                <w:b/>
                <w:sz w:val="14"/>
                <w:szCs w:val="14"/>
              </w:rPr>
              <w:t>vorkommend</w:t>
            </w:r>
            <w:proofErr w:type="spellEnd"/>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 xml:space="preserve">auf </w:t>
            </w:r>
            <w:proofErr w:type="spellStart"/>
            <w:r w:rsidRPr="00233AE6">
              <w:rPr>
                <w:b/>
                <w:sz w:val="14"/>
                <w:szCs w:val="14"/>
              </w:rPr>
              <w:t>Feld</w:t>
            </w:r>
            <w:proofErr w:type="spellEnd"/>
            <w:r w:rsidRPr="00233AE6">
              <w:rPr>
                <w:b/>
                <w:sz w:val="14"/>
                <w:szCs w:val="14"/>
              </w:rPr>
              <w:t>(</w:t>
            </w:r>
            <w:proofErr w:type="spellStart"/>
            <w:r w:rsidRPr="00233AE6">
              <w:rPr>
                <w:b/>
                <w:sz w:val="14"/>
                <w:szCs w:val="14"/>
              </w:rPr>
              <w:t>er</w:t>
            </w:r>
            <w:proofErr w:type="spellEnd"/>
            <w:r w:rsidRPr="00233AE6">
              <w:rPr>
                <w:b/>
                <w:sz w:val="14"/>
                <w:szCs w:val="14"/>
              </w:rPr>
              <w:t>)</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proofErr w:type="spellStart"/>
            <w:r w:rsidRPr="00233AE6">
              <w:rPr>
                <w:sz w:val="14"/>
                <w:szCs w:val="14"/>
              </w:rPr>
              <w:t>paketweit</w:t>
            </w:r>
            <w:proofErr w:type="spellEnd"/>
            <w:r w:rsidRPr="00233AE6">
              <w:rPr>
                <w:sz w:val="14"/>
                <w:szCs w:val="14"/>
              </w:rPr>
              <w:t xml:space="preserve"> </w:t>
            </w:r>
            <w:proofErr w:type="spellStart"/>
            <w:r w:rsidRPr="00233AE6">
              <w:rPr>
                <w:sz w:val="14"/>
                <w:szCs w:val="14"/>
              </w:rPr>
              <w:t>eindeutige</w:t>
            </w:r>
            <w:proofErr w:type="spellEnd"/>
            <w:r w:rsidRPr="00233AE6">
              <w:rPr>
                <w:sz w:val="14"/>
                <w:szCs w:val="14"/>
              </w:rPr>
              <w:t xml:space="preserve"> ID (</w:t>
            </w:r>
            <w:proofErr w:type="spellStart"/>
            <w:r w:rsidRPr="00233AE6">
              <w:rPr>
                <w:sz w:val="14"/>
                <w:szCs w:val="14"/>
              </w:rPr>
              <w:t>Primärschlüssel</w:t>
            </w:r>
            <w:proofErr w:type="spellEnd"/>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ja</w:t>
            </w:r>
            <w:proofErr w:type="spellEnd"/>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titel</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Kurze </w:t>
            </w:r>
            <w:proofErr w:type="spellStart"/>
            <w:r w:rsidRPr="0094511A">
              <w:rPr>
                <w:sz w:val="14"/>
                <w:szCs w:val="14"/>
                <w:lang w:val="de-CH"/>
              </w:rPr>
              <w:t>Beschreiung</w:t>
            </w:r>
            <w:proofErr w:type="spellEnd"/>
            <w:r w:rsidRPr="0094511A">
              <w:rPr>
                <w:sz w:val="14"/>
                <w:szCs w:val="14"/>
                <w:lang w:val="de-CH"/>
              </w:rPr>
              <w:t xml:space="preserve">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ja</w:t>
            </w:r>
            <w:proofErr w:type="spellEnd"/>
          </w:p>
        </w:tc>
        <w:tc>
          <w:tcPr>
            <w:tcW w:w="154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Eigenschaft</w:t>
            </w:r>
            <w:proofErr w:type="spellEnd"/>
            <w:r w:rsidRPr="00233AE6">
              <w:rPr>
                <w:rFonts w:cs="Arial"/>
                <w:sz w:val="14"/>
                <w:szCs w:val="14"/>
              </w:rPr>
              <w:t xml:space="preserve"> (</w:t>
            </w:r>
            <w:proofErr w:type="spellStart"/>
            <w:r w:rsidRPr="00233AE6">
              <w:rPr>
                <w:rFonts w:cs="Arial"/>
                <w:sz w:val="14"/>
                <w:szCs w:val="14"/>
              </w:rPr>
              <w:t>Feld</w:t>
            </w:r>
            <w:proofErr w:type="spellEnd"/>
            <w:r w:rsidRPr="00233AE6">
              <w:rPr>
                <w:rFonts w:cs="Arial"/>
                <w:sz w:val="14"/>
                <w:szCs w:val="14"/>
              </w:rPr>
              <w:t xml:space="preserve"> XXXX)</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autor</w:t>
            </w:r>
            <w:proofErr w:type="spellEnd"/>
          </w:p>
        </w:tc>
        <w:tc>
          <w:tcPr>
            <w:tcW w:w="1560" w:type="dxa"/>
          </w:tcPr>
          <w:p w:rsidR="00584F18" w:rsidRPr="00233AE6" w:rsidRDefault="00584F18" w:rsidP="00B6771B">
            <w:pPr>
              <w:pStyle w:val="TabelleKlein"/>
              <w:jc w:val="left"/>
              <w:rPr>
                <w:sz w:val="14"/>
                <w:szCs w:val="14"/>
              </w:rPr>
            </w:pPr>
            <w:proofErr w:type="spellStart"/>
            <w:r w:rsidRPr="00233AE6">
              <w:rPr>
                <w:sz w:val="14"/>
                <w:szCs w:val="14"/>
              </w:rPr>
              <w:t>Verfasser</w:t>
            </w:r>
            <w:proofErr w:type="spellEnd"/>
            <w:r w:rsidRPr="00233AE6">
              <w:rPr>
                <w:sz w:val="14"/>
                <w:szCs w:val="14"/>
              </w:rPr>
              <w:t xml:space="preserve"> </w:t>
            </w:r>
            <w:proofErr w:type="spellStart"/>
            <w:r w:rsidRPr="00233AE6">
              <w:rPr>
                <w:sz w:val="14"/>
                <w:szCs w:val="14"/>
              </w:rPr>
              <w:t>eines</w:t>
            </w:r>
            <w:proofErr w:type="spellEnd"/>
            <w:r w:rsidRPr="00233AE6">
              <w:rPr>
                <w:sz w:val="14"/>
                <w:szCs w:val="14"/>
              </w:rPr>
              <w:t xml:space="preserve"> </w:t>
            </w:r>
            <w:proofErr w:type="spellStart"/>
            <w:r w:rsidRPr="00233AE6">
              <w:rPr>
                <w:sz w:val="14"/>
                <w:szCs w:val="14"/>
              </w:rPr>
              <w:t>Dokuments</w:t>
            </w:r>
            <w:proofErr w:type="spellEnd"/>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ja</w:t>
            </w:r>
            <w:proofErr w:type="spellEnd"/>
          </w:p>
        </w:tc>
        <w:tc>
          <w:tcPr>
            <w:tcW w:w="154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zuständiger</w:t>
            </w:r>
            <w:proofErr w:type="spellEnd"/>
            <w:r w:rsidRPr="00233AE6">
              <w:rPr>
                <w:rFonts w:cs="Arial"/>
                <w:sz w:val="14"/>
                <w:szCs w:val="14"/>
              </w:rPr>
              <w:t xml:space="preserve"> </w:t>
            </w:r>
            <w:proofErr w:type="spellStart"/>
            <w:r w:rsidRPr="00233AE6">
              <w:rPr>
                <w:rFonts w:cs="Arial"/>
                <w:sz w:val="14"/>
                <w:szCs w:val="14"/>
              </w:rPr>
              <w:t>Sachbearbeiter</w:t>
            </w:r>
            <w:proofErr w:type="spellEnd"/>
            <w:r w:rsidRPr="00233AE6">
              <w:rPr>
                <w:rFonts w:cs="Arial"/>
                <w:sz w:val="14"/>
                <w:szCs w:val="14"/>
              </w:rPr>
              <w:t xml:space="preserve"> (</w:t>
            </w:r>
            <w:proofErr w:type="spellStart"/>
            <w:r w:rsidRPr="00233AE6">
              <w:rPr>
                <w:rFonts w:cs="Arial"/>
                <w:sz w:val="14"/>
                <w:szCs w:val="14"/>
              </w:rPr>
              <w:t>Feld</w:t>
            </w:r>
            <w:proofErr w:type="spellEnd"/>
            <w:r w:rsidRPr="00233AE6">
              <w:rPr>
                <w:rFonts w:cs="Arial"/>
                <w:sz w:val="14"/>
                <w:szCs w:val="14"/>
              </w:rPr>
              <w:t xml:space="preserve"> XXXX)</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erscheinungsform</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proofErr w:type="spellStart"/>
            <w:r w:rsidRPr="00233AE6">
              <w:rPr>
                <w:sz w:val="14"/>
                <w:szCs w:val="14"/>
              </w:rPr>
              <w:t>enu-meration</w:t>
            </w:r>
            <w:proofErr w:type="spellEnd"/>
          </w:p>
        </w:tc>
        <w:tc>
          <w:tcPr>
            <w:tcW w:w="840" w:type="dxa"/>
          </w:tcPr>
          <w:p w:rsidR="00584F18" w:rsidRPr="00233AE6" w:rsidRDefault="00584F18" w:rsidP="00B6771B">
            <w:pPr>
              <w:pStyle w:val="TabelleKlein"/>
              <w:jc w:val="left"/>
              <w:rPr>
                <w:sz w:val="14"/>
                <w:szCs w:val="14"/>
              </w:rPr>
            </w:pPr>
            <w:r w:rsidRPr="00233AE6">
              <w:rPr>
                <w:sz w:val="14"/>
                <w:szCs w:val="14"/>
              </w:rPr>
              <w:t xml:space="preserve">digital, </w:t>
            </w:r>
            <w:proofErr w:type="spellStart"/>
            <w:r w:rsidRPr="00233AE6">
              <w:rPr>
                <w:sz w:val="14"/>
                <w:szCs w:val="14"/>
              </w:rPr>
              <w:t>nicht</w:t>
            </w:r>
            <w:proofErr w:type="spellEnd"/>
            <w:r w:rsidRPr="00233AE6">
              <w:rPr>
                <w:sz w:val="14"/>
                <w:szCs w:val="14"/>
              </w:rPr>
              <w:t xml:space="preserve">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dokumenttyp</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212" w:name="_Toc241581090"/>
      <w:r>
        <w:br w:type="page"/>
      </w:r>
    </w:p>
    <w:p w:rsidR="00584F18" w:rsidRPr="009B46B4" w:rsidRDefault="00584F18" w:rsidP="00584F18">
      <w:pPr>
        <w:pStyle w:val="Anhang"/>
      </w:pPr>
      <w:bookmarkStart w:id="213" w:name="_Toc341965645"/>
      <w:bookmarkStart w:id="214" w:name="_Toc396116390"/>
      <w:r>
        <w:lastRenderedPageBreak/>
        <w:t xml:space="preserve">Anhang H – </w:t>
      </w:r>
      <w:r w:rsidRPr="009B46B4">
        <w:t>Zeichensätze</w:t>
      </w:r>
      <w:bookmarkEnd w:id="212"/>
      <w:bookmarkEnd w:id="213"/>
      <w:bookmarkEnd w:id="214"/>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w:t>
      </w:r>
      <w:r w:rsidRPr="009B46B4">
        <w:t>n</w:t>
      </w:r>
      <w:r w:rsidRPr="009B46B4">
        <w:t>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215" w:name="_Toc161042350"/>
      <w:r>
        <w:rPr>
          <w:b/>
        </w:rPr>
        <w:t>H.</w:t>
      </w:r>
      <w:r w:rsidRPr="00783ADA">
        <w:rPr>
          <w:b/>
        </w:rPr>
        <w:t>1: Codepage-Problematik</w:t>
      </w:r>
      <w:bookmarkEnd w:id="215"/>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w:t>
      </w:r>
      <w:r w:rsidRPr="009B46B4">
        <w:t>e</w:t>
      </w:r>
      <w:r w:rsidRPr="009B46B4">
        <w:t>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w:t>
      </w:r>
      <w:r w:rsidRPr="009B46B4">
        <w:t>l</w:t>
      </w:r>
      <w:r w:rsidRPr="009B46B4">
        <w:t>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w:t>
      </w:r>
      <w:proofErr w:type="spellStart"/>
      <w:r w:rsidRPr="009B46B4">
        <w:t>encoding</w:t>
      </w:r>
      <w:proofErr w:type="spellEnd"/>
      <w:r w:rsidRPr="009B46B4">
        <w:t xml:space="preserve">),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proofErr w:type="spellStart"/>
            <w:r w:rsidRPr="00090D96">
              <w:t>RenÃ</w:t>
            </w:r>
            <w:proofErr w:type="spellEnd"/>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proofErr w:type="spellStart"/>
            <w:r w:rsidRPr="00090D96">
              <w:t>Renщ</w:t>
            </w:r>
            <w:proofErr w:type="spellEnd"/>
            <w:r w:rsidRPr="00090D96">
              <w:t xml:space="preserve"> </w:t>
            </w:r>
            <w:proofErr w:type="spellStart"/>
            <w:r w:rsidRPr="00090D96">
              <w:t>Zќrcher</w:t>
            </w:r>
            <w:proofErr w:type="spellEnd"/>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 xml:space="preserve">Ren </w:t>
            </w:r>
            <w:proofErr w:type="spellStart"/>
            <w:r w:rsidRPr="00090D96">
              <w:t>Zrcher</w:t>
            </w:r>
            <w:proofErr w:type="spellEnd"/>
          </w:p>
          <w:p w:rsidR="00584F18" w:rsidRPr="00090D96" w:rsidRDefault="00584F18" w:rsidP="00B6771B">
            <w:pPr>
              <w:pStyle w:val="TabelleGross"/>
            </w:pPr>
            <w:r w:rsidRPr="00090D96">
              <w:t xml:space="preserve">Ren? </w:t>
            </w:r>
            <w:proofErr w:type="spellStart"/>
            <w:r w:rsidRPr="00090D96">
              <w:t>Z?rcher</w:t>
            </w:r>
            <w:proofErr w:type="spellEnd"/>
          </w:p>
        </w:tc>
        <w:tc>
          <w:tcPr>
            <w:tcW w:w="1893" w:type="dxa"/>
            <w:shd w:val="clear" w:color="auto" w:fill="auto"/>
          </w:tcPr>
          <w:p w:rsidR="00584F18" w:rsidRPr="00090D96" w:rsidRDefault="00584F18" w:rsidP="00B6771B">
            <w:pPr>
              <w:pStyle w:val="TabelleGross"/>
            </w:pPr>
            <w:proofErr w:type="gramStart"/>
            <w:r w:rsidRPr="00090D96">
              <w:t>Illegale UTF-8 S</w:t>
            </w:r>
            <w:r w:rsidRPr="00090D96">
              <w:t>e</w:t>
            </w:r>
            <w:r w:rsidRPr="00090D96">
              <w:t>quenz</w:t>
            </w:r>
            <w:proofErr w:type="gramEnd"/>
            <w:r w:rsidRPr="00090D96">
              <w:t>. Die Ze</w:t>
            </w:r>
            <w:r w:rsidRPr="00090D96">
              <w:t>i</w:t>
            </w:r>
            <w:r w:rsidRPr="00090D96">
              <w:t xml:space="preserve">chen werden dann oft </w:t>
            </w:r>
            <w:proofErr w:type="gramStart"/>
            <w:r w:rsidRPr="00090D96">
              <w:t>mit ?</w:t>
            </w:r>
            <w:proofErr w:type="gramEnd"/>
            <w:r w:rsidRPr="00090D96">
              <w:t xml:space="preserve">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216" w:name="_Toc161042351"/>
      <w:r>
        <w:rPr>
          <w:b/>
        </w:rPr>
        <w:t>H.</w:t>
      </w:r>
      <w:r w:rsidRPr="00783ADA">
        <w:rPr>
          <w:b/>
        </w:rPr>
        <w:t>2: Dateinamen-Normalisierungen</w:t>
      </w:r>
      <w:bookmarkEnd w:id="216"/>
    </w:p>
    <w:p w:rsidR="00584F18" w:rsidRPr="009B46B4" w:rsidRDefault="00584F18" w:rsidP="00584F18">
      <w:pPr>
        <w:spacing w:line="300" w:lineRule="atLeast"/>
        <w:jc w:val="both"/>
      </w:pPr>
      <w:r w:rsidRPr="009B46B4">
        <w:t xml:space="preserve">Zur Vermeidung der genannten Problematik beim Arbeiten mit SIPs in Umgebungen </w:t>
      </w:r>
      <w:r>
        <w:t>mit u</w:t>
      </w:r>
      <w:r>
        <w:t>n</w:t>
      </w:r>
      <w:r>
        <w:t>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w:t>
      </w:r>
      <w:r w:rsidRPr="009B46B4">
        <w:t>a</w:t>
      </w:r>
      <w:r w:rsidRPr="009B46B4">
        <w:lastRenderedPageBreak/>
        <w:t>men (</w:t>
      </w:r>
      <w:r>
        <w:t>E</w:t>
      </w:r>
      <w:r w:rsidRPr="009B46B4">
        <w:t>.2.2), die durch die Betriebssysteme gegeben sind, werden nachfolgend Normalisi</w:t>
      </w:r>
      <w:r w:rsidRPr="009B46B4">
        <w:t>e</w:t>
      </w:r>
      <w:r w:rsidRPr="009B46B4">
        <w:t xml:space="preserv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217" w:name="_Ref156630284"/>
      <w:bookmarkStart w:id="218" w:name="_Toc161042352"/>
      <w:bookmarkStart w:id="219" w:name="_Ref156201609"/>
      <w:r>
        <w:rPr>
          <w:b/>
          <w:bCs/>
        </w:rPr>
        <w:t>H</w:t>
      </w:r>
      <w:r w:rsidRPr="009B46B4">
        <w:rPr>
          <w:b/>
          <w:bCs/>
        </w:rPr>
        <w:t xml:space="preserve">.2.1 </w:t>
      </w:r>
      <w:r>
        <w:rPr>
          <w:b/>
          <w:bCs/>
        </w:rPr>
        <w:t>US-ASCII</w:t>
      </w:r>
      <w:r w:rsidRPr="009B46B4">
        <w:rPr>
          <w:b/>
          <w:bCs/>
        </w:rPr>
        <w:t xml:space="preserve"> als Basis</w:t>
      </w:r>
      <w:bookmarkEnd w:id="217"/>
      <w:bookmarkEnd w:id="218"/>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220" w:name="_Ref156630295"/>
      <w:bookmarkStart w:id="221" w:name="_Toc161042353"/>
      <w:r>
        <w:rPr>
          <w:b/>
          <w:bCs/>
        </w:rPr>
        <w:t>H.</w:t>
      </w:r>
      <w:r w:rsidRPr="009B46B4">
        <w:rPr>
          <w:b/>
          <w:bCs/>
        </w:rPr>
        <w:t>2.2 Erlaubte und reservierte (nicht-erlaubte) Zeichen in Dateinamen</w:t>
      </w:r>
      <w:bookmarkEnd w:id="219"/>
      <w:bookmarkEnd w:id="220"/>
      <w:bookmarkEnd w:id="221"/>
    </w:p>
    <w:p w:rsidR="00584F18" w:rsidRPr="009B46B4" w:rsidRDefault="00584F18" w:rsidP="00584F18">
      <w:pPr>
        <w:spacing w:line="300" w:lineRule="atLeast"/>
        <w:jc w:val="both"/>
      </w:pPr>
      <w:r w:rsidRPr="009B46B4">
        <w:t xml:space="preserve">Übersicht über Restriktionen bzw. spezielle Bedeutungen von Zeichen in Betriebssystemen und Sprachdefinitionen (Für eine ausführlichere Übersicht siehe </w:t>
      </w:r>
      <w:proofErr w:type="spellStart"/>
      <w:r w:rsidRPr="009B46B4">
        <w:t>Wikipedia</w:t>
      </w:r>
      <w:proofErr w:type="spellEnd"/>
      <w:r w:rsidRPr="009B46B4">
        <w:t>-Eintrag «</w:t>
      </w:r>
      <w:proofErr w:type="spellStart"/>
      <w:r w:rsidRPr="009B46B4">
        <w:t>Filen</w:t>
      </w:r>
      <w:r w:rsidRPr="009B46B4">
        <w:t>a</w:t>
      </w:r>
      <w:r w:rsidRPr="009B46B4">
        <w:t>me</w:t>
      </w:r>
      <w:proofErr w:type="spellEnd"/>
      <w:r w:rsidRPr="009B46B4">
        <w:t>» (</w:t>
      </w:r>
      <w:hyperlink r:id="rId41" w:history="1">
        <w:r w:rsidRPr="009B46B4">
          <w:rPr>
            <w:rStyle w:val="Hyperlink"/>
          </w:rPr>
          <w:t>http://en.wikipedia.org/wiki/Filename</w:t>
        </w:r>
      </w:hyperlink>
      <w:r w:rsidRPr="009B46B4">
        <w:t>) mit detaillierten Beschreibungen und weiteren Ref</w:t>
      </w:r>
      <w:r w:rsidRPr="009B46B4">
        <w:t>e</w:t>
      </w:r>
      <w:r w:rsidRPr="009B46B4">
        <w:t>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proofErr w:type="spellStart"/>
            <w:r w:rsidRPr="00B17436">
              <w:t>WinXP</w:t>
            </w:r>
            <w:proofErr w:type="spellEnd"/>
            <w:r w:rsidRPr="00B17436">
              <w:t xml:space="preserve">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proofErr w:type="spellStart"/>
            <w:r w:rsidRPr="00B17436">
              <w:t>WinXP</w:t>
            </w:r>
            <w:proofErr w:type="spellEnd"/>
            <w:r w:rsidRPr="00B17436">
              <w:t xml:space="preserve">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xml:space="preserve">/ (im Unix </w:t>
            </w:r>
            <w:proofErr w:type="spellStart"/>
            <w:r w:rsidRPr="00B17436">
              <w:t>layer</w:t>
            </w:r>
            <w:proofErr w:type="spellEnd"/>
            <w:r w:rsidRPr="00B17436">
              <w:t xml:space="preserve">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 xml:space="preserve">Uniform </w:t>
            </w:r>
            <w:proofErr w:type="spellStart"/>
            <w:r w:rsidRPr="00B17436">
              <w:t>Resource</w:t>
            </w:r>
            <w:proofErr w:type="spellEnd"/>
            <w:r w:rsidRPr="00B17436">
              <w:t xml:space="preserve"> </w:t>
            </w:r>
            <w:proofErr w:type="spellStart"/>
            <w:r w:rsidRPr="00B17436">
              <w:t>Ide</w:t>
            </w:r>
            <w:r w:rsidRPr="00B17436">
              <w:t>n</w:t>
            </w:r>
            <w:r w:rsidRPr="00B17436">
              <w:t>tifiers</w:t>
            </w:r>
            <w:proofErr w:type="spellEnd"/>
            <w:r w:rsidRPr="00B17436">
              <w:t xml:space="preserve">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w:t>
            </w:r>
            <w:r w:rsidRPr="00B17436">
              <w:rPr>
                <w:lang w:val="en-US"/>
              </w:rPr>
              <w:t>m</w:t>
            </w:r>
            <w:r w:rsidRPr="00B17436">
              <w:rPr>
                <w:lang w:val="en-US"/>
              </w:rPr>
              <w:t>ponent delimiters)</w:t>
            </w:r>
          </w:p>
          <w:p w:rsidR="00584F18" w:rsidRPr="00B17436" w:rsidRDefault="00584F18" w:rsidP="00B6771B">
            <w:pPr>
              <w:pStyle w:val="TabelleGross"/>
              <w:rPr>
                <w:lang w:val="en-US"/>
              </w:rPr>
            </w:pPr>
            <w:r w:rsidRPr="00B17436">
              <w:rPr>
                <w:lang w:val="en-US"/>
              </w:rPr>
              <w:t>! $ &amp; ' ( ) * + , ; = (su</w:t>
            </w:r>
            <w:r w:rsidRPr="00B17436">
              <w:rPr>
                <w:lang w:val="en-US"/>
              </w:rPr>
              <w:t>b</w:t>
            </w:r>
            <w:r w:rsidRPr="00B17436">
              <w:rPr>
                <w:lang w:val="en-US"/>
              </w:rPr>
              <w:t>component delimiters)</w:t>
            </w:r>
          </w:p>
        </w:tc>
        <w:tc>
          <w:tcPr>
            <w:tcW w:w="2143" w:type="dxa"/>
            <w:shd w:val="clear" w:color="auto" w:fill="auto"/>
          </w:tcPr>
          <w:p w:rsidR="00584F18" w:rsidRPr="00B17436" w:rsidRDefault="00584F18" w:rsidP="00B6771B">
            <w:pPr>
              <w:pStyle w:val="TabelleGross"/>
            </w:pPr>
            <w:r w:rsidRPr="00B17436">
              <w:t>wird nicht berücksic</w:t>
            </w:r>
            <w:r w:rsidRPr="00B17436">
              <w:t>h</w:t>
            </w:r>
            <w:r w:rsidRPr="00B17436">
              <w:t>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namen werden URIs zur Einschränkung der erlaubten Ze</w:t>
      </w:r>
      <w:r w:rsidRPr="009B46B4">
        <w:t>i</w:t>
      </w:r>
      <w:r w:rsidRPr="009B46B4">
        <w:t xml:space="preserve">chen aus dem </w:t>
      </w:r>
      <w:r>
        <w:t>US-ASCII</w:t>
      </w:r>
      <w:r w:rsidRPr="009B46B4">
        <w:t>-Zeichensatz nicht berücksichtigt. Sollte ein Dateiname reservierte Zeichen eines URI enthalten und dies für die weitere Verarbeitung innerhalb eines URI w</w:t>
      </w:r>
      <w:r w:rsidRPr="009B46B4">
        <w:t>e</w:t>
      </w:r>
      <w:r w:rsidRPr="009B46B4">
        <w:t xml:space="preserve">sentlich sein, wird der Dateiname durch </w:t>
      </w:r>
      <w:proofErr w:type="spellStart"/>
      <w:r w:rsidRPr="009B46B4">
        <w:t>percent-encoding</w:t>
      </w:r>
      <w:proofErr w:type="spellEnd"/>
      <w:r w:rsidRPr="009B46B4">
        <w:t xml:space="preserve"> (RFC 3986 Uniform </w:t>
      </w:r>
      <w:proofErr w:type="spellStart"/>
      <w:r w:rsidRPr="009B46B4">
        <w:t>Resource</w:t>
      </w:r>
      <w:proofErr w:type="spellEnd"/>
      <w:r w:rsidRPr="009B46B4">
        <w:t xml:space="preserve"> Identifier (URI): </w:t>
      </w:r>
      <w:proofErr w:type="spellStart"/>
      <w:r w:rsidRPr="009B46B4">
        <w:t>Generic</w:t>
      </w:r>
      <w:proofErr w:type="spellEnd"/>
      <w:r w:rsidRPr="009B46B4">
        <w:t xml:space="preserve">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lastRenderedPageBreak/>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w:t>
      </w:r>
      <w:proofErr w:type="spellStart"/>
      <w:r w:rsidRPr="009B46B4">
        <w:t>Betriebsystemen</w:t>
      </w:r>
      <w:proofErr w:type="spellEnd"/>
      <w:r w:rsidRPr="009B46B4">
        <w:t xml:space="preserve"> bzw. Dateisy</w:t>
      </w:r>
      <w:r w:rsidRPr="009B46B4">
        <w:t>s</w:t>
      </w:r>
      <w:r w:rsidRPr="009B46B4">
        <w:t>temen für Dateinamen nicht erlaubt sind, sowie Zeichen, die bei Datenübertragungen zw</w:t>
      </w:r>
      <w:r w:rsidRPr="009B46B4">
        <w:t>i</w:t>
      </w:r>
      <w:r w:rsidRPr="009B46B4">
        <w:t xml:space="preserve">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lastRenderedPageBreak/>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222"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222"/>
    </w:p>
    <w:p w:rsidR="00584F18" w:rsidRDefault="00584F18" w:rsidP="00584F18">
      <w:pPr>
        <w:spacing w:line="300" w:lineRule="atLeast"/>
        <w:jc w:val="both"/>
      </w:pPr>
      <w:r>
        <w:t>Die Steuerzeichen (0x00..0x1F, 0x7F) sind in Dateinamen illegal und werden für die Norm</w:t>
      </w:r>
      <w:r>
        <w:t>a</w:t>
      </w:r>
      <w:r>
        <w:t>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proofErr w:type="spellStart"/>
            <w:r w:rsidRPr="002C10F3">
              <w:rPr>
                <w:b/>
                <w:szCs w:val="12"/>
              </w:rPr>
              <w:t>Nach</w:t>
            </w:r>
            <w:proofErr w:type="spellEnd"/>
            <w:r w:rsidRPr="002C10F3">
              <w:rPr>
                <w:b/>
                <w:szCs w:val="12"/>
              </w:rPr>
              <w:t>...</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lastRenderedPageBreak/>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223"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223"/>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42"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w:t>
      </w:r>
      <w:proofErr w:type="gramStart"/>
      <w:r>
        <w:t>U</w:t>
      </w:r>
      <w:proofErr w:type="gramEnd"/>
      <w:r>
        <w:t>+009F) sind in ISO-8859 und in Unicode Steuerze</w:t>
      </w:r>
      <w:r>
        <w:t>i</w:t>
      </w:r>
      <w:r>
        <w:t>chen. Sie sind in Dateinamen illegal und werden für die Normalisierung nicht weiter berüc</w:t>
      </w:r>
      <w:r>
        <w:t>k</w:t>
      </w:r>
      <w:r>
        <w:t>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proofErr w:type="spellStart"/>
            <w:r w:rsidRPr="00FF625E">
              <w:rPr>
                <w:rStyle w:val="Buchtitel"/>
              </w:rPr>
              <w:t>Nach</w:t>
            </w:r>
            <w:proofErr w:type="spellEnd"/>
            <w:r w:rsidRPr="00FF625E">
              <w:rPr>
                <w:rStyle w:val="Buchtitel"/>
              </w:rPr>
              <w:t>...</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0x2E </w:t>
            </w:r>
            <w:proofErr w:type="spellStart"/>
            <w:r w:rsidRPr="00FF625E">
              <w:t>0x2E</w:t>
            </w:r>
            <w:proofErr w:type="spellEnd"/>
            <w:r w:rsidRPr="00FF625E">
              <w:t xml:space="preserve"> </w:t>
            </w:r>
            <w:proofErr w:type="spellStart"/>
            <w:r w:rsidRPr="00FF625E">
              <w:t>0x2E</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0x2D </w:t>
            </w:r>
            <w:proofErr w:type="spellStart"/>
            <w:r w:rsidRPr="00FF625E">
              <w:t>0x2D</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0x2D </w:t>
            </w:r>
            <w:proofErr w:type="spellStart"/>
            <w:r w:rsidRPr="00FF625E">
              <w:t>0x2D</w:t>
            </w:r>
            <w:proofErr w:type="spellEnd"/>
            <w:r w:rsidRPr="00FF625E">
              <w:t xml:space="preserve"> </w:t>
            </w:r>
            <w:proofErr w:type="spellStart"/>
            <w:r w:rsidRPr="00FF625E">
              <w:t>0x2D</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lastRenderedPageBreak/>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proofErr w:type="spellStart"/>
            <w:r w:rsidRPr="00FF625E">
              <w:t>oe</w:t>
            </w:r>
            <w:proofErr w:type="spellEnd"/>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224"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224"/>
    </w:p>
    <w:p w:rsidR="00584F18" w:rsidRDefault="00584F18" w:rsidP="00584F18">
      <w:pPr>
        <w:spacing w:line="300" w:lineRule="atLeast"/>
        <w:jc w:val="both"/>
      </w:pPr>
      <w:r>
        <w:t xml:space="preserve">Diese und die folgenden </w:t>
      </w:r>
      <w:proofErr w:type="spellStart"/>
      <w:r>
        <w:t>Mappings</w:t>
      </w:r>
      <w:proofErr w:type="spellEnd"/>
      <w:r>
        <w:t xml:space="preserve">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 xml:space="preserve">Die relevanten und erlaubten Code Pages </w:t>
      </w:r>
      <w:proofErr w:type="gramStart"/>
      <w:r>
        <w:t>des</w:t>
      </w:r>
      <w:proofErr w:type="gramEnd"/>
      <w:r>
        <w:t xml:space="preserve"> ISO-8859 Standards sind:</w:t>
      </w:r>
    </w:p>
    <w:tbl>
      <w:tblPr>
        <w:tblW w:w="0" w:type="auto"/>
        <w:tblInd w:w="228" w:type="dxa"/>
        <w:tblCellMar>
          <w:top w:w="20" w:type="dxa"/>
          <w:bottom w:w="20" w:type="dxa"/>
        </w:tblCellMar>
        <w:tblLook w:val="01E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proofErr w:type="spellStart"/>
            <w:r w:rsidRPr="00FF625E">
              <w:rPr>
                <w:b/>
              </w:rPr>
              <w:t>Nach</w:t>
            </w:r>
            <w:proofErr w:type="spellEnd"/>
            <w:r w:rsidRPr="00FF625E">
              <w:rPr>
                <w:b/>
              </w:rPr>
              <w:t>...</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 xml:space="preserve">0x53 </w:t>
            </w:r>
            <w:proofErr w:type="spellStart"/>
            <w:r w:rsidRPr="00FF625E">
              <w:t>0x53</w:t>
            </w:r>
            <w:proofErr w:type="spellEnd"/>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r w:rsidRPr="00FF625E">
              <w:t>deg</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proofErr w:type="spellStart"/>
            <w:r w:rsidRPr="00FF625E">
              <w:t>Pilcrow</w:t>
            </w:r>
            <w:proofErr w:type="spellEnd"/>
            <w:r w:rsidRPr="00FF625E">
              <w:t xml:space="preserve">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 xml:space="preserve">Latin Capital letter A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 xml:space="preserve">Latin Capital letter E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 xml:space="preserve">Latin Capital letter I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 xml:space="preserve">Latin Capital letter O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proofErr w:type="spellStart"/>
            <w:r w:rsidRPr="00FF625E">
              <w:t>Oe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 xml:space="preserve">Latin Capital Letter U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proofErr w:type="spellStart"/>
            <w:r w:rsidRPr="00FF625E">
              <w:t>Ue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proofErr w:type="spellStart"/>
            <w:r w:rsidRPr="00FF625E">
              <w:t>Th</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 xml:space="preserve">0x73 </w:t>
            </w:r>
            <w:proofErr w:type="spellStart"/>
            <w:r w:rsidRPr="00FF625E">
              <w:t>0x73</w:t>
            </w:r>
            <w:proofErr w:type="spellEnd"/>
          </w:p>
        </w:tc>
        <w:tc>
          <w:tcPr>
            <w:tcW w:w="0" w:type="auto"/>
          </w:tcPr>
          <w:p w:rsidR="00584F18" w:rsidRPr="00FF625E" w:rsidRDefault="00584F18" w:rsidP="00B6771B">
            <w:pPr>
              <w:pStyle w:val="TabelleKlein"/>
              <w:jc w:val="left"/>
            </w:pPr>
            <w:proofErr w:type="spellStart"/>
            <w:r w:rsidRPr="00FF625E">
              <w:t>ss</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 xml:space="preserve">Latin Small Letter A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 xml:space="preserve">Latin Small Letter E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 xml:space="preserve">Latin Small Letter I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 xml:space="preserve">Latin Small Letter O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proofErr w:type="spellStart"/>
            <w:r w:rsidRPr="00FF625E">
              <w:t>oe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 xml:space="preserve">Latin Small Letter U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proofErr w:type="spellStart"/>
            <w:r w:rsidRPr="00FF625E">
              <w:t>ue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proofErr w:type="spellStart"/>
            <w:r w:rsidRPr="00FF625E">
              <w:t>th</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 xml:space="preserve">Latin Small Letter Y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225" w:name="_Toc232485745"/>
      <w:r>
        <w:rPr>
          <w:b/>
          <w:bCs/>
        </w:rPr>
        <w:t>H</w:t>
      </w:r>
      <w:r w:rsidRPr="00C80C3F">
        <w:rPr>
          <w:b/>
          <w:bCs/>
        </w:rPr>
        <w:t>.2.</w:t>
      </w:r>
      <w:r>
        <w:rPr>
          <w:b/>
          <w:bCs/>
        </w:rPr>
        <w:t>6</w:t>
      </w:r>
      <w:r>
        <w:rPr>
          <w:b/>
          <w:bCs/>
        </w:rPr>
        <w:tab/>
      </w:r>
      <w:r w:rsidRPr="00C80C3F">
        <w:rPr>
          <w:b/>
          <w:bCs/>
        </w:rPr>
        <w:t>Normalisierung von Unicode ab dem Zeichen U+0100</w:t>
      </w:r>
      <w:bookmarkEnd w:id="225"/>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w:t>
      </w:r>
      <w:r>
        <w:t>i</w:t>
      </w:r>
      <w:r>
        <w:t>chen Rezept wie oben vorzugehen.</w:t>
      </w:r>
    </w:p>
    <w:p w:rsidR="00584F18" w:rsidRDefault="00584F18" w:rsidP="00584F18"/>
    <w:p w:rsidR="00932D22" w:rsidRDefault="00932D22" w:rsidP="00F45EF0"/>
    <w:sectPr w:rsidR="00932D22" w:rsidSect="00D040E1">
      <w:headerReference w:type="default" r:id="rId43"/>
      <w:footerReference w:type="default" r:id="rId44"/>
      <w:pgSz w:w="11907" w:h="16840" w:code="9"/>
      <w:pgMar w:top="1701" w:right="851" w:bottom="1134" w:left="1985" w:header="720" w:footer="68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7DF7" w:rsidRDefault="00D27DF7">
      <w:r>
        <w:separator/>
      </w:r>
    </w:p>
  </w:endnote>
  <w:endnote w:type="continuationSeparator" w:id="0">
    <w:p w:rsidR="00D27DF7" w:rsidRDefault="00D27DF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DF7" w:rsidRPr="00FD1D8B" w:rsidRDefault="00D27DF7"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7DF7" w:rsidRDefault="00D27DF7">
      <w:r>
        <w:separator/>
      </w:r>
    </w:p>
  </w:footnote>
  <w:footnote w:type="continuationSeparator" w:id="0">
    <w:p w:rsidR="00D27DF7" w:rsidRDefault="00D27D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DF7" w:rsidRDefault="00D27DF7">
    <w:pPr>
      <w:pStyle w:val="Kopfzeile"/>
    </w:pPr>
  </w:p>
  <w:p w:rsidR="00D27DF7" w:rsidRDefault="00D27DF7">
    <w:pPr>
      <w:pStyle w:val="Kopfzeile"/>
      <w:tabs>
        <w:tab w:val="left" w:pos="1418"/>
      </w:tabs>
    </w:pP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wrap type="none"/>
          <w10:anchorlock/>
        </v:group>
      </w:pict>
    </w:r>
    <w:r>
      <w:t xml:space="preserve"> E-</w:t>
    </w:r>
    <w:r w:rsidRPr="00B109D7">
      <w:t>Government-Standards</w:t>
    </w:r>
    <w:r>
      <w:rPr>
        <w:b/>
      </w:rPr>
      <w:tab/>
    </w:r>
    <w:r>
      <w:t xml:space="preserve">Seite </w:t>
    </w:r>
    <w:fldSimple w:instr=" PAGE ">
      <w:r w:rsidR="00445F79">
        <w:rPr>
          <w:noProof/>
        </w:rPr>
        <w:t>3</w:t>
      </w:r>
    </w:fldSimple>
    <w:r>
      <w:t xml:space="preserve"> von </w:t>
    </w:r>
    <w:fldSimple w:instr=" NUMPAGES ">
      <w:r w:rsidR="00445F79">
        <w:rPr>
          <w:noProof/>
        </w:rPr>
        <w:t>57</w:t>
      </w:r>
    </w:fldSimple>
  </w:p>
  <w:p w:rsidR="00D27DF7" w:rsidRDefault="00D27DF7" w:rsidP="0029192A">
    <w:pPr>
      <w:pStyle w:val="Fuzeile"/>
      <w:pBdr>
        <w:top w:val="single" w:sz="6"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7C08C3"/>
    <w:multiLevelType w:val="hybridMultilevel"/>
    <w:tmpl w:val="A3B6FD2E"/>
    <w:lvl w:ilvl="0" w:tplc="6A164192">
      <w:numFmt w:val="bullet"/>
      <w:lvlText w:val=""/>
      <w:lvlJc w:val="left"/>
      <w:pPr>
        <w:tabs>
          <w:tab w:val="num" w:pos="420"/>
        </w:tabs>
        <w:ind w:left="420" w:hanging="420"/>
      </w:pPr>
      <w:rPr>
        <w:rFonts w:ascii="Symbol" w:eastAsia="Times New Roman" w:hAnsi="Symbol" w:cs="Times New Roman" w:hint="default"/>
        <w:color w:val="auto"/>
      </w:rPr>
    </w:lvl>
    <w:lvl w:ilvl="1" w:tplc="E2E04774" w:tentative="1">
      <w:start w:val="1"/>
      <w:numFmt w:val="bullet"/>
      <w:lvlText w:val="o"/>
      <w:lvlJc w:val="left"/>
      <w:pPr>
        <w:tabs>
          <w:tab w:val="num" w:pos="1440"/>
        </w:tabs>
        <w:ind w:left="1440" w:hanging="360"/>
      </w:pPr>
      <w:rPr>
        <w:rFonts w:ascii="Courier New" w:hAnsi="Courier New" w:cs="Courier New" w:hint="default"/>
      </w:rPr>
    </w:lvl>
    <w:lvl w:ilvl="2" w:tplc="BC98C110" w:tentative="1">
      <w:start w:val="1"/>
      <w:numFmt w:val="bullet"/>
      <w:lvlText w:val=""/>
      <w:lvlJc w:val="left"/>
      <w:pPr>
        <w:tabs>
          <w:tab w:val="num" w:pos="2160"/>
        </w:tabs>
        <w:ind w:left="2160" w:hanging="360"/>
      </w:pPr>
      <w:rPr>
        <w:rFonts w:ascii="Wingdings" w:hAnsi="Wingdings" w:hint="default"/>
      </w:rPr>
    </w:lvl>
    <w:lvl w:ilvl="3" w:tplc="15CC819E" w:tentative="1">
      <w:start w:val="1"/>
      <w:numFmt w:val="bullet"/>
      <w:lvlText w:val=""/>
      <w:lvlJc w:val="left"/>
      <w:pPr>
        <w:tabs>
          <w:tab w:val="num" w:pos="2880"/>
        </w:tabs>
        <w:ind w:left="2880" w:hanging="360"/>
      </w:pPr>
      <w:rPr>
        <w:rFonts w:ascii="Symbol" w:hAnsi="Symbol" w:hint="default"/>
      </w:rPr>
    </w:lvl>
    <w:lvl w:ilvl="4" w:tplc="09CC4CDA" w:tentative="1">
      <w:start w:val="1"/>
      <w:numFmt w:val="bullet"/>
      <w:lvlText w:val="o"/>
      <w:lvlJc w:val="left"/>
      <w:pPr>
        <w:tabs>
          <w:tab w:val="num" w:pos="3600"/>
        </w:tabs>
        <w:ind w:left="3600" w:hanging="360"/>
      </w:pPr>
      <w:rPr>
        <w:rFonts w:ascii="Courier New" w:hAnsi="Courier New" w:cs="Courier New" w:hint="default"/>
      </w:rPr>
    </w:lvl>
    <w:lvl w:ilvl="5" w:tplc="C1CEB754" w:tentative="1">
      <w:start w:val="1"/>
      <w:numFmt w:val="bullet"/>
      <w:lvlText w:val=""/>
      <w:lvlJc w:val="left"/>
      <w:pPr>
        <w:tabs>
          <w:tab w:val="num" w:pos="4320"/>
        </w:tabs>
        <w:ind w:left="4320" w:hanging="360"/>
      </w:pPr>
      <w:rPr>
        <w:rFonts w:ascii="Wingdings" w:hAnsi="Wingdings" w:hint="default"/>
      </w:rPr>
    </w:lvl>
    <w:lvl w:ilvl="6" w:tplc="9CB4492C" w:tentative="1">
      <w:start w:val="1"/>
      <w:numFmt w:val="bullet"/>
      <w:lvlText w:val=""/>
      <w:lvlJc w:val="left"/>
      <w:pPr>
        <w:tabs>
          <w:tab w:val="num" w:pos="5040"/>
        </w:tabs>
        <w:ind w:left="5040" w:hanging="360"/>
      </w:pPr>
      <w:rPr>
        <w:rFonts w:ascii="Symbol" w:hAnsi="Symbol" w:hint="default"/>
      </w:rPr>
    </w:lvl>
    <w:lvl w:ilvl="7" w:tplc="92CC2340" w:tentative="1">
      <w:start w:val="1"/>
      <w:numFmt w:val="bullet"/>
      <w:lvlText w:val="o"/>
      <w:lvlJc w:val="left"/>
      <w:pPr>
        <w:tabs>
          <w:tab w:val="num" w:pos="5760"/>
        </w:tabs>
        <w:ind w:left="5760" w:hanging="360"/>
      </w:pPr>
      <w:rPr>
        <w:rFonts w:ascii="Courier New" w:hAnsi="Courier New" w:cs="Courier New" w:hint="default"/>
      </w:rPr>
    </w:lvl>
    <w:lvl w:ilvl="8" w:tplc="AE64A53E" w:tentative="1">
      <w:start w:val="1"/>
      <w:numFmt w:val="bullet"/>
      <w:lvlText w:val=""/>
      <w:lvlJc w:val="left"/>
      <w:pPr>
        <w:tabs>
          <w:tab w:val="num" w:pos="6480"/>
        </w:tabs>
        <w:ind w:left="6480" w:hanging="360"/>
      </w:pPr>
      <w:rPr>
        <w:rFonts w:ascii="Wingdings" w:hAnsi="Wingdings" w:hint="default"/>
      </w:rPr>
    </w:lvl>
  </w:abstractNum>
  <w:abstractNum w:abstractNumId="7">
    <w:nsid w:val="1F605ECB"/>
    <w:multiLevelType w:val="hybridMultilevel"/>
    <w:tmpl w:val="9516D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3B87AA2"/>
    <w:multiLevelType w:val="singleLevel"/>
    <w:tmpl w:val="1EF62590"/>
    <w:lvl w:ilvl="0">
      <w:start w:val="1"/>
      <w:numFmt w:val="bullet"/>
      <w:pStyle w:val="Lauftextnormal"/>
      <w:lvlText w:val=""/>
      <w:lvlJc w:val="left"/>
      <w:pPr>
        <w:tabs>
          <w:tab w:val="num" w:pos="360"/>
        </w:tabs>
        <w:ind w:left="360" w:hanging="360"/>
      </w:pPr>
      <w:rPr>
        <w:rFonts w:ascii="Symbol" w:hAnsi="Symbol" w:hint="default"/>
      </w:rPr>
    </w:lvl>
  </w:abstractNum>
  <w:abstractNum w:abstractNumId="9">
    <w:nsid w:val="26A54CDC"/>
    <w:multiLevelType w:val="hybridMultilevel"/>
    <w:tmpl w:val="99D033E8"/>
    <w:lvl w:ilvl="0" w:tplc="689244AA">
      <w:start w:val="1"/>
      <w:numFmt w:val="bullet"/>
      <w:pStyle w:val="Aufgezhlt"/>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10">
    <w:nsid w:val="28614F5F"/>
    <w:multiLevelType w:val="hybridMultilevel"/>
    <w:tmpl w:val="5B66F348"/>
    <w:lvl w:ilvl="0" w:tplc="62C8183C">
      <w:start w:val="1"/>
      <w:numFmt w:val="bullet"/>
      <w:pStyle w:val="TabellenText1"/>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11">
    <w:nsid w:val="289470C3"/>
    <w:multiLevelType w:val="hybridMultilevel"/>
    <w:tmpl w:val="5DFC2150"/>
    <w:lvl w:ilvl="0" w:tplc="88268060">
      <w:numFmt w:val="bullet"/>
      <w:pStyle w:val="ListPunk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2">
    <w:nsid w:val="2B760056"/>
    <w:multiLevelType w:val="hybridMultilevel"/>
    <w:tmpl w:val="0366C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8546F9"/>
    <w:multiLevelType w:val="hybridMultilevel"/>
    <w:tmpl w:val="BFB4F8A2"/>
    <w:lvl w:ilvl="0" w:tplc="1368BB42">
      <w:start w:val="1"/>
      <w:numFmt w:val="bullet"/>
      <w:pStyle w:val="Aria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4">
    <w:nsid w:val="2D584D11"/>
    <w:multiLevelType w:val="hybridMultilevel"/>
    <w:tmpl w:val="8AB815C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F546987"/>
    <w:multiLevelType w:val="hybridMultilevel"/>
    <w:tmpl w:val="833AAC08"/>
    <w:lvl w:ilvl="0" w:tplc="04090001">
      <w:start w:val="1"/>
      <w:numFmt w:val="decimal"/>
      <w:pStyle w:val="Bullet1"/>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30CD5B45"/>
    <w:multiLevelType w:val="hybridMultilevel"/>
    <w:tmpl w:val="2F6EE786"/>
    <w:lvl w:ilvl="0" w:tplc="FFFFFFFF">
      <w:start w:val="1"/>
      <w:numFmt w:val="bullet"/>
      <w:pStyle w:val="bullet3"/>
      <w:lvlText w:val=""/>
      <w:lvlJc w:val="left"/>
      <w:pPr>
        <w:tabs>
          <w:tab w:val="num" w:pos="360"/>
        </w:tabs>
        <w:ind w:left="360" w:hanging="360"/>
      </w:pPr>
      <w:rPr>
        <w:rFonts w:ascii="Wingdings" w:hAnsi="Wingdings" w:hint="default"/>
      </w:rPr>
    </w:lvl>
    <w:lvl w:ilvl="1" w:tplc="FFFFFFFF">
      <w:start w:val="1"/>
      <w:numFmt w:val="bullet"/>
      <w:pStyle w:val="FormatvorlageAbbildungBlock"/>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33E525E2"/>
    <w:multiLevelType w:val="hybridMultilevel"/>
    <w:tmpl w:val="F2AEC2E8"/>
    <w:lvl w:ilvl="0" w:tplc="FFFFFFFF">
      <w:start w:val="1"/>
      <w:numFmt w:val="lowerLetter"/>
      <w:pStyle w:val="Dokumentenuntertitel"/>
      <w:lvlText w:val="%1."/>
      <w:lvlJc w:val="left"/>
      <w:pPr>
        <w:tabs>
          <w:tab w:val="num" w:pos="425"/>
        </w:tabs>
        <w:ind w:left="425" w:hanging="425"/>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36CF5D5E"/>
    <w:multiLevelType w:val="hybridMultilevel"/>
    <w:tmpl w:val="5EFA2DF4"/>
    <w:lvl w:ilvl="0" w:tplc="04070007">
      <w:numFmt w:val="bullet"/>
      <w:lvlText w:val=""/>
      <w:lvlJc w:val="left"/>
      <w:pPr>
        <w:tabs>
          <w:tab w:val="num" w:pos="420"/>
        </w:tabs>
        <w:ind w:left="420" w:hanging="420"/>
      </w:pPr>
      <w:rPr>
        <w:rFonts w:ascii="Symbol" w:eastAsia="Times New Roman" w:hAnsi="Symbol" w:cs="Times New Roman"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20">
    <w:nsid w:val="3E8649A0"/>
    <w:multiLevelType w:val="hybridMultilevel"/>
    <w:tmpl w:val="8E606F76"/>
    <w:lvl w:ilvl="0" w:tplc="4F6428C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3D2228"/>
    <w:multiLevelType w:val="singleLevel"/>
    <w:tmpl w:val="AF40C6F8"/>
    <w:lvl w:ilvl="0">
      <w:numFmt w:val="bullet"/>
      <w:pStyle w:val="KopfzeileHeader"/>
      <w:lvlText w:val="-"/>
      <w:lvlJc w:val="left"/>
      <w:pPr>
        <w:tabs>
          <w:tab w:val="num" w:pos="2775"/>
        </w:tabs>
        <w:ind w:left="2775" w:hanging="360"/>
      </w:pPr>
      <w:rPr>
        <w:rFonts w:hint="default"/>
      </w:rPr>
    </w:lvl>
  </w:abstractNum>
  <w:abstractNum w:abstractNumId="22">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nsid w:val="496A2A90"/>
    <w:multiLevelType w:val="hybridMultilevel"/>
    <w:tmpl w:val="CB9C9F16"/>
    <w:lvl w:ilvl="0" w:tplc="0407000F">
      <w:start w:val="1"/>
      <w:numFmt w:val="bullet"/>
      <w:pStyle w:val="Appendix"/>
      <w:lvlText w:val=""/>
      <w:lvlJc w:val="left"/>
      <w:pPr>
        <w:tabs>
          <w:tab w:val="num" w:pos="355"/>
        </w:tabs>
        <w:ind w:left="355" w:hanging="355"/>
      </w:pPr>
      <w:rPr>
        <w:rFonts w:ascii="Wingdings" w:hAnsi="Wingdings" w:hint="default"/>
        <w:color w:val="auto"/>
      </w:rPr>
    </w:lvl>
    <w:lvl w:ilvl="1" w:tplc="04070003">
      <w:start w:val="1"/>
      <w:numFmt w:val="bullet"/>
      <w:pStyle w:val="Appendix2"/>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4B361E87"/>
    <w:multiLevelType w:val="singleLevel"/>
    <w:tmpl w:val="048CA896"/>
    <w:lvl w:ilvl="0">
      <w:start w:val="1"/>
      <w:numFmt w:val="bullet"/>
      <w:pStyle w:val="Indexberschrift"/>
      <w:lvlText w:val=""/>
      <w:lvlJc w:val="left"/>
      <w:pPr>
        <w:tabs>
          <w:tab w:val="num" w:pos="360"/>
        </w:tabs>
        <w:ind w:left="360" w:hanging="360"/>
      </w:pPr>
      <w:rPr>
        <w:rFonts w:ascii="Symbol" w:hAnsi="Symbol" w:hint="default"/>
      </w:rPr>
    </w:lvl>
  </w:abstractNum>
  <w:abstractNum w:abstractNumId="25">
    <w:nsid w:val="4F7C7EBF"/>
    <w:multiLevelType w:val="hybridMultilevel"/>
    <w:tmpl w:val="7794FCFE"/>
    <w:lvl w:ilvl="0" w:tplc="0D966F6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7E3325"/>
    <w:multiLevelType w:val="hybridMultilevel"/>
    <w:tmpl w:val="7F7AD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333145E"/>
    <w:multiLevelType w:val="hybridMultilevel"/>
    <w:tmpl w:val="FE2EC3AA"/>
    <w:lvl w:ilvl="0" w:tplc="B8BC85DC">
      <w:start w:val="1"/>
      <w:numFmt w:val="bullet"/>
      <w:pStyle w:val="Einzug2Ebene"/>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30">
    <w:nsid w:val="58531F05"/>
    <w:multiLevelType w:val="hybridMultilevel"/>
    <w:tmpl w:val="9294D52A"/>
    <w:lvl w:ilvl="0" w:tplc="39DE4C64">
      <w:start w:val="1"/>
      <w:numFmt w:val="bullet"/>
      <w:pStyle w:val="Bulletbig"/>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03648D3"/>
    <w:multiLevelType w:val="singleLevel"/>
    <w:tmpl w:val="79122E2A"/>
    <w:lvl w:ilvl="0">
      <w:start w:val="1"/>
      <w:numFmt w:val="bullet"/>
      <w:pStyle w:val="Point"/>
      <w:lvlText w:val=""/>
      <w:lvlJc w:val="left"/>
      <w:pPr>
        <w:tabs>
          <w:tab w:val="num" w:pos="360"/>
        </w:tabs>
        <w:ind w:left="360" w:hanging="360"/>
      </w:pPr>
      <w:rPr>
        <w:rFonts w:ascii="Symbol" w:hAnsi="Symbol" w:hint="default"/>
      </w:rPr>
    </w:lvl>
  </w:abstractNum>
  <w:abstractNum w:abstractNumId="32">
    <w:nsid w:val="63352FBD"/>
    <w:multiLevelType w:val="hybridMultilevel"/>
    <w:tmpl w:val="3156004C"/>
    <w:lvl w:ilvl="0" w:tplc="2F70315A">
      <w:start w:val="1"/>
      <w:numFmt w:val="bullet"/>
      <w:lvlText w:val=""/>
      <w:lvlJc w:val="left"/>
      <w:pPr>
        <w:ind w:left="771" w:hanging="360"/>
      </w:pPr>
      <w:rPr>
        <w:rFonts w:ascii="Symbol" w:hAnsi="Symbol" w:hint="default"/>
      </w:rPr>
    </w:lvl>
    <w:lvl w:ilvl="1" w:tplc="08070003">
      <w:start w:val="1"/>
      <w:numFmt w:val="bullet"/>
      <w:lvlText w:val="o"/>
      <w:lvlJc w:val="left"/>
      <w:pPr>
        <w:ind w:left="1491" w:hanging="360"/>
      </w:pPr>
      <w:rPr>
        <w:rFonts w:ascii="Courier New" w:hAnsi="Courier New" w:cs="Courier New" w:hint="default"/>
      </w:rPr>
    </w:lvl>
    <w:lvl w:ilvl="2" w:tplc="08070005" w:tentative="1">
      <w:start w:val="1"/>
      <w:numFmt w:val="bullet"/>
      <w:lvlText w:val=""/>
      <w:lvlJc w:val="left"/>
      <w:pPr>
        <w:ind w:left="2211" w:hanging="360"/>
      </w:pPr>
      <w:rPr>
        <w:rFonts w:ascii="Wingdings" w:hAnsi="Wingdings" w:hint="default"/>
      </w:rPr>
    </w:lvl>
    <w:lvl w:ilvl="3" w:tplc="08070001" w:tentative="1">
      <w:start w:val="1"/>
      <w:numFmt w:val="bullet"/>
      <w:lvlText w:val=""/>
      <w:lvlJc w:val="left"/>
      <w:pPr>
        <w:ind w:left="2931" w:hanging="360"/>
      </w:pPr>
      <w:rPr>
        <w:rFonts w:ascii="Symbol" w:hAnsi="Symbol" w:hint="default"/>
      </w:rPr>
    </w:lvl>
    <w:lvl w:ilvl="4" w:tplc="08070003" w:tentative="1">
      <w:start w:val="1"/>
      <w:numFmt w:val="bullet"/>
      <w:lvlText w:val="o"/>
      <w:lvlJc w:val="left"/>
      <w:pPr>
        <w:ind w:left="3651" w:hanging="360"/>
      </w:pPr>
      <w:rPr>
        <w:rFonts w:ascii="Courier New" w:hAnsi="Courier New" w:cs="Courier New" w:hint="default"/>
      </w:rPr>
    </w:lvl>
    <w:lvl w:ilvl="5" w:tplc="08070005" w:tentative="1">
      <w:start w:val="1"/>
      <w:numFmt w:val="bullet"/>
      <w:lvlText w:val=""/>
      <w:lvlJc w:val="left"/>
      <w:pPr>
        <w:ind w:left="4371" w:hanging="360"/>
      </w:pPr>
      <w:rPr>
        <w:rFonts w:ascii="Wingdings" w:hAnsi="Wingdings" w:hint="default"/>
      </w:rPr>
    </w:lvl>
    <w:lvl w:ilvl="6" w:tplc="08070001" w:tentative="1">
      <w:start w:val="1"/>
      <w:numFmt w:val="bullet"/>
      <w:lvlText w:val=""/>
      <w:lvlJc w:val="left"/>
      <w:pPr>
        <w:ind w:left="5091" w:hanging="360"/>
      </w:pPr>
      <w:rPr>
        <w:rFonts w:ascii="Symbol" w:hAnsi="Symbol" w:hint="default"/>
      </w:rPr>
    </w:lvl>
    <w:lvl w:ilvl="7" w:tplc="08070003" w:tentative="1">
      <w:start w:val="1"/>
      <w:numFmt w:val="bullet"/>
      <w:lvlText w:val="o"/>
      <w:lvlJc w:val="left"/>
      <w:pPr>
        <w:ind w:left="5811" w:hanging="360"/>
      </w:pPr>
      <w:rPr>
        <w:rFonts w:ascii="Courier New" w:hAnsi="Courier New" w:cs="Courier New" w:hint="default"/>
      </w:rPr>
    </w:lvl>
    <w:lvl w:ilvl="8" w:tplc="08070005" w:tentative="1">
      <w:start w:val="1"/>
      <w:numFmt w:val="bullet"/>
      <w:lvlText w:val=""/>
      <w:lvlJc w:val="left"/>
      <w:pPr>
        <w:ind w:left="6531" w:hanging="360"/>
      </w:pPr>
      <w:rPr>
        <w:rFonts w:ascii="Wingdings" w:hAnsi="Wingdings" w:hint="default"/>
      </w:rPr>
    </w:lvl>
  </w:abstractNum>
  <w:abstractNum w:abstractNumId="33">
    <w:nsid w:val="683763A8"/>
    <w:multiLevelType w:val="multilevel"/>
    <w:tmpl w:val="F0267F48"/>
    <w:lvl w:ilvl="0">
      <w:start w:val="1"/>
      <w:numFmt w:val="decimal"/>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6D103B79"/>
    <w:multiLevelType w:val="hybridMultilevel"/>
    <w:tmpl w:val="AE6881C8"/>
    <w:lvl w:ilvl="0" w:tplc="FFFFFFFF">
      <w:start w:val="1"/>
      <w:numFmt w:val="bullet"/>
      <w:pStyle w:val="KopfzeileDepartemen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nsid w:val="6F670415"/>
    <w:multiLevelType w:val="hybridMultilevel"/>
    <w:tmpl w:val="E94803B2"/>
    <w:lvl w:ilvl="0" w:tplc="B8BC85DC">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3747BD1"/>
    <w:multiLevelType w:val="hybridMultilevel"/>
    <w:tmpl w:val="8A16F7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680"/>
        </w:tabs>
        <w:ind w:left="680"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num w:numId="1">
    <w:abstractNumId w:val="38"/>
  </w:num>
  <w:num w:numId="2">
    <w:abstractNumId w:val="37"/>
  </w:num>
  <w:num w:numId="3">
    <w:abstractNumId w:val="26"/>
  </w:num>
  <w:num w:numId="4">
    <w:abstractNumId w:val="14"/>
  </w:num>
  <w:num w:numId="5">
    <w:abstractNumId w:val="7"/>
  </w:num>
  <w:num w:numId="6">
    <w:abstractNumId w:val="12"/>
  </w:num>
  <w:num w:numId="7">
    <w:abstractNumId w:val="23"/>
  </w:num>
  <w:num w:numId="8">
    <w:abstractNumId w:val="30"/>
  </w:num>
  <w:num w:numId="9">
    <w:abstractNumId w:val="20"/>
  </w:num>
  <w:num w:numId="10">
    <w:abstractNumId w:val="31"/>
  </w:num>
  <w:num w:numId="11">
    <w:abstractNumId w:val="19"/>
  </w:num>
  <w:num w:numId="12">
    <w:abstractNumId w:val="4"/>
  </w:num>
  <w:num w:numId="13">
    <w:abstractNumId w:val="28"/>
  </w:num>
  <w:num w:numId="14">
    <w:abstractNumId w:val="6"/>
  </w:num>
  <w:num w:numId="15">
    <w:abstractNumId w:val="29"/>
  </w:num>
  <w:num w:numId="16">
    <w:abstractNumId w:val="11"/>
  </w:num>
  <w:num w:numId="17">
    <w:abstractNumId w:val="24"/>
  </w:num>
  <w:num w:numId="18">
    <w:abstractNumId w:val="3"/>
  </w:num>
  <w:num w:numId="19">
    <w:abstractNumId w:val="2"/>
  </w:num>
  <w:num w:numId="20">
    <w:abstractNumId w:val="1"/>
  </w:num>
  <w:num w:numId="21">
    <w:abstractNumId w:val="0"/>
  </w:num>
  <w:num w:numId="22">
    <w:abstractNumId w:val="34"/>
  </w:num>
  <w:num w:numId="23">
    <w:abstractNumId w:val="35"/>
  </w:num>
  <w:num w:numId="24">
    <w:abstractNumId w:val="18"/>
  </w:num>
  <w:num w:numId="25">
    <w:abstractNumId w:val="17"/>
  </w:num>
  <w:num w:numId="26">
    <w:abstractNumId w:val="8"/>
  </w:num>
  <w:num w:numId="27">
    <w:abstractNumId w:val="21"/>
  </w:num>
  <w:num w:numId="28">
    <w:abstractNumId w:val="10"/>
  </w:num>
  <w:num w:numId="29">
    <w:abstractNumId w:val="27"/>
  </w:num>
  <w:num w:numId="30">
    <w:abstractNumId w:val="13"/>
  </w:num>
  <w:num w:numId="31">
    <w:abstractNumId w:val="16"/>
  </w:num>
  <w:num w:numId="32">
    <w:abstractNumId w:val="15"/>
  </w:num>
  <w:num w:numId="33">
    <w:abstractNumId w:val="9"/>
  </w:num>
  <w:num w:numId="34">
    <w:abstractNumId w:val="33"/>
  </w:num>
  <w:num w:numId="35">
    <w:abstractNumId w:val="5"/>
  </w:num>
  <w:num w:numId="36">
    <w:abstractNumId w:val="36"/>
  </w:num>
  <w:num w:numId="37">
    <w:abstractNumId w:val="25"/>
  </w:num>
  <w:num w:numId="38">
    <w:abstractNumId w:val="32"/>
  </w:num>
  <w:num w:numId="39">
    <w:abstractNumId w:val="22"/>
  </w:num>
  <w:num w:numId="4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stylePaneFormatFilter w:val="3F01"/>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rsids>
    <w:rsidRoot w:val="00C10BBE"/>
    <w:rsid w:val="00001888"/>
    <w:rsid w:val="0000242B"/>
    <w:rsid w:val="00033EBF"/>
    <w:rsid w:val="00034D7C"/>
    <w:rsid w:val="000632C3"/>
    <w:rsid w:val="0007174B"/>
    <w:rsid w:val="00084799"/>
    <w:rsid w:val="000909B2"/>
    <w:rsid w:val="000B38B8"/>
    <w:rsid w:val="000C62E2"/>
    <w:rsid w:val="000E2D96"/>
    <w:rsid w:val="00100A97"/>
    <w:rsid w:val="001116F6"/>
    <w:rsid w:val="00117577"/>
    <w:rsid w:val="00126B59"/>
    <w:rsid w:val="00145123"/>
    <w:rsid w:val="001502A6"/>
    <w:rsid w:val="00151709"/>
    <w:rsid w:val="001553A3"/>
    <w:rsid w:val="001628B6"/>
    <w:rsid w:val="001B1FDD"/>
    <w:rsid w:val="001B20EF"/>
    <w:rsid w:val="001C0447"/>
    <w:rsid w:val="001C77FA"/>
    <w:rsid w:val="001D0739"/>
    <w:rsid w:val="001E53CF"/>
    <w:rsid w:val="001F0474"/>
    <w:rsid w:val="00201600"/>
    <w:rsid w:val="0022660A"/>
    <w:rsid w:val="00230E36"/>
    <w:rsid w:val="00244D21"/>
    <w:rsid w:val="00253B71"/>
    <w:rsid w:val="0025659D"/>
    <w:rsid w:val="002761C2"/>
    <w:rsid w:val="00281FA3"/>
    <w:rsid w:val="00290E78"/>
    <w:rsid w:val="0029192A"/>
    <w:rsid w:val="002A63AF"/>
    <w:rsid w:val="002B0382"/>
    <w:rsid w:val="002B7C23"/>
    <w:rsid w:val="002D68E8"/>
    <w:rsid w:val="003102D8"/>
    <w:rsid w:val="00314B9A"/>
    <w:rsid w:val="00327459"/>
    <w:rsid w:val="003558A5"/>
    <w:rsid w:val="00366E84"/>
    <w:rsid w:val="003779C2"/>
    <w:rsid w:val="00394F02"/>
    <w:rsid w:val="00395801"/>
    <w:rsid w:val="003A4664"/>
    <w:rsid w:val="003D1EEA"/>
    <w:rsid w:val="003E7D57"/>
    <w:rsid w:val="003F77DC"/>
    <w:rsid w:val="00421D65"/>
    <w:rsid w:val="0043089C"/>
    <w:rsid w:val="00431253"/>
    <w:rsid w:val="0044594B"/>
    <w:rsid w:val="00445F79"/>
    <w:rsid w:val="00452F04"/>
    <w:rsid w:val="00457944"/>
    <w:rsid w:val="0046017D"/>
    <w:rsid w:val="00491E2F"/>
    <w:rsid w:val="0049232E"/>
    <w:rsid w:val="004B7154"/>
    <w:rsid w:val="004D2B34"/>
    <w:rsid w:val="004D5EA8"/>
    <w:rsid w:val="004E06AC"/>
    <w:rsid w:val="004F28EF"/>
    <w:rsid w:val="00503938"/>
    <w:rsid w:val="00520881"/>
    <w:rsid w:val="00525FCA"/>
    <w:rsid w:val="005358C1"/>
    <w:rsid w:val="00565A37"/>
    <w:rsid w:val="00572A5A"/>
    <w:rsid w:val="00584444"/>
    <w:rsid w:val="00584F18"/>
    <w:rsid w:val="00594E68"/>
    <w:rsid w:val="00597F72"/>
    <w:rsid w:val="005A73D0"/>
    <w:rsid w:val="005C7B3B"/>
    <w:rsid w:val="005E21D3"/>
    <w:rsid w:val="0060798F"/>
    <w:rsid w:val="006116AB"/>
    <w:rsid w:val="00615087"/>
    <w:rsid w:val="00615817"/>
    <w:rsid w:val="006175E8"/>
    <w:rsid w:val="00633C03"/>
    <w:rsid w:val="0066693A"/>
    <w:rsid w:val="00670254"/>
    <w:rsid w:val="006815D7"/>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3DCA"/>
    <w:rsid w:val="00851A73"/>
    <w:rsid w:val="00856C0D"/>
    <w:rsid w:val="00867495"/>
    <w:rsid w:val="008875C2"/>
    <w:rsid w:val="00890E14"/>
    <w:rsid w:val="008B520B"/>
    <w:rsid w:val="008B6F5C"/>
    <w:rsid w:val="008B7A3E"/>
    <w:rsid w:val="009112B2"/>
    <w:rsid w:val="00922773"/>
    <w:rsid w:val="00932D22"/>
    <w:rsid w:val="0097550D"/>
    <w:rsid w:val="00990655"/>
    <w:rsid w:val="00994F6C"/>
    <w:rsid w:val="0099527C"/>
    <w:rsid w:val="00996BE8"/>
    <w:rsid w:val="009A4F29"/>
    <w:rsid w:val="009A7CD2"/>
    <w:rsid w:val="009E20EB"/>
    <w:rsid w:val="00A046BE"/>
    <w:rsid w:val="00A0671B"/>
    <w:rsid w:val="00A11093"/>
    <w:rsid w:val="00A31E6B"/>
    <w:rsid w:val="00A349E2"/>
    <w:rsid w:val="00A551BF"/>
    <w:rsid w:val="00A56FE8"/>
    <w:rsid w:val="00A616A5"/>
    <w:rsid w:val="00A62DFA"/>
    <w:rsid w:val="00A70CD9"/>
    <w:rsid w:val="00A81746"/>
    <w:rsid w:val="00A829C0"/>
    <w:rsid w:val="00A9098D"/>
    <w:rsid w:val="00AC478E"/>
    <w:rsid w:val="00AC658F"/>
    <w:rsid w:val="00AD2F52"/>
    <w:rsid w:val="00AE47A8"/>
    <w:rsid w:val="00AF0BC3"/>
    <w:rsid w:val="00AF387E"/>
    <w:rsid w:val="00B00FCB"/>
    <w:rsid w:val="00B04F40"/>
    <w:rsid w:val="00B109D7"/>
    <w:rsid w:val="00B14694"/>
    <w:rsid w:val="00B3057E"/>
    <w:rsid w:val="00B511C4"/>
    <w:rsid w:val="00B548F4"/>
    <w:rsid w:val="00B61281"/>
    <w:rsid w:val="00B658E1"/>
    <w:rsid w:val="00B6771B"/>
    <w:rsid w:val="00B90F1B"/>
    <w:rsid w:val="00BA7A60"/>
    <w:rsid w:val="00BD7D93"/>
    <w:rsid w:val="00BE2E88"/>
    <w:rsid w:val="00BF769C"/>
    <w:rsid w:val="00BF76C9"/>
    <w:rsid w:val="00C078AB"/>
    <w:rsid w:val="00C10BBE"/>
    <w:rsid w:val="00C82219"/>
    <w:rsid w:val="00C96C3C"/>
    <w:rsid w:val="00CC0D73"/>
    <w:rsid w:val="00CC5B4E"/>
    <w:rsid w:val="00CE5476"/>
    <w:rsid w:val="00CF7C0A"/>
    <w:rsid w:val="00D02246"/>
    <w:rsid w:val="00D040E1"/>
    <w:rsid w:val="00D27DF7"/>
    <w:rsid w:val="00D30425"/>
    <w:rsid w:val="00D322C7"/>
    <w:rsid w:val="00D32C7B"/>
    <w:rsid w:val="00D40978"/>
    <w:rsid w:val="00D44D45"/>
    <w:rsid w:val="00D61E59"/>
    <w:rsid w:val="00D63D60"/>
    <w:rsid w:val="00D7394B"/>
    <w:rsid w:val="00D77A43"/>
    <w:rsid w:val="00D77F86"/>
    <w:rsid w:val="00D8443D"/>
    <w:rsid w:val="00D97EB1"/>
    <w:rsid w:val="00DA7520"/>
    <w:rsid w:val="00DC59DB"/>
    <w:rsid w:val="00DC747F"/>
    <w:rsid w:val="00DD496F"/>
    <w:rsid w:val="00DD528B"/>
    <w:rsid w:val="00E4055F"/>
    <w:rsid w:val="00E47191"/>
    <w:rsid w:val="00E56E7C"/>
    <w:rsid w:val="00E6249F"/>
    <w:rsid w:val="00E63004"/>
    <w:rsid w:val="00E852C6"/>
    <w:rsid w:val="00EA685B"/>
    <w:rsid w:val="00EB6694"/>
    <w:rsid w:val="00EC3F7A"/>
    <w:rsid w:val="00ED3CDE"/>
    <w:rsid w:val="00EE066E"/>
    <w:rsid w:val="00F001B4"/>
    <w:rsid w:val="00F04802"/>
    <w:rsid w:val="00F17977"/>
    <w:rsid w:val="00F45EF0"/>
    <w:rsid w:val="00F57204"/>
    <w:rsid w:val="00F619FB"/>
    <w:rsid w:val="00F71E1F"/>
    <w:rsid w:val="00F726F8"/>
    <w:rsid w:val="00F80F32"/>
    <w:rsid w:val="00F833C2"/>
    <w:rsid w:val="00F960CA"/>
    <w:rsid w:val="00FA5BB4"/>
    <w:rsid w:val="00FA6AF1"/>
    <w:rsid w:val="00FB3FE4"/>
    <w:rsid w:val="00FB6E12"/>
    <w:rsid w:val="00FD0554"/>
    <w:rsid w:val="00FD1D8B"/>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itle" w:qFormat="1"/>
    <w:lsdException w:name="Subtitle" w:qFormat="1"/>
    <w:lsdException w:name="Strong"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322C7"/>
    <w:pPr>
      <w:spacing w:after="120" w:line="300" w:lineRule="exact"/>
    </w:pPr>
    <w:rPr>
      <w:rFonts w:ascii="Arial" w:hAnsi="Arial"/>
      <w:sz w:val="22"/>
    </w:rPr>
  </w:style>
  <w:style w:type="paragraph" w:styleId="berschrift1">
    <w:name w:val="heading 1"/>
    <w:basedOn w:val="Standard"/>
    <w:next w:val="Textkrper"/>
    <w:link w:val="berschrift1Zchn"/>
    <w:qFormat/>
    <w:rsid w:val="00E47191"/>
    <w:pPr>
      <w:numPr>
        <w:numId w:val="1"/>
      </w:numPr>
      <w:tabs>
        <w:tab w:val="clear" w:pos="6380"/>
      </w:tabs>
      <w:spacing w:before="240" w:after="240"/>
      <w:ind w:left="567"/>
      <w:outlineLvl w:val="0"/>
    </w:pPr>
    <w:rPr>
      <w:b/>
      <w:sz w:val="32"/>
    </w:rPr>
  </w:style>
  <w:style w:type="paragraph" w:styleId="berschrift2">
    <w:name w:val="heading 2"/>
    <w:basedOn w:val="Standard"/>
    <w:next w:val="Textkrper"/>
    <w:qFormat/>
    <w:rsid w:val="00FA6AF1"/>
    <w:pPr>
      <w:numPr>
        <w:ilvl w:val="1"/>
        <w:numId w:val="1"/>
      </w:numPr>
      <w:spacing w:before="120" w:after="240"/>
      <w:outlineLvl w:val="1"/>
    </w:pPr>
    <w:rPr>
      <w:b/>
      <w:sz w:val="24"/>
    </w:rPr>
  </w:style>
  <w:style w:type="paragraph" w:styleId="berschrift3">
    <w:name w:val="heading 3"/>
    <w:basedOn w:val="Standard"/>
    <w:next w:val="Textkrper"/>
    <w:qFormat/>
    <w:rsid w:val="00D77A43"/>
    <w:pPr>
      <w:numPr>
        <w:ilvl w:val="2"/>
        <w:numId w:val="1"/>
      </w:numPr>
      <w:spacing w:before="120" w:after="240"/>
      <w:outlineLvl w:val="2"/>
    </w:pPr>
    <w:rPr>
      <w:b/>
    </w:rPr>
  </w:style>
  <w:style w:type="paragraph" w:styleId="berschrift4">
    <w:name w:val="heading 4"/>
    <w:basedOn w:val="Standard"/>
    <w:next w:val="Textkrper"/>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qFormat/>
    <w:rsid w:val="00D322C7"/>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qFormat/>
    <w:rsid w:val="00D322C7"/>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qFormat/>
    <w:rsid w:val="00D322C7"/>
    <w:pPr>
      <w:keepLines/>
      <w:numPr>
        <w:ilvl w:val="7"/>
        <w:numId w:val="1"/>
      </w:numPr>
      <w:spacing w:before="140"/>
      <w:outlineLvl w:val="7"/>
    </w:pPr>
  </w:style>
  <w:style w:type="paragraph" w:styleId="berschrift9">
    <w:name w:val="heading 9"/>
    <w:aliases w:val="Legal Level 1.1.1.1."/>
    <w:basedOn w:val="Standard"/>
    <w:next w:val="Textkrper"/>
    <w:qFormat/>
    <w:rsid w:val="00D322C7"/>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D322C7"/>
  </w:style>
  <w:style w:type="character" w:customStyle="1" w:styleId="TextkrperZchn">
    <w:name w:val="Textkörper Zchn"/>
    <w:basedOn w:val="Absatz-Standardschriftart"/>
    <w:link w:val="Textkrper"/>
    <w:rsid w:val="00366E84"/>
    <w:rPr>
      <w:rFonts w:ascii="Arial" w:hAnsi="Arial"/>
      <w:sz w:val="22"/>
    </w:rPr>
  </w:style>
  <w:style w:type="character" w:customStyle="1" w:styleId="berschrift1Zchn">
    <w:name w:val="Überschrift 1 Zchn"/>
    <w:basedOn w:val="Absatz-Standardschriftart"/>
    <w:link w:val="berschrift1"/>
    <w:rsid w:val="00932D22"/>
    <w:rPr>
      <w:rFonts w:ascii="Arial" w:hAnsi="Arial"/>
      <w:b/>
      <w:sz w:val="32"/>
    </w:rPr>
  </w:style>
  <w:style w:type="paragraph" w:customStyle="1" w:styleId="Leerzeile">
    <w:name w:val="Leerzeile"/>
    <w:basedOn w:val="Textkrper"/>
    <w:rsid w:val="00D322C7"/>
  </w:style>
  <w:style w:type="character" w:styleId="Kommentarzeichen">
    <w:name w:val="annotation reference"/>
    <w:semiHidden/>
    <w:rsid w:val="00D322C7"/>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rsid w:val="00D322C7"/>
    <w:pPr>
      <w:tabs>
        <w:tab w:val="right" w:leader="dot" w:pos="9072"/>
      </w:tabs>
    </w:pPr>
  </w:style>
  <w:style w:type="paragraph" w:styleId="Kopfzeile">
    <w:name w:val="header"/>
    <w:basedOn w:val="Standard"/>
    <w:rsid w:val="00D322C7"/>
    <w:pPr>
      <w:tabs>
        <w:tab w:val="right" w:pos="9072"/>
      </w:tabs>
      <w:spacing w:after="0"/>
    </w:pPr>
  </w:style>
  <w:style w:type="paragraph" w:styleId="Fuzeile">
    <w:name w:val="footer"/>
    <w:basedOn w:val="Standard"/>
    <w:rsid w:val="00D322C7"/>
    <w:pPr>
      <w:pBdr>
        <w:top w:val="single" w:sz="6" w:space="1" w:color="auto"/>
      </w:pBdr>
      <w:tabs>
        <w:tab w:val="right" w:pos="9072"/>
      </w:tabs>
      <w:spacing w:after="0"/>
    </w:pPr>
  </w:style>
  <w:style w:type="paragraph" w:customStyle="1" w:styleId="Abbildung">
    <w:name w:val="Abbildung"/>
    <w:next w:val="Standard"/>
    <w:rsid w:val="00D322C7"/>
    <w:pPr>
      <w:keepNext/>
      <w:keepLines/>
      <w:spacing w:before="140" w:after="140"/>
      <w:jc w:val="center"/>
    </w:pPr>
    <w:rPr>
      <w:rFonts w:ascii="Arial" w:hAnsi="Arial"/>
      <w:noProof/>
      <w:lang w:val="en-GB" w:eastAsia="en-US"/>
    </w:rPr>
  </w:style>
  <w:style w:type="paragraph" w:styleId="Beschriftung">
    <w:name w:val="caption"/>
    <w:basedOn w:val="Standard"/>
    <w:next w:val="Standard"/>
    <w:qFormat/>
    <w:rsid w:val="00D322C7"/>
    <w:pPr>
      <w:spacing w:before="120"/>
    </w:pPr>
    <w:rPr>
      <w:b/>
    </w:rPr>
  </w:style>
  <w:style w:type="character" w:styleId="Funotenzeichen">
    <w:name w:val="footnote reference"/>
    <w:semiHidden/>
    <w:rsid w:val="00D322C7"/>
    <w:rPr>
      <w:rFonts w:ascii="Arial" w:hAnsi="Arial"/>
      <w:sz w:val="20"/>
      <w:vertAlign w:val="superscript"/>
    </w:rPr>
  </w:style>
  <w:style w:type="paragraph" w:customStyle="1" w:styleId="Fuzeilegerade">
    <w:name w:val="Fußzeile gerade"/>
    <w:basedOn w:val="Fuzeile"/>
    <w:rsid w:val="00D322C7"/>
  </w:style>
  <w:style w:type="paragraph" w:customStyle="1" w:styleId="Fuzeileungerade">
    <w:name w:val="Fußzeile ungerade"/>
    <w:basedOn w:val="Fuzeile"/>
    <w:rsid w:val="00D322C7"/>
  </w:style>
  <w:style w:type="paragraph" w:customStyle="1" w:styleId="Nebentitel">
    <w:name w:val="Nebentitel"/>
    <w:basedOn w:val="Titel"/>
    <w:rsid w:val="00D322C7"/>
  </w:style>
  <w:style w:type="paragraph" w:styleId="Standardeinzug">
    <w:name w:val="Normal Indent"/>
    <w:basedOn w:val="Standard"/>
    <w:rsid w:val="00D322C7"/>
    <w:pPr>
      <w:ind w:left="340"/>
    </w:pPr>
  </w:style>
  <w:style w:type="character" w:styleId="Seitenzahl">
    <w:name w:val="page number"/>
    <w:rsid w:val="00D322C7"/>
    <w:rPr>
      <w:rFonts w:ascii="Arial" w:hAnsi="Arial"/>
      <w:sz w:val="24"/>
    </w:rPr>
  </w:style>
  <w:style w:type="paragraph" w:customStyle="1" w:styleId="Dokumenttitel">
    <w:name w:val="Dokumenttitel"/>
    <w:basedOn w:val="Standard"/>
    <w:rsid w:val="00D322C7"/>
    <w:pPr>
      <w:keepNext/>
      <w:keepLines/>
      <w:tabs>
        <w:tab w:val="num" w:pos="6380"/>
      </w:tabs>
      <w:ind w:left="6380" w:hanging="567"/>
    </w:pPr>
    <w:rPr>
      <w:b/>
      <w:sz w:val="32"/>
    </w:rPr>
  </w:style>
  <w:style w:type="paragraph" w:styleId="Verzeichnis9">
    <w:name w:val="toc 9"/>
    <w:basedOn w:val="Standard"/>
    <w:next w:val="Standard"/>
    <w:semiHidden/>
    <w:rsid w:val="00D322C7"/>
    <w:pPr>
      <w:tabs>
        <w:tab w:val="right" w:leader="dot" w:pos="9071"/>
      </w:tabs>
      <w:ind w:left="1763"/>
    </w:pPr>
    <w:rPr>
      <w:sz w:val="18"/>
    </w:rPr>
  </w:style>
  <w:style w:type="paragraph" w:styleId="Verzeichnis1">
    <w:name w:val="toc 1"/>
    <w:basedOn w:val="Standard"/>
    <w:uiPriority w:val="39"/>
    <w:rsid w:val="00D322C7"/>
    <w:pPr>
      <w:tabs>
        <w:tab w:val="right" w:leader="dot" w:pos="9071"/>
      </w:tabs>
      <w:spacing w:before="120"/>
    </w:pPr>
    <w:rPr>
      <w:b/>
    </w:rPr>
  </w:style>
  <w:style w:type="paragraph" w:styleId="Verzeichnis2">
    <w:name w:val="toc 2"/>
    <w:basedOn w:val="Standard"/>
    <w:uiPriority w:val="39"/>
    <w:rsid w:val="00D322C7"/>
    <w:pPr>
      <w:tabs>
        <w:tab w:val="left" w:pos="907"/>
        <w:tab w:val="right" w:leader="dot" w:pos="9071"/>
      </w:tabs>
      <w:ind w:left="425"/>
    </w:pPr>
  </w:style>
  <w:style w:type="paragraph" w:styleId="Verzeichnis3">
    <w:name w:val="toc 3"/>
    <w:basedOn w:val="Standard"/>
    <w:uiPriority w:val="39"/>
    <w:rsid w:val="00D322C7"/>
    <w:pPr>
      <w:tabs>
        <w:tab w:val="left" w:pos="1361"/>
        <w:tab w:val="right" w:leader="dot" w:pos="9072"/>
      </w:tabs>
      <w:ind w:left="629"/>
    </w:pPr>
  </w:style>
  <w:style w:type="paragraph" w:styleId="Verzeichnis4">
    <w:name w:val="toc 4"/>
    <w:basedOn w:val="Standard"/>
    <w:uiPriority w:val="39"/>
    <w:rsid w:val="00D322C7"/>
    <w:pPr>
      <w:tabs>
        <w:tab w:val="left" w:pos="1701"/>
        <w:tab w:val="right" w:leader="dot" w:pos="9071"/>
      </w:tabs>
      <w:ind w:left="833"/>
    </w:pPr>
  </w:style>
  <w:style w:type="paragraph" w:styleId="Verzeichnis5">
    <w:name w:val="toc 5"/>
    <w:basedOn w:val="Standard"/>
    <w:rsid w:val="00D322C7"/>
    <w:pPr>
      <w:tabs>
        <w:tab w:val="left" w:pos="2041"/>
        <w:tab w:val="right" w:leader="dot" w:pos="9071"/>
      </w:tabs>
      <w:ind w:left="1038"/>
    </w:pPr>
  </w:style>
  <w:style w:type="paragraph" w:styleId="Verzeichnis6">
    <w:name w:val="toc 6"/>
    <w:basedOn w:val="Standard"/>
    <w:semiHidden/>
    <w:rsid w:val="00D322C7"/>
    <w:pPr>
      <w:tabs>
        <w:tab w:val="right" w:leader="dot" w:pos="9071"/>
      </w:tabs>
      <w:ind w:left="1225"/>
    </w:pPr>
    <w:rPr>
      <w:sz w:val="18"/>
    </w:rPr>
  </w:style>
  <w:style w:type="paragraph" w:styleId="Verzeichnis7">
    <w:name w:val="toc 7"/>
    <w:basedOn w:val="Standard"/>
    <w:semiHidden/>
    <w:rsid w:val="00D322C7"/>
    <w:pPr>
      <w:tabs>
        <w:tab w:val="right" w:leader="dot" w:pos="9071"/>
      </w:tabs>
      <w:ind w:left="1355"/>
    </w:pPr>
    <w:rPr>
      <w:sz w:val="18"/>
    </w:rPr>
  </w:style>
  <w:style w:type="paragraph" w:styleId="Verzeichnis8">
    <w:name w:val="toc 8"/>
    <w:basedOn w:val="Standard"/>
    <w:semiHidden/>
    <w:rsid w:val="00D322C7"/>
    <w:pPr>
      <w:tabs>
        <w:tab w:val="right" w:leader="dot" w:pos="9071"/>
      </w:tabs>
      <w:ind w:left="1559"/>
    </w:pPr>
    <w:rPr>
      <w:sz w:val="18"/>
    </w:rPr>
  </w:style>
  <w:style w:type="paragraph" w:customStyle="1" w:styleId="Dokumentname">
    <w:name w:val="Dokumentname"/>
    <w:basedOn w:val="Standard"/>
    <w:next w:val="Standard"/>
    <w:rsid w:val="00D322C7"/>
    <w:pPr>
      <w:spacing w:line="288" w:lineRule="auto"/>
    </w:pPr>
    <w:rPr>
      <w:sz w:val="12"/>
      <w:szCs w:val="22"/>
      <w:lang w:eastAsia="de-DE"/>
    </w:rPr>
  </w:style>
  <w:style w:type="paragraph" w:styleId="Funotentext">
    <w:name w:val="footnote text"/>
    <w:basedOn w:val="Standard"/>
    <w:link w:val="FunotentextZchn"/>
    <w:semiHidden/>
    <w:rsid w:val="00D322C7"/>
  </w:style>
  <w:style w:type="character" w:customStyle="1" w:styleId="FunotentextZchn">
    <w:name w:val="Fußnotentext Zchn"/>
    <w:basedOn w:val="Absatz-Standardschriftart"/>
    <w:link w:val="Funotentext"/>
    <w:rsid w:val="00932D22"/>
    <w:rPr>
      <w:rFonts w:ascii="Arial" w:hAnsi="Arial"/>
      <w:sz w:val="22"/>
    </w:rPr>
  </w:style>
  <w:style w:type="paragraph" w:customStyle="1" w:styleId="Anhang">
    <w:name w:val="Anhang"/>
    <w:basedOn w:val="berschrift1"/>
    <w:next w:val="Textkrper"/>
    <w:qFormat/>
    <w:rsid w:val="00D322C7"/>
    <w:pPr>
      <w:numPr>
        <w:numId w:val="0"/>
      </w:numPr>
    </w:pPr>
  </w:style>
  <w:style w:type="paragraph" w:customStyle="1" w:styleId="AbkrzungenReferenzen">
    <w:name w:val="Abkürzungen/Referenzen"/>
    <w:basedOn w:val="Standard"/>
    <w:rsid w:val="00D322C7"/>
    <w:pPr>
      <w:keepLines/>
      <w:tabs>
        <w:tab w:val="left" w:pos="1418"/>
      </w:tabs>
      <w:spacing w:before="60" w:after="60" w:line="280" w:lineRule="atLeast"/>
      <w:ind w:left="1418" w:hanging="1418"/>
    </w:pPr>
  </w:style>
  <w:style w:type="character" w:styleId="Hyperlink">
    <w:name w:val="Hyperlink"/>
    <w:rsid w:val="00D322C7"/>
    <w:rPr>
      <w:rFonts w:ascii="Helvetica" w:hAnsi="Helvetica"/>
      <w:color w:val="0000FF"/>
      <w:sz w:val="20"/>
      <w:u w:val="single"/>
    </w:rPr>
  </w:style>
  <w:style w:type="character" w:styleId="BesuchterHyperlink">
    <w:name w:val="FollowedHyperlink"/>
    <w:rsid w:val="00D322C7"/>
    <w:rPr>
      <w:rFonts w:ascii="Arial" w:hAnsi="Arial"/>
      <w:color w:val="800080"/>
      <w:u w:val="single"/>
    </w:rPr>
  </w:style>
  <w:style w:type="paragraph" w:customStyle="1" w:styleId="Hinweisverborgen">
    <w:name w:val="Hinweis / verborgen"/>
    <w:basedOn w:val="Standard"/>
    <w:rsid w:val="00D322C7"/>
    <w:pPr>
      <w:spacing w:line="280" w:lineRule="atLeast"/>
      <w:ind w:left="227" w:hanging="227"/>
      <w:jc w:val="both"/>
    </w:pPr>
    <w:rPr>
      <w:vanish/>
      <w:color w:val="FF0000"/>
      <w:sz w:val="16"/>
    </w:rPr>
  </w:style>
  <w:style w:type="paragraph" w:customStyle="1" w:styleId="Begriff">
    <w:name w:val="Begriff"/>
    <w:basedOn w:val="Textkrper"/>
    <w:rsid w:val="00D322C7"/>
    <w:rPr>
      <w:b/>
    </w:rPr>
  </w:style>
  <w:style w:type="paragraph" w:customStyle="1" w:styleId="Begriffsdefinition">
    <w:name w:val="Begriffsdefinition"/>
    <w:basedOn w:val="Textkrper"/>
    <w:rsid w:val="00D322C7"/>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D322C7"/>
    <w:pPr>
      <w:keepLines/>
      <w:spacing w:before="60" w:after="60" w:line="280" w:lineRule="atLeast"/>
    </w:pPr>
  </w:style>
  <w:style w:type="paragraph" w:customStyle="1" w:styleId="Tab-Zeile10Titel">
    <w:name w:val="Tab-Zeile10 Titel"/>
    <w:basedOn w:val="Tab-Zeile10"/>
    <w:rsid w:val="00D322C7"/>
    <w:pPr>
      <w:keepNext/>
      <w:shd w:val="solid" w:color="auto" w:fill="auto"/>
      <w:spacing w:line="240" w:lineRule="auto"/>
    </w:pPr>
    <w:rPr>
      <w:i/>
      <w:color w:val="FFFFFF"/>
      <w:sz w:val="18"/>
    </w:rPr>
  </w:style>
  <w:style w:type="paragraph" w:styleId="Dokumentstruktur">
    <w:name w:val="Document Map"/>
    <w:basedOn w:val="Standard"/>
    <w:semiHidden/>
    <w:rsid w:val="00D322C7"/>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b/>
      <w:bCs/>
    </w:rPr>
  </w:style>
  <w:style w:type="paragraph" w:customStyle="1" w:styleId="Appendix">
    <w:name w:val="Appendix"/>
    <w:basedOn w:val="berschrift1"/>
    <w:link w:val="AppendixZchn"/>
    <w:rsid w:val="00366E84"/>
    <w:pPr>
      <w:keepNext/>
      <w:numPr>
        <w:numId w:val="7"/>
      </w:numPr>
      <w:spacing w:before="360" w:line="260" w:lineRule="atLeast"/>
    </w:pPr>
    <w:rPr>
      <w:kern w:val="28"/>
      <w:lang w:eastAsia="en-US"/>
    </w:rPr>
  </w:style>
  <w:style w:type="character" w:customStyle="1" w:styleId="AppendixZchn">
    <w:name w:val="Appendix Zchn"/>
    <w:basedOn w:val="berschrift1Zchn"/>
    <w:link w:val="Appendix"/>
    <w:rsid w:val="00932D22"/>
    <w:rPr>
      <w:kern w:val="28"/>
      <w:lang w:eastAsia="en-US"/>
    </w:rPr>
  </w:style>
  <w:style w:type="paragraph" w:customStyle="1" w:styleId="Appendix2">
    <w:name w:val="Appendix 2"/>
    <w:basedOn w:val="Standard"/>
    <w:rsid w:val="00366E84"/>
    <w:pPr>
      <w:numPr>
        <w:ilvl w:val="1"/>
        <w:numId w:val="7"/>
      </w:numPr>
      <w:spacing w:before="240" w:line="200" w:lineRule="atLeast"/>
    </w:pPr>
    <w:rPr>
      <w:b/>
      <w:sz w:val="20"/>
      <w:lang w:eastAsia="en-US"/>
    </w:rPr>
  </w:style>
  <w:style w:type="paragraph" w:customStyle="1" w:styleId="Bulletbig">
    <w:name w:val="Bullet big"/>
    <w:basedOn w:val="Textkrper"/>
    <w:rsid w:val="00366E84"/>
    <w:pPr>
      <w:keepLines/>
      <w:numPr>
        <w:numId w:val="8"/>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10"/>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7"/>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8"/>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9"/>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20"/>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21"/>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11"/>
      </w:numPr>
      <w:spacing w:after="0" w:line="200" w:lineRule="atLeast"/>
    </w:pPr>
    <w:rPr>
      <w:sz w:val="20"/>
      <w:lang w:eastAsia="en-US"/>
    </w:rPr>
  </w:style>
  <w:style w:type="paragraph" w:styleId="Listennummer4">
    <w:name w:val="List Number 4"/>
    <w:basedOn w:val="Standard"/>
    <w:rsid w:val="00932D22"/>
    <w:pPr>
      <w:numPr>
        <w:numId w:val="12"/>
      </w:numPr>
      <w:spacing w:after="0" w:line="200" w:lineRule="atLeast"/>
    </w:pPr>
    <w:rPr>
      <w:sz w:val="20"/>
      <w:lang w:eastAsia="en-US"/>
    </w:rPr>
  </w:style>
  <w:style w:type="paragraph" w:styleId="Listennummer5">
    <w:name w:val="List Number 5"/>
    <w:basedOn w:val="Standard"/>
    <w:rsid w:val="00932D22"/>
    <w:pPr>
      <w:numPr>
        <w:numId w:val="13"/>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15"/>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gitternetz">
    <w:name w:val="Table Grid"/>
    <w:basedOn w:val="NormaleTabelle"/>
    <w:rsid w:val="00932D22"/>
    <w:pPr>
      <w:spacing w:line="2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gitternetz"/>
    <w:rsid w:val="00932D22"/>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opfzeileDepartement">
    <w:name w:val="KopfzeileDepartement"/>
    <w:basedOn w:val="Kopfzeile"/>
    <w:next w:val="Kopfzeile"/>
    <w:rsid w:val="00932D22"/>
    <w:pPr>
      <w:numPr>
        <w:numId w:val="22"/>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16"/>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tabs>
        <w:tab w:val="left" w:pos="6210"/>
      </w:tabs>
      <w:spacing w:before="80" w:after="80" w:line="240" w:lineRule="atLeast"/>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2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2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2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28"/>
      </w:numPr>
      <w:tabs>
        <w:tab w:val="clear" w:pos="720"/>
      </w:tabs>
      <w:spacing w:after="40"/>
      <w:ind w:left="0" w:firstLine="0"/>
    </w:pPr>
    <w:rPr>
      <w:b/>
      <w:color w:val="FFFFFF"/>
      <w:sz w:val="16"/>
    </w:rPr>
  </w:style>
  <w:style w:type="paragraph" w:customStyle="1" w:styleId="bullet3">
    <w:name w:val="bullet3"/>
    <w:basedOn w:val="Standard"/>
    <w:rsid w:val="00932D22"/>
    <w:pPr>
      <w:numPr>
        <w:numId w:val="3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sz w:val="10"/>
    </w:rPr>
  </w:style>
  <w:style w:type="character" w:customStyle="1" w:styleId="FusszeilenormZchn">
    <w:name w:val="Fusszeile norm. Zchn"/>
    <w:basedOn w:val="CharChar1"/>
    <w:rsid w:val="00932D22"/>
    <w:rPr>
      <w:rFonts w:ascii="Arial" w:hAnsi="Arial" w:cs="Arial"/>
      <w:sz w:val="16"/>
      <w:szCs w:val="16"/>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3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3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3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3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3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r="http://schemas.openxmlformats.org/officeDocument/2006/relationships" xmlns:w="http://schemas.openxmlformats.org/wordprocessingml/2006/main">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eorg.buechler@kost.admin.ch"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4.png"/><Relationship Id="rId42" Type="http://schemas.openxmlformats.org/officeDocument/2006/relationships/hyperlink" Target="http://de.wikipedia.org/wiki/ISO_8859-1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en.wikipedia.org/wiki/Filen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info@ech.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P:\KOST\Standards\eCH\Fachgruppe_Digitale_Archivierung\eCH-0160%20Archivische%20Ablieferungsschnittstelle%20(SIP)\v1.1\03_Dokumentation\0_Vorlagen\VORL_d_DEF_2013-11-18_Standard.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A9A1F-439D-41F6-A435-38CADB3CF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VORL_d_DEF_2013-11-18_Standard.dot</Template>
  <TotalTime>0</TotalTime>
  <Pages>57</Pages>
  <Words>11255</Words>
  <Characters>74540</Characters>
  <Application>Microsoft Office Word</Application>
  <DocSecurity>0</DocSecurity>
  <Lines>621</Lines>
  <Paragraphs>171</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85624</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U80809724</cp:lastModifiedBy>
  <cp:revision>3</cp:revision>
  <cp:lastPrinted>2014-08-14T13:07:00Z</cp:lastPrinted>
  <dcterms:created xsi:type="dcterms:W3CDTF">2014-08-18T07:31:00Z</dcterms:created>
  <dcterms:modified xsi:type="dcterms:W3CDTF">2014-08-18T07:44:00Z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