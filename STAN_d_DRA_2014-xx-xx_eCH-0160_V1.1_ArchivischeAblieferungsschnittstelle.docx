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3E4082"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3E4082"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Archival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finalisiert,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CC5B4E">
      <w:pPr>
        <w:numPr>
          <w:ilvl w:val="0"/>
          <w:numId w:val="12"/>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lastRenderedPageBreak/>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lastRenderedPageBreak/>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352B0F" w:rsidRDefault="00366E84" w:rsidP="00352B0F">
            <w:pPr>
              <w:pStyle w:val="TabelleGross"/>
              <w:rPr>
                <w:ins w:id="15" w:author="U80789367" w:date="2014-10-28T15:21:00Z"/>
              </w:rPr>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ins w:id="16" w:author="U80809724" w:date="2014-08-18T09:37:00Z">
              <w:r w:rsidR="00445F79">
                <w:br/>
              </w:r>
            </w:ins>
            <w:ins w:id="17" w:author="U80789367" w:date="2014-10-28T15:21:00Z">
              <w:r w:rsidR="00352B0F">
                <w:t>Das bedeutet, dass es dem der archivierenden Stelle frei steht, die Kann-Anforderungen von den abliefernden Stellen (Paketerstellung) einzufordern</w:t>
              </w:r>
            </w:ins>
          </w:p>
          <w:p w:rsidR="00445F79" w:rsidRPr="00445F79" w:rsidRDefault="00352B0F" w:rsidP="00352B0F">
            <w:pPr>
              <w:pStyle w:val="TabelleGross"/>
            </w:pPr>
            <w:ins w:id="18" w:author="U80789367" w:date="2014-10-28T15:21:00Z">
              <w:r>
                <w:t>oder nicht.</w:t>
              </w:r>
            </w:ins>
            <w:ins w:id="19" w:author="U80809724" w:date="2014-08-18T09:37:00Z">
              <w:del w:id="20" w:author="U80789367" w:date="2014-10-28T15:21:00Z">
                <w:r w:rsidR="00445F79" w:rsidDel="00352B0F">
                  <w:delText xml:space="preserve">Das bedeutet, dass es dem </w:delText>
                </w:r>
              </w:del>
            </w:ins>
            <w:ins w:id="21" w:author="U80809724" w:date="2014-08-18T09:42:00Z">
              <w:del w:id="22" w:author="U80789367" w:date="2014-10-28T15:21:00Z">
                <w:r w:rsidR="00445F79" w:rsidDel="00352B0F">
                  <w:delText>Anwender</w:delText>
                </w:r>
              </w:del>
            </w:ins>
            <w:ins w:id="23" w:author="U80809724" w:date="2014-08-18T09:37:00Z">
              <w:del w:id="24" w:author="U80789367" w:date="2014-10-28T15:21:00Z">
                <w:r w:rsidR="00445F79" w:rsidDel="00352B0F">
                  <w:delText xml:space="preserve"> frei steht die Kann-Felder zu füllen oder nicht.</w:delText>
                </w:r>
              </w:del>
            </w:ins>
          </w:p>
        </w:tc>
      </w:tr>
    </w:tbl>
    <w:p w:rsidR="00D32C7B" w:rsidRDefault="00D32C7B">
      <w:pPr>
        <w:spacing w:after="0" w:line="240" w:lineRule="auto"/>
        <w:rPr>
          <w:b/>
        </w:rPr>
      </w:pPr>
      <w:bookmarkStart w:id="25" w:name="_Toc241581047"/>
      <w:bookmarkStart w:id="26"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7" w:name="_Toc396116339"/>
      <w:r w:rsidRPr="009B46B4">
        <w:lastRenderedPageBreak/>
        <w:t xml:space="preserve">Notation </w:t>
      </w:r>
      <w:r>
        <w:t>Ordner</w:t>
      </w:r>
      <w:r w:rsidRPr="009B46B4">
        <w:t xml:space="preserve">, Dateien und </w:t>
      </w:r>
      <w:r>
        <w:t>Ordner</w:t>
      </w:r>
      <w:r w:rsidRPr="009B46B4">
        <w:t>strukturen</w:t>
      </w:r>
      <w:bookmarkEnd w:id="25"/>
      <w:bookmarkEnd w:id="26"/>
      <w:bookmarkEnd w:id="27"/>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header/</w:t>
            </w:r>
          </w:p>
        </w:tc>
        <w:tc>
          <w:tcPr>
            <w:tcW w:w="8023" w:type="dxa"/>
          </w:tcPr>
          <w:p w:rsidR="00366E84" w:rsidRPr="00612B07" w:rsidRDefault="00366E84" w:rsidP="00366E84">
            <w:pPr>
              <w:pStyle w:val="TabelleGross"/>
            </w:pPr>
            <w:r w:rsidRPr="00612B07">
              <w:t>Ein Ordner mit dem Namen «header»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«txt»)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einen Ausdruck oder einen Basistyp wie «string», «integer» etc.</w:t>
            </w:r>
          </w:p>
        </w:tc>
      </w:tr>
    </w:tbl>
    <w:p w:rsidR="00366E84" w:rsidRDefault="00366E84" w:rsidP="00366E84">
      <w:pPr>
        <w:pStyle w:val="Textkrper"/>
      </w:pPr>
    </w:p>
    <w:p w:rsidR="00366E84" w:rsidRDefault="00366E84" w:rsidP="00366E84">
      <w:pPr>
        <w:pStyle w:val="berschrift2"/>
        <w:spacing w:before="0"/>
      </w:pPr>
      <w:bookmarkStart w:id="28" w:name="_Toc341965598"/>
      <w:bookmarkStart w:id="29" w:name="_Toc396116340"/>
      <w:r>
        <w:t>Präzisierungsbedarf</w:t>
      </w:r>
      <w:bookmarkEnd w:id="28"/>
      <w:bookmarkEnd w:id="29"/>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BD7D93">
        <w:t>3.2</w:t>
      </w:r>
      <w:r w:rsidR="00FF4F73">
        <w:fldChar w:fldCharType="end"/>
      </w:r>
      <w:r>
        <w:t>)</w:t>
      </w:r>
    </w:p>
    <w:p w:rsidR="00366E84" w:rsidRDefault="00366E84" w:rsidP="00CC5B4E">
      <w:pPr>
        <w:numPr>
          <w:ilvl w:val="0"/>
          <w:numId w:val="12"/>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BD7D93">
        <w:t>5.1</w:t>
      </w:r>
      <w:r w:rsidR="00FF4F73">
        <w:fldChar w:fldCharType="end"/>
      </w:r>
      <w:r>
        <w:t>)</w:t>
      </w:r>
    </w:p>
    <w:p w:rsidR="00366E84" w:rsidRDefault="00366E84" w:rsidP="00CC5B4E">
      <w:pPr>
        <w:numPr>
          <w:ilvl w:val="0"/>
          <w:numId w:val="12"/>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BD7D93">
        <w:t>5.2</w:t>
      </w:r>
      <w:r w:rsidR="00FF4F73">
        <w:fldChar w:fldCharType="end"/>
      </w:r>
      <w:r>
        <w:t>)</w:t>
      </w:r>
    </w:p>
    <w:p w:rsidR="00366E84" w:rsidRPr="00CC5B4E" w:rsidRDefault="00366E84" w:rsidP="00CC5B4E">
      <w:pPr>
        <w:numPr>
          <w:ilvl w:val="0"/>
          <w:numId w:val="12"/>
        </w:numPr>
        <w:spacing w:after="0" w:line="260" w:lineRule="atLeast"/>
        <w:jc w:val="both"/>
      </w:pPr>
      <w:r w:rsidRPr="00CC5B4E">
        <w:t xml:space="preserve">Name des Toplevel-Ordners </w:t>
      </w:r>
      <w:r w:rsidRPr="0009141A">
        <w:t xml:space="preserve">/ SIP-Identifikators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30" w:name="_Toc341965599"/>
      <w:r>
        <w:br w:type="page"/>
      </w:r>
    </w:p>
    <w:p w:rsidR="00597F72" w:rsidRDefault="00597F72" w:rsidP="00597F72">
      <w:pPr>
        <w:pStyle w:val="berschrift2"/>
      </w:pPr>
      <w:bookmarkStart w:id="31" w:name="_Toc396116341"/>
      <w:r>
        <w:lastRenderedPageBreak/>
        <w:t>Übersicht</w:t>
      </w:r>
      <w:bookmarkEnd w:id="30"/>
      <w:bookmarkEnd w:id="31"/>
    </w:p>
    <w:p w:rsidR="00597F72" w:rsidRDefault="00597F72" w:rsidP="00597F72">
      <w:pPr>
        <w:pStyle w:val="berschrift3"/>
      </w:pPr>
      <w:bookmarkStart w:id="32" w:name="_Toc341965600"/>
      <w:bookmarkStart w:id="33" w:name="_Toc396116342"/>
      <w:r>
        <w:t>Abgrenzung</w:t>
      </w:r>
      <w:bookmarkEnd w:id="32"/>
      <w:bookmarkEnd w:id="33"/>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34" w:name="_Toc228077547"/>
      <w:bookmarkStart w:id="35"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34"/>
      <w:r>
        <w:rPr>
          <w:sz w:val="16"/>
          <w:szCs w:val="16"/>
        </w:rPr>
        <w:t>Ablieferungsobjekt SIP</w:t>
      </w:r>
      <w:bookmarkEnd w:id="35"/>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36" w:name="_Toc341965601"/>
      <w:bookmarkStart w:id="37" w:name="_Toc396116343"/>
      <w:r>
        <w:t>Definitionen</w:t>
      </w:r>
      <w:bookmarkEnd w:id="36"/>
      <w:bookmarkEnd w:id="37"/>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r w:rsidRPr="00B458FE">
        <w:t>Unter</w:t>
      </w:r>
      <w:r>
        <w:t>typ</w:t>
      </w:r>
      <w:r w:rsidRPr="00B458FE">
        <w:t xml:space="preserve"> zur FILES-Ablieferung</w:t>
      </w:r>
      <w:r>
        <w:t xml:space="preserve">. </w:t>
      </w:r>
      <w:r w:rsidRPr="00A84FDC">
        <w:t>Diese Typisierung leitet sich aus d</w:t>
      </w:r>
      <w:r>
        <w:t xml:space="preserve">er vorarchivischen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8" w:name="_Toc341965602"/>
      <w:bookmarkStart w:id="39" w:name="_Toc396116344"/>
      <w:r>
        <w:t>Anforderungen pro Ablieferungstyp</w:t>
      </w:r>
      <w:bookmarkEnd w:id="38"/>
      <w:bookmarkEnd w:id="39"/>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vorarchivischen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0" w:name="_Toc228077548"/>
      <w:bookmarkStart w:id="41"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40"/>
      <w:r>
        <w:rPr>
          <w:sz w:val="16"/>
          <w:szCs w:val="16"/>
        </w:rPr>
        <w:t>Ablieferungskategorien SIP</w:t>
      </w:r>
      <w:bookmarkEnd w:id="41"/>
    </w:p>
    <w:p w:rsidR="00597F72" w:rsidRDefault="00597F72" w:rsidP="00597F72">
      <w:pPr>
        <w:pStyle w:val="Textkrper"/>
      </w:pPr>
    </w:p>
    <w:p w:rsidR="00597F72" w:rsidRDefault="00597F72" w:rsidP="00597F72">
      <w:pPr>
        <w:pStyle w:val="berschrift3"/>
      </w:pPr>
      <w:bookmarkStart w:id="42" w:name="_Toc341965603"/>
      <w:bookmarkStart w:id="43" w:name="_Toc396116345"/>
      <w:r>
        <w:t>Anwendungsgebiet</w:t>
      </w:r>
      <w:bookmarkEnd w:id="42"/>
      <w:bookmarkEnd w:id="43"/>
    </w:p>
    <w:p w:rsidR="00597F72" w:rsidRDefault="00597F72" w:rsidP="00597F72">
      <w:pPr>
        <w:pStyle w:val="berschrift4"/>
      </w:pPr>
      <w:bookmarkStart w:id="44" w:name="_Toc341965604"/>
      <w:bookmarkStart w:id="45" w:name="_Toc396116346"/>
      <w:r>
        <w:t>Prozess</w:t>
      </w:r>
      <w:bookmarkEnd w:id="44"/>
      <w:bookmarkEnd w:id="45"/>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46" w:name="_Toc319485337"/>
      <w:bookmarkStart w:id="47" w:name="_Toc319485338"/>
      <w:bookmarkStart w:id="48" w:name="_Toc319485339"/>
      <w:bookmarkStart w:id="49" w:name="_Toc319485340"/>
      <w:bookmarkStart w:id="50" w:name="_Toc319485341"/>
      <w:bookmarkStart w:id="51" w:name="_Toc341965605"/>
      <w:bookmarkEnd w:id="46"/>
      <w:bookmarkEnd w:id="47"/>
      <w:bookmarkEnd w:id="48"/>
      <w:bookmarkEnd w:id="49"/>
      <w:bookmarkEnd w:id="50"/>
      <w:r>
        <w:br w:type="page"/>
      </w:r>
    </w:p>
    <w:p w:rsidR="00597F72" w:rsidRDefault="00597F72" w:rsidP="00597F72">
      <w:pPr>
        <w:pStyle w:val="berschrift3"/>
      </w:pPr>
      <w:bookmarkStart w:id="52" w:name="_Toc396116347"/>
      <w:r>
        <w:lastRenderedPageBreak/>
        <w:t>Ablieferungsobjekt Paket – SIP</w:t>
      </w:r>
      <w:bookmarkEnd w:id="51"/>
      <w:bookmarkEnd w:id="52"/>
    </w:p>
    <w:p w:rsidR="00597F72" w:rsidRPr="009B46B4" w:rsidRDefault="00597F72" w:rsidP="00597F72">
      <w:pPr>
        <w:spacing w:line="300" w:lineRule="atLeast"/>
        <w:jc w:val="both"/>
      </w:pPr>
      <w:r w:rsidRPr="00F9757D">
        <w:t>Das Ablieferungsobjekt ist ein Informationspaket, das auf dem Modell des OAIS-Standard (Open Archival Information System) basiert (vgl. Abb. 3). Dieser Standard wurde durch das Consultative Commitee for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3"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53"/>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r w:rsidRPr="00976C64">
              <w:rPr>
                <w:b/>
              </w:rPr>
              <w:t>Pakettyp</w:t>
            </w:r>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r w:rsidRPr="007C2446">
              <w:rPr>
                <w:rFonts w:cs="Arial"/>
                <w:color w:val="000000"/>
              </w:rPr>
              <w:t>Archival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(archivisch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54" w:name="_Toc341965606"/>
      <w:r>
        <w:br w:type="page"/>
      </w:r>
    </w:p>
    <w:p w:rsidR="00597F72" w:rsidRDefault="00597F72" w:rsidP="00597F72">
      <w:pPr>
        <w:pStyle w:val="berschrift3"/>
      </w:pPr>
      <w:bookmarkStart w:id="55" w:name="_Toc396116348"/>
      <w:r>
        <w:lastRenderedPageBreak/>
        <w:t>Inhalt</w:t>
      </w:r>
      <w:bookmarkEnd w:id="54"/>
      <w:bookmarkEnd w:id="55"/>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6"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56"/>
    </w:p>
    <w:p w:rsidR="00597F72" w:rsidRDefault="00597F72" w:rsidP="00597F72">
      <w:pPr>
        <w:pStyle w:val="Textkrper"/>
      </w:pPr>
    </w:p>
    <w:p w:rsidR="00597F72" w:rsidRDefault="00597F72" w:rsidP="00D32C7B">
      <w:pPr>
        <w:pStyle w:val="berschrift2"/>
      </w:pPr>
      <w:bookmarkStart w:id="57" w:name="_Toc341965607"/>
      <w:bookmarkStart w:id="58" w:name="_Toc396116349"/>
      <w:r>
        <w:t>Verhältnis Ablieferung – Paket</w:t>
      </w:r>
      <w:bookmarkEnd w:id="57"/>
      <w:bookmarkEnd w:id="58"/>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9" w:name="_Toc341965608"/>
      <w:bookmarkStart w:id="60" w:name="_Toc396116350"/>
      <w:r>
        <w:t>Sicherheitseinstellungen Dateien im Paket</w:t>
      </w:r>
      <w:bookmarkEnd w:id="59"/>
      <w:bookmarkEnd w:id="60"/>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61" w:name="_Toc341965609"/>
      <w:r>
        <w:br w:type="page"/>
      </w:r>
    </w:p>
    <w:p w:rsidR="00597F72" w:rsidRPr="00206312" w:rsidRDefault="00597F72" w:rsidP="00597F72">
      <w:pPr>
        <w:pStyle w:val="berschrift1"/>
        <w:spacing w:before="0"/>
      </w:pPr>
      <w:bookmarkStart w:id="62" w:name="_Toc396116351"/>
      <w:r>
        <w:lastRenderedPageBreak/>
        <w:t>Primärdaten</w:t>
      </w:r>
      <w:bookmarkEnd w:id="61"/>
      <w:bookmarkEnd w:id="62"/>
    </w:p>
    <w:p w:rsidR="00932D22" w:rsidRDefault="00932D22" w:rsidP="00932D22">
      <w:pPr>
        <w:pStyle w:val="berschrift2"/>
        <w:spacing w:before="0"/>
      </w:pPr>
      <w:bookmarkStart w:id="63" w:name="_Toc341965610"/>
      <w:bookmarkStart w:id="64" w:name="_Toc396116352"/>
      <w:r>
        <w:t>Grundsätzliches</w:t>
      </w:r>
      <w:bookmarkEnd w:id="63"/>
      <w:bookmarkEnd w:id="64"/>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65" w:name="_Toc241581061"/>
      <w:bookmarkStart w:id="66" w:name="_Ref319487145"/>
      <w:bookmarkStart w:id="67" w:name="_Toc341965611"/>
      <w:bookmarkStart w:id="68" w:name="_Toc396116353"/>
      <w:r w:rsidRPr="009B46B4">
        <w:t>Formate</w:t>
      </w:r>
      <w:bookmarkEnd w:id="65"/>
      <w:bookmarkEnd w:id="66"/>
      <w:bookmarkEnd w:id="67"/>
      <w:bookmarkEnd w:id="68"/>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Es ist von Vorteil, die Unterlagen bereits in einem archivtauglichen Format zu erstellen oder sie so früh wie möglich in ein archivtaugliches Format zu konvertieren. In einem GEVER-System ist die Konversion spätestens bei Dossierabschluss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9" w:name="_Toc341965612"/>
      <w:bookmarkStart w:id="70" w:name="_Toc396116354"/>
      <w:r w:rsidRPr="00206312">
        <w:lastRenderedPageBreak/>
        <w:t>Metadaten</w:t>
      </w:r>
      <w:bookmarkEnd w:id="69"/>
      <w:bookmarkEnd w:id="70"/>
    </w:p>
    <w:p w:rsidR="00932D22" w:rsidRPr="00206312" w:rsidRDefault="00932D22" w:rsidP="00932D22">
      <w:pPr>
        <w:spacing w:line="300" w:lineRule="atLeast"/>
        <w:jc w:val="both"/>
      </w:pPr>
      <w:bookmarkStart w:id="71" w:name="OLE_LINK10"/>
      <w:bookmarkStart w:id="72"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73" w:name="OLE_LINK12"/>
      <w:bookmarkStart w:id="74" w:name="OLE_LINK15"/>
      <w:r w:rsidRPr="00206312">
        <w:t xml:space="preserve">Der Erhalt von eingebetteten Metadaten kann aufgrund von möglichen Formatkonvertierungen im </w:t>
      </w:r>
      <w:r>
        <w:t>Archiv</w:t>
      </w:r>
      <w:r w:rsidRPr="00206312">
        <w:t xml:space="preserve"> nicht sichergestellt werden.</w:t>
      </w:r>
      <w:bookmarkEnd w:id="73"/>
      <w:bookmarkEnd w:id="74"/>
    </w:p>
    <w:bookmarkEnd w:id="71"/>
    <w:bookmarkEnd w:id="72"/>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75" w:name="_Toc241581063"/>
      <w:bookmarkStart w:id="76" w:name="_Toc341965613"/>
      <w:bookmarkStart w:id="77" w:name="_Toc396116355"/>
      <w:r w:rsidRPr="00206312">
        <w:t>Allgemeine Anforderungen</w:t>
      </w:r>
      <w:bookmarkEnd w:id="75"/>
      <w:bookmarkEnd w:id="76"/>
      <w:bookmarkEnd w:id="7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8"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(getrennt von den Primärdaten) vorliegen. Die Spezifikation gibt sowohl die Struktur der Metadatendatei wie auch Inhalt der Metadaten vor (vgl. dazu die Kapitel zur XSD und zum Data Dictionary). Diese Vorgaben müssen exakt eingehalten werden.</w:t>
            </w:r>
          </w:p>
        </w:tc>
        <w:tc>
          <w:tcPr>
            <w:tcW w:w="1543" w:type="dxa"/>
          </w:tcPr>
          <w:p w:rsidR="00932D22" w:rsidRPr="007C2446" w:rsidRDefault="00932D22" w:rsidP="00932D22">
            <w:pPr>
              <w:pStyle w:val="TabelleGross"/>
            </w:pPr>
            <w:r w:rsidRPr="007C2446">
              <w:t>M</w:t>
            </w:r>
          </w:p>
        </w:tc>
      </w:tr>
      <w:bookmarkEnd w:id="78"/>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79" w:name="_Toc241581064"/>
      <w:bookmarkStart w:id="80" w:name="_Toc341965614"/>
      <w:bookmarkStart w:id="81" w:name="_Toc396116356"/>
      <w:r w:rsidRPr="00206312">
        <w:t>Konzeptuelles Datenmodell</w:t>
      </w:r>
      <w:bookmarkEnd w:id="79"/>
      <w:bookmarkEnd w:id="80"/>
      <w:bookmarkEnd w:id="81"/>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Paket-Lifecycle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Registraturplan,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82" w:name="OLE_LINK18"/>
            <w:bookmarkStart w:id="83" w:name="OLE_LINK19"/>
            <w:r w:rsidRPr="007C2446">
              <w:lastRenderedPageBreak/>
              <w:t>Unstrukturierter Anhang</w:t>
            </w:r>
            <w:bookmarkEnd w:id="82"/>
            <w:bookmarkEnd w:id="83"/>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r w:rsidRPr="00545C29">
              <w:rPr>
                <w:i/>
              </w:rPr>
              <w:t>deprecated</w:t>
            </w:r>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84" w:name="OLE_LINK26"/>
            <w:bookmarkStart w:id="85" w:name="OLE_LINK27"/>
            <w:r w:rsidRPr="007C2446">
              <w:t>u erfassen.</w:t>
            </w:r>
          </w:p>
          <w:p w:rsidR="00932D22" w:rsidRPr="007C2446" w:rsidRDefault="00932D22" w:rsidP="00932D22">
            <w:pPr>
              <w:pStyle w:val="TabelleGross"/>
            </w:pPr>
            <w:r w:rsidRPr="007C2446">
              <w:t>Für die Erstellung eines SIP ist diese Entität nicht von Bedeutung.</w:t>
            </w:r>
            <w:bookmarkEnd w:id="84"/>
            <w:bookmarkEnd w:id="85"/>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86"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87" w:name="_Toc341965615"/>
      <w:bookmarkStart w:id="88" w:name="_Toc396116357"/>
      <w:r w:rsidRPr="00206312">
        <w:lastRenderedPageBreak/>
        <w:t>Datenmodell Ablieferungstyp GEVER</w:t>
      </w:r>
      <w:bookmarkEnd w:id="86"/>
      <w:bookmarkEnd w:id="87"/>
      <w:bookmarkEnd w:id="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FF4F73" w:rsidRDefault="00FF4F73" w:rsidP="00932D22">
            <w:pPr>
              <w:pStyle w:val="TabelleGross"/>
              <w:numPr>
                <w:ilvl w:val="0"/>
                <w:numId w:val="36"/>
              </w:numPr>
              <w:ind w:left="360"/>
            </w:pPr>
            <w:r>
              <w:t>Vorgang</w:t>
            </w:r>
          </w:p>
          <w:p w:rsidR="00FF4F73" w:rsidRDefault="00FF4F73" w:rsidP="00932D22">
            <w:pPr>
              <w:pStyle w:val="TabelleGross"/>
              <w:numPr>
                <w:ilvl w:val="0"/>
                <w:numId w:val="36"/>
              </w:numPr>
              <w:ind w:left="360"/>
            </w:pPr>
            <w:r>
              <w:t>Aktivität</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BD3794" w:rsidRDefault="003E4082" w:rsidP="00932D22">
      <w:pPr>
        <w:spacing w:after="0" w:line="300" w:lineRule="atLeast"/>
        <w:jc w:val="both"/>
        <w:rPr>
          <w:sz w:val="14"/>
          <w:szCs w:val="14"/>
        </w:rPr>
      </w:pPr>
      <w:r>
        <w:pict>
          <v:group id="Gruppieren 15" o:spid="_x0000_s1026" style="position:absolute;left:0;text-align:left;margin-left:-4.75pt;margin-top:3.45pt;width:388.7pt;height:261.4pt;z-index:25165926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27"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xnjEAAAA2wAAAA8AAABkcnMvZG93bnJldi54bWxEj0FrAjEUhO8F/0N4Qm816xZFVqOIIlgU&#10;QS0Ub4/Nc7Pt5mXdpLr++0YoeBxm5htmMmttJa7U+NKxgn4vAUGcO11yoeDzuHobgfABWWPlmBTc&#10;ycNs2nmZYKbdjfd0PYRCRAj7DBWYEOpMSp8bsuh7riaO3tk1FkOUTSF1g7cIt5VMk2QoLZYcFwzW&#10;tDCU/xx+rYLL+X2w3A1ouDW7y+ZLfwT7fdJKvXbb+RhEoDY8w//ttVaQpvD4En+An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xnjEAAAA2wAAAA8AAAAAAAAAAAAAAAAA&#10;nwIAAGRycy9kb3ducmV2LnhtbFBLBQYAAAAABAAEAPcAAACQAwAAAAA=&#10;">
              <v:imagedata r:id="rId16" o:title="AblieferungSIPGever" cropbottom="3022f"/>
            </v:shape>
            <v:shape id="Grafik 23" o:spid="_x0000_s1028"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e+TEAAAA2wAAAA8AAABkcnMvZG93bnJldi54bWxEj0FrwkAUhO8F/8PyhN7qppGqRFcRoSiU&#10;HhoLvT6yr9mY7Nuwu41pf323UPA4zMw3zGY32k4M5EPjWMHjLANBXDndcK3g/fz8sAIRIrLGzjEp&#10;+KYAu+3kboOFdld+o6GMtUgQDgUqMDH2hZShMmQxzFxPnLxP5y3GJH0ttcdrgttO5lm2kBYbTgsG&#10;ezoYqtryyyp4fWnl06X8OeLSnHBoc7/4uHil7qfjfg0i0hhv4f/2SSvI5/D3Jf0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ze+TEAAAA2wAAAA8AAAAAAAAAAAAAAAAA&#10;nwIAAGRycy9kb3ducmV2LnhtbFBLBQYAAAAABAAEAPcAAACQAwAAAAA=&#10;">
              <v:imagedata r:id="rId17" o:title="" cropleft="39432f" cropright="1f"/>
              <v:path arrowok="t"/>
            </v:shape>
            <v:rect id="Rechteck 24" o:spid="_x0000_s1029"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TecQA&#10;AADbAAAADwAAAGRycy9kb3ducmV2LnhtbESPQWvCQBSE74L/YXmCN9001lpS11BKK+qttun5kX1N&#10;QrNv0+zGxH/vCoLHYWa+YdbpYGpxotZVlhU8zCMQxLnVFRcKvr8+Zs8gnEfWWFsmBWdykG7GozUm&#10;2vb8SaejL0SAsEtQQel9k0jp8pIMurltiIP3a1uDPsi2kLrFPsBNLeMoepIGKw4LJTb0VlL+d+yM&#10;gm652r8PP//bRRZlq0NWL3d+2yg1nQyvLyA8Df4evrV3WkH8CNcv4QfIz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3nEAAAA2wAAAA8AAAAAAAAAAAAAAAAAmAIAAGRycy9k&#10;b3ducmV2LnhtbFBLBQYAAAAABAAEAPUAAACJAwAAAAA=&#10;" fillcolor="white [3212]" stroked="f" strokeweight="2pt"/>
            <v:shape id="Grafik 25" o:spid="_x0000_s1030"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21oDDAAAA2wAAAA8AAABkcnMvZG93bnJldi54bWxEj09rAjEUxO8Fv0N4greaVbQsW6MUQatI&#10;D/7D6yN53Q3dvCybVNdvbwoFj8PM/IaZLTpXiyu1wXpWMBpmIIi1N5ZLBafj6jUHESKywdozKbhT&#10;gMW89zLDwvgb7+l6iKVIEA4FKqhibAopg67IYRj6hjh53751GJNsS2lavCW4q+U4y96kQ8tpocKG&#10;lhXpn8OvU2DP9TZffq52Fz7u182X9lafJ0oN+t3HO4hIXXyG/9sbo2A8hb8v6Qf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bWgMMAAADbAAAADwAAAAAAAAAAAAAAAACf&#10;AgAAZHJzL2Rvd25yZXYueG1sUEsFBgAAAAAEAAQA9wAAAI8DAAAAAA==&#10;">
              <v:imagedata r:id="rId18" o:title=""/>
              <v:path arrowok="t"/>
            </v:shape>
            <v:shape id="Grafik 27" o:spid="_x0000_s1031"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LL3GAAAA2wAAAA8AAABkcnMvZG93bnJldi54bWxEj0FrAjEUhO+F/ofwBC9Fsyq0sjVKsRUX&#10;QbAqSG/PzXN3cfOyJFHXf28KhR6HmfmGmcxaU4srOV9ZVjDoJyCIc6srLhTsd4veGIQPyBpry6Tg&#10;Th5m0+enCaba3vibrttQiAhhn6KCMoQmldLnJRn0fdsQR+9kncEQpSukdniLcFPLYZK8SoMVx4US&#10;G5qXlJ+3F6Ng/HU4/WTn9WZ1Wb4cvfusR1mzUKrbaT/eQQRqw3/4r51pBcM3+P0Sf4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5QsvcYAAADbAAAADwAAAAAAAAAAAAAA&#10;AACfAgAAZHJzL2Rvd25yZXYueG1sUEsFBgAAAAAEAAQA9wAAAJIDAAAAAA==&#10;">
              <v:imagedata r:id="rId19" o:title="" croptop="1f" cropbottom="13341f" cropright="1705f"/>
              <v:path arrowok="t"/>
            </v:shape>
            <v:shape id="Grafik 28" o:spid="_x0000_s1032"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PAIK/AAAA2wAAAA8AAABkcnMvZG93bnJldi54bWxET11rwjAUfR/4H8IVfJupIjKqUUQoDkTY&#10;quDrtbk2xeamJFmt/355GOzxcL7X28G2oicfGscKZtMMBHHldMO1gsu5eP8AESKyxtYxKXhRgO1m&#10;9LbGXLsnf1NfxlqkEA45KjAxdrmUoTJkMUxdR5y4u/MWY4K+ltrjM4XbVs6zbCktNpwaDHa0N1Q9&#10;yh+r4HSND0ON88vToS/Km70tiq+jUpPxsFuBiDTEf/Gf+1MrmKex6Uv6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DwCCvwAAANsAAAAPAAAAAAAAAAAAAAAAAJ8CAABk&#10;cnMvZG93bnJldi54bWxQSwUGAAAAAAQABAD3AAAAiwMAAAAA&#10;">
              <v:imagedata r:id="rId19" o:title="" croptop="1f" cropbottom="16935f" cropright="2787f"/>
              <v:path arrowok="t"/>
            </v:shape>
            <v:shape id="Grafik 30" o:spid="_x0000_s1033" type="#_x0000_t75" style="position:absolute;left:67801;top:46805;width:8640;height:10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B9znBAAAA2wAAAA8AAABkcnMvZG93bnJldi54bWxET02LwjAQvQv+hzDC3jRVYZFqFBEEwYNr&#10;3T14G5uxrTaTkkRb/fWbw8IeH+97sepMLZ7kfGVZwXiUgCDOra64UPB92g5nIHxA1lhbJgUv8rBa&#10;9nsLTLVt+UjPLBQihrBPUUEZQpNK6fOSDPqRbYgjd7XOYIjQFVI7bGO4qeUkST6lwYpjQ4kNbUrK&#10;79nDKODDbTc+dvJyPr+Tn6b92m8y55T6GHTrOYhAXfgX/7l3WsE0ro9f4g+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7B9znBAAAA2wAAAA8AAAAAAAAAAAAAAAAAnwIA&#10;AGRycy9kb3ducmV2LnhtbFBLBQYAAAAABAAEAPcAAACNAwAAAAA=&#10;">
              <v:imagedata r:id="rId20" o:title="" cropleft="4174f"/>
              <v:path arrowok="t"/>
            </v:shape>
            <v:shape id="Grafik 33" o:spid="_x0000_s1034" type="#_x0000_t75" style="position:absolute;left:69379;top:5373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2k8zDAAAA2wAAAA8AAABkcnMvZG93bnJldi54bWxEj81qAkEQhO8B32FoIZegs9FgZHWUEBAE&#10;T/4ccmx22t3VnZ5lpqNrnt4RhByLqvqKmi8716gLhVh7NvA+zEARF97WXBo47FeDKagoyBYbz2Tg&#10;RhGWi97LHHPrr7yly05KlSAcczRQibS51rGoyGEc+pY4eUcfHEqSodQ24DXBXaNHWTbRDmtOCxW2&#10;9F1Rcd79OgOy+cCfSfhcS1GfDhv+o5vwmzGv/e5rBkqok//ws722BsZjeHxJP0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TzMMAAADbAAAADwAAAAAAAAAAAAAAAACf&#10;AgAAZHJzL2Rvd25yZXYueG1sUEsFBgAAAAAEAAQA9wAAAI8DAAAAAA==&#10;">
              <v:imagedata r:id="rId21" o:title=""/>
              <v:path arrowok="t"/>
            </v:shape>
          </v:group>
        </w:pict>
      </w:r>
    </w:p>
    <w:p w:rsidR="00FF4F73" w:rsidRDefault="00932D22" w:rsidP="00FF4F73">
      <w:pPr>
        <w:spacing w:line="300" w:lineRule="atLeast"/>
        <w:jc w:val="both"/>
        <w:rPr>
          <w:sz w:val="16"/>
          <w:szCs w:val="16"/>
        </w:rPr>
      </w:pPr>
      <w:r w:rsidRPr="00206312">
        <w:rPr>
          <w:noProof/>
        </w:rPr>
        <w:drawing>
          <wp:inline distT="0" distB="0" distL="0" distR="0" wp14:anchorId="73FDCA51" wp14:editId="6A476A5A">
            <wp:extent cx="4571843" cy="3048000"/>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22" cstate="print"/>
                    <a:srcRect b="4611"/>
                    <a:stretch>
                      <a:fillRect/>
                    </a:stretch>
                  </pic:blipFill>
                  <pic:spPr bwMode="auto">
                    <a:xfrm>
                      <a:off x="0" y="0"/>
                      <a:ext cx="4580799" cy="3053971"/>
                    </a:xfrm>
                    <a:prstGeom prst="rect">
                      <a:avLst/>
                    </a:prstGeom>
                    <a:noFill/>
                    <a:ln w="9525">
                      <a:noFill/>
                      <a:miter lim="800000"/>
                      <a:headEnd/>
                      <a:tailEnd/>
                    </a:ln>
                  </pic:spPr>
                </pic:pic>
              </a:graphicData>
            </a:graphic>
          </wp:inline>
        </w:drawing>
      </w:r>
      <w:bookmarkStart w:id="89" w:name="_Toc228077550"/>
      <w:bookmarkStart w:id="90" w:name="_Toc232478857"/>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91" w:name="_Toc241581066"/>
      <w:bookmarkEnd w:id="89"/>
      <w:bookmarkEnd w:id="90"/>
    </w:p>
    <w:p w:rsidR="00932D22" w:rsidRPr="00206312" w:rsidRDefault="00932D22" w:rsidP="00932D22">
      <w:pPr>
        <w:pStyle w:val="berschrift2"/>
        <w:keepNext/>
        <w:tabs>
          <w:tab w:val="num" w:pos="576"/>
        </w:tabs>
        <w:spacing w:before="320" w:line="200" w:lineRule="atLeast"/>
        <w:ind w:left="576" w:hanging="576"/>
      </w:pPr>
      <w:bookmarkStart w:id="92" w:name="_Toc341965616"/>
      <w:bookmarkStart w:id="93" w:name="_Toc396116358"/>
      <w:r w:rsidRPr="00206312">
        <w:lastRenderedPageBreak/>
        <w:t>Datenmodell Ablieferungstyp FILES</w:t>
      </w:r>
      <w:bookmarkEnd w:id="91"/>
      <w:bookmarkEnd w:id="92"/>
      <w:bookmarkEnd w:id="9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3"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94" w:name="_Toc228077551"/>
      <w:bookmarkStart w:id="95"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94"/>
      <w:bookmarkEnd w:id="95"/>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 Dateien. 1 Dokument besteht aus 0..*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96" w:name="_Toc228077552"/>
      <w:bookmarkStart w:id="97"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96"/>
      <w:bookmarkEnd w:id="97"/>
    </w:p>
    <w:p w:rsidR="00932D22" w:rsidRPr="00206312" w:rsidRDefault="00932D22" w:rsidP="00932D22"/>
    <w:p w:rsidR="00BD7D93" w:rsidRDefault="00BD7D93">
      <w:pPr>
        <w:spacing w:after="0" w:line="240" w:lineRule="auto"/>
        <w:rPr>
          <w:b/>
          <w:sz w:val="24"/>
        </w:rPr>
      </w:pPr>
      <w:bookmarkStart w:id="98" w:name="_Toc241581067"/>
      <w:bookmarkStart w:id="99"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100" w:name="_Toc396116359"/>
      <w:r w:rsidRPr="00206312">
        <w:lastRenderedPageBreak/>
        <w:t>Data Dictionary</w:t>
      </w:r>
      <w:bookmarkEnd w:id="98"/>
      <w:bookmarkEnd w:id="99"/>
      <w:bookmarkEnd w:id="100"/>
    </w:p>
    <w:p w:rsidR="00932D22" w:rsidRPr="00206312" w:rsidRDefault="00932D22" w:rsidP="00932D22">
      <w:pPr>
        <w:autoSpaceDE w:val="0"/>
        <w:autoSpaceDN w:val="0"/>
        <w:adjustRightInd w:val="0"/>
        <w:spacing w:line="240" w:lineRule="auto"/>
        <w:jc w:val="both"/>
        <w:rPr>
          <w:rFonts w:cs="Arial"/>
        </w:rPr>
      </w:pPr>
      <w:r w:rsidRPr="00206312">
        <w:t>Im Data Dictionary sind die einzelnen Metadatenelemente nach Entitäten aufgeteilt und spezifiziert. Das Data Dictionary</w:t>
      </w:r>
      <w:r w:rsidRPr="00206312">
        <w:rPr>
          <w:rStyle w:val="Kommentarzeichen"/>
        </w:rPr>
        <w:t xml:space="preserve"> </w:t>
      </w:r>
      <w:r w:rsidRPr="00206312">
        <w:t xml:space="preserve">basiert auf dem bereits vorgestellten Datenmodell. Jedes Kapitel des Data Dictionary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Alle Metadaten, die im Data Dictionary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Das Data Dictionary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num" w:pos="576"/>
        </w:tabs>
        <w:spacing w:before="320" w:line="200" w:lineRule="atLeast"/>
        <w:ind w:left="576" w:hanging="576"/>
      </w:pPr>
      <w:bookmarkStart w:id="101" w:name="_Toc241581068"/>
      <w:bookmarkStart w:id="102" w:name="_Toc341965618"/>
      <w:bookmarkStart w:id="103" w:name="_Toc396116360"/>
      <w:r w:rsidRPr="00206312">
        <w:t>XSD</w:t>
      </w:r>
      <w:bookmarkEnd w:id="101"/>
      <w:bookmarkEnd w:id="102"/>
      <w:bookmarkEnd w:id="103"/>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Dictionary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validiert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num" w:pos="576"/>
        </w:tabs>
        <w:spacing w:before="320" w:line="200" w:lineRule="atLeast"/>
        <w:ind w:left="576" w:hanging="576"/>
      </w:pPr>
      <w:r w:rsidRPr="00206312">
        <w:br w:type="page"/>
      </w:r>
      <w:bookmarkStart w:id="104" w:name="_Toc241581069"/>
      <w:bookmarkStart w:id="105" w:name="_Toc341965619"/>
      <w:bookmarkStart w:id="106" w:name="_Toc396116361"/>
      <w:r w:rsidRPr="00206312">
        <w:lastRenderedPageBreak/>
        <w:t xml:space="preserve">Aufbau Inhaltsverzeichnis im </w:t>
      </w:r>
      <w:r w:rsidRPr="00206312">
        <w:rPr>
          <w:rFonts w:ascii="Courier New" w:hAnsi="Courier New" w:cs="Courier New"/>
          <w:bCs/>
          <w:szCs w:val="28"/>
        </w:rPr>
        <w:t>metadata.xml</w:t>
      </w:r>
      <w:bookmarkEnd w:id="104"/>
      <w:bookmarkEnd w:id="105"/>
      <w:bookmarkEnd w:id="10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r w:rsidRPr="007C2446">
              <w:rPr>
                <w:rFonts w:ascii="Courier New" w:hAnsi="Courier New" w:cs="Courier New"/>
              </w:rPr>
              <w:t>header/</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r w:rsidRPr="007C2446">
              <w:rPr>
                <w:rFonts w:ascii="Courier New" w:hAnsi="Courier New" w:cs="Courier New"/>
              </w:rPr>
              <w:t>header/</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header/</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num" w:pos="576"/>
        </w:tabs>
        <w:spacing w:before="320" w:line="200" w:lineRule="atLeast"/>
        <w:ind w:left="576" w:hanging="576"/>
      </w:pPr>
      <w:r w:rsidRPr="00206312">
        <w:br w:type="page"/>
      </w:r>
      <w:bookmarkStart w:id="107" w:name="_Toc241581070"/>
      <w:bookmarkStart w:id="108" w:name="_Toc341965620"/>
      <w:bookmarkStart w:id="109" w:name="_Toc396116362"/>
      <w:r w:rsidRPr="00206312">
        <w:lastRenderedPageBreak/>
        <w:t xml:space="preserve">Mapping Metadaten des Ursprungssystems auf </w:t>
      </w:r>
      <w:bookmarkEnd w:id="107"/>
      <w:r>
        <w:t>SIP-Metadaten</w:t>
      </w:r>
      <w:bookmarkEnd w:id="108"/>
      <w:bookmarkEnd w:id="109"/>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herzustellen. Ein Beispiel eines Teils eines solchen Mappings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10" w:name="_Toc241581071"/>
      <w:bookmarkStart w:id="111" w:name="_Toc341965621"/>
      <w:bookmarkStart w:id="112" w:name="_Toc396116363"/>
      <w:r w:rsidRPr="00206312">
        <w:t>Metadaten zu den Schutzfristen</w:t>
      </w:r>
      <w:bookmarkEnd w:id="110"/>
      <w:bookmarkEnd w:id="111"/>
      <w:bookmarkEnd w:id="112"/>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13" w:author="U80809724" w:date="2014-08-14T12:41:00Z">
              <w:r w:rsidRPr="007C2446" w:rsidDel="00994F6C">
                <w:delText xml:space="preserve">müssen </w:delText>
              </w:r>
            </w:del>
            <w:ins w:id="114" w:author="U80809724" w:date="2014-08-14T12:41:00Z">
              <w:r w:rsidR="00994F6C">
                <w:t>sollten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&lt;schutzfristenkategorie&gt;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&lt;schutzfrist&gt;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15" w:author="U80809724" w:date="2014-08-14T12:40:00Z" w:name="move395783372"/>
            <w:moveFrom w:id="116"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15"/>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32D22" w:rsidP="00932D22">
            <w:pPr>
              <w:pStyle w:val="TabelleGross"/>
            </w:pPr>
            <w:del w:id="117" w:author="U80809724" w:date="2014-08-14T12:41:00Z">
              <w:r w:rsidRPr="007C2446" w:rsidDel="00994F6C">
                <w:delText>M</w:delText>
              </w:r>
            </w:del>
            <w:ins w:id="118"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9" w:author="U80809724" w:date="2014-08-14T12:40:00Z">
              <w:r>
                <w:lastRenderedPageBreak/>
                <w:t>M_4.9-2</w:t>
              </w:r>
            </w:ins>
          </w:p>
        </w:tc>
        <w:tc>
          <w:tcPr>
            <w:tcW w:w="6840" w:type="dxa"/>
          </w:tcPr>
          <w:p w:rsidR="00D97EB1" w:rsidRPr="007C2446" w:rsidRDefault="00352B0F" w:rsidP="00994F6C">
            <w:pPr>
              <w:pStyle w:val="TabelleGross"/>
            </w:pPr>
            <w:ins w:id="120" w:author="U80789367" w:date="2014-10-28T15:27:00Z">
              <w:r w:rsidRPr="00352B0F">
                <w:t>Wenn Schutzfristen erfasst werden, müssen diese entweder global für die gesamte Ablieferung (gleiche Schutzfrist für alle Unterlagen) oder pro Ordnungssystemposition oder pro Dossier in den Metadaten festgehalten werden.</w:t>
              </w:r>
            </w:ins>
            <w:moveToRangeStart w:id="121" w:author="U80809724" w:date="2014-08-14T12:40:00Z" w:name="move395783372"/>
            <w:moveTo w:id="122" w:author="U80809724" w:date="2014-08-14T12:40:00Z">
              <w:del w:id="123" w:author="U80789367" w:date="2014-10-28T15:27:00Z">
                <w:r w:rsidR="00994F6C" w:rsidRPr="007C2446" w:rsidDel="00352B0F">
                  <w:delText>Die Schutzfristen müssen entweder global für die gesamte Ablieferung (gleiche Schutzfrist für alle Unterlagen) oder pro Ordnungssystemposition oder pro Dossier in den Metadaten festgehalten werden.</w:delText>
                </w:r>
              </w:del>
            </w:moveTo>
            <w:moveToRangeEnd w:id="121"/>
            <w:del w:id="124" w:author="U80789367" w:date="2014-10-28T15:27:00Z">
              <w:r w:rsidR="00994F6C" w:rsidRPr="007C2446" w:rsidDel="00352B0F">
                <w:delText xml:space="preserve"> </w:delText>
              </w:r>
            </w:del>
          </w:p>
        </w:tc>
        <w:tc>
          <w:tcPr>
            <w:tcW w:w="1543" w:type="dxa"/>
          </w:tcPr>
          <w:p w:rsidR="00D97EB1" w:rsidRPr="007C2446" w:rsidRDefault="00994F6C" w:rsidP="00932D22">
            <w:pPr>
              <w:pStyle w:val="TabelleGross"/>
            </w:pPr>
            <w:ins w:id="125" w:author="U80809724" w:date="2014-08-14T12:41:00Z">
              <w:del w:id="126" w:author="U80789367" w:date="2014-10-28T15:27:00Z">
                <w:r w:rsidDel="00352B0F">
                  <w:delText>M</w:delText>
                </w:r>
              </w:del>
            </w:ins>
            <w:ins w:id="127" w:author="U80789367" w:date="2014-10-28T15:27:00Z">
              <w:r w:rsidR="00352B0F">
                <w:t>K</w:t>
              </w:r>
            </w:ins>
          </w:p>
        </w:tc>
      </w:tr>
    </w:tbl>
    <w:p w:rsidR="00994F6C" w:rsidRPr="00206312" w:rsidRDefault="00994F6C" w:rsidP="00994F6C">
      <w:bookmarkStart w:id="128" w:name="_Toc241581072"/>
      <w:bookmarkStart w:id="129" w:name="_Toc341965622"/>
    </w:p>
    <w:p w:rsidR="00932D22" w:rsidRPr="00206312" w:rsidRDefault="00932D22" w:rsidP="00932D22">
      <w:pPr>
        <w:pStyle w:val="berschrift2"/>
        <w:keepNext/>
        <w:tabs>
          <w:tab w:val="num" w:pos="576"/>
        </w:tabs>
        <w:spacing w:before="320" w:line="200" w:lineRule="atLeast"/>
        <w:ind w:left="576" w:hanging="576"/>
      </w:pPr>
      <w:bookmarkStart w:id="130" w:name="_Toc396116364"/>
      <w:r w:rsidRPr="00206312">
        <w:t>Metadaten zu den Zeiträumen der Dossiers</w:t>
      </w:r>
      <w:bookmarkEnd w:id="128"/>
      <w:bookmarkEnd w:id="129"/>
      <w:bookmarkEnd w:id="13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&lt;entstehungszeitraumAnmerkung&gt;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31" w:name="_Toc241581073"/>
      <w:bookmarkStart w:id="132" w:name="_Toc341965623"/>
      <w:bookmarkStart w:id="133" w:name="_Toc396116365"/>
      <w:r w:rsidRPr="00206312">
        <w:t>Metadaten zu den Prüfsummen der Dateien</w:t>
      </w:r>
      <w:bookmarkEnd w:id="131"/>
      <w:bookmarkEnd w:id="132"/>
      <w:bookmarkEnd w:id="13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&lt;pruefalgorithmus&gt;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&lt;pruefsumme&gt;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34" w:name="_Toc241581074"/>
      <w:bookmarkStart w:id="135" w:name="_Toc341965624"/>
      <w:bookmarkStart w:id="136" w:name="_Toc396116366"/>
      <w:r w:rsidRPr="00206312">
        <w:lastRenderedPageBreak/>
        <w:t>Referenzierung der Zugehörigkeit zu Dossiers in den Metadaten</w:t>
      </w:r>
      <w:bookmarkEnd w:id="134"/>
      <w:bookmarkEnd w:id="135"/>
      <w:bookmarkEnd w:id="13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&lt;dateiRef&gt;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Referenzierung der </w:t>
            </w:r>
            <w:r w:rsidRPr="007C2446">
              <w:rPr>
                <w:rFonts w:ascii="Courier New" w:hAnsi="Courier New" w:cs="Courier New"/>
              </w:rPr>
              <w:t xml:space="preserve">&lt;dateiRef&gt;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Diese Referenzierung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37" w:name="_Toc341965625"/>
      <w:bookmarkStart w:id="138" w:name="_Toc396116367"/>
      <w:r w:rsidRPr="00BC0079">
        <w:lastRenderedPageBreak/>
        <w:t>Struktur SIP</w:t>
      </w:r>
      <w:bookmarkEnd w:id="137"/>
      <w:bookmarkEnd w:id="138"/>
    </w:p>
    <w:p w:rsidR="00932D22" w:rsidRPr="00BC0079" w:rsidRDefault="00932D22" w:rsidP="00932D22">
      <w:pPr>
        <w:pStyle w:val="berschrift2"/>
        <w:spacing w:before="0"/>
      </w:pPr>
      <w:bookmarkStart w:id="139" w:name="_Ref319487257"/>
      <w:bookmarkStart w:id="140" w:name="_Toc341965626"/>
      <w:bookmarkStart w:id="141" w:name="_Toc396116368"/>
      <w:r w:rsidRPr="00BC0079">
        <w:t>Rahmenvorgaben und Begrenzungen Grösse Paket</w:t>
      </w:r>
      <w:bookmarkEnd w:id="139"/>
      <w:bookmarkEnd w:id="140"/>
      <w:bookmarkEnd w:id="14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42" w:author="U80809724" w:date="2014-08-14T12:05:00Z">
              <w:r w:rsidRPr="007C2446" w:rsidDel="00BE2E88">
                <w:delText xml:space="preserve">darf </w:delText>
              </w:r>
            </w:del>
            <w:ins w:id="143"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44" w:author="U80809724" w:date="2014-08-14T12:05:00Z">
              <w:r w:rsidRPr="007C2446" w:rsidDel="00BE2E88">
                <w:delText>M</w:delText>
              </w:r>
            </w:del>
            <w:ins w:id="145"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46" w:author="U80809724" w:date="2014-08-14T12:06:00Z">
              <w:r w:rsidRPr="007C2446" w:rsidDel="00BE2E88">
                <w:delText>Nur in begründeten Ausnahmefällen kann das Archiv e</w:delText>
              </w:r>
            </w:del>
            <w:del w:id="147" w:author="U80809724" w:date="2014-08-14T12:07:00Z">
              <w:r w:rsidRPr="007C2446" w:rsidDel="00BE2E88">
                <w:delText>in SIP</w:delText>
              </w:r>
            </w:del>
            <w:del w:id="148" w:author="U80809724" w:date="2014-08-14T12:06:00Z">
              <w:r w:rsidRPr="007C2446" w:rsidDel="00BE2E88">
                <w:delText xml:space="preserve"> annehmen</w:delText>
              </w:r>
            </w:del>
            <w:del w:id="149" w:author="U80809724" w:date="2014-08-14T12:07:00Z">
              <w:r w:rsidRPr="007C2446" w:rsidDel="00BE2E88">
                <w:delText>, das grösser als 8 GB ist. In diesem Fall muss d</w:delText>
              </w:r>
            </w:del>
            <w:ins w:id="150" w:author="U80809724" w:date="2014-08-14T12:07:00Z">
              <w:r w:rsidR="00BE2E88">
                <w:t>D</w:t>
              </w:r>
            </w:ins>
            <w:r w:rsidRPr="007C2446">
              <w:t xml:space="preserve">ie abliefernde Stelle </w:t>
            </w:r>
            <w:ins w:id="151" w:author="U80809724" w:date="2014-08-14T12:07:00Z">
              <w:r w:rsidR="00BE2E88">
                <w:t xml:space="preserve">muss </w:t>
              </w:r>
            </w:ins>
            <w:r w:rsidRPr="007C2446">
              <w:t>vor der Erstellung der Ablieferung und dem Transfer des Paketes mit dem Archiv Kontakt aufnehmen</w:t>
            </w:r>
            <w:ins w:id="152"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53" w:author="U80809724" w:date="2014-08-14T12:08:00Z">
              <w:r>
                <w:t>S_5.1-3</w:t>
              </w:r>
            </w:ins>
          </w:p>
        </w:tc>
        <w:tc>
          <w:tcPr>
            <w:tcW w:w="6840" w:type="dxa"/>
          </w:tcPr>
          <w:p w:rsidR="00421D65" w:rsidRPr="007C2446" w:rsidRDefault="00934249" w:rsidP="00BE2E88">
            <w:pPr>
              <w:pStyle w:val="TabelleGross"/>
            </w:pPr>
            <w:ins w:id="154" w:author="U80789367" w:date="2014-10-28T15:35:00Z">
              <w:r w:rsidRPr="00934249">
                <w:t>Die abliefernde Stelle muss vor der Erstellung der SIP mit dem Archiv Kontakt aufnehmen, wenn die abzuliefernden Unterlagen aus Gründen der Grösse auf mehrere SIP (und demzufolge auch auf mehrere Ablieferungen) aufgeteilt werden müssen.</w:t>
              </w:r>
            </w:ins>
            <w:ins w:id="155" w:author="U80809724" w:date="2014-08-14T12:09:00Z">
              <w:del w:id="156" w:author="U80789367" w:date="2014-10-28T15:35:00Z">
                <w:r w:rsidR="00BE2E88" w:rsidDel="00934249">
                  <w:delText>D</w:delText>
                </w:r>
                <w:r w:rsidR="00BE2E88" w:rsidRPr="007C2446" w:rsidDel="00934249">
                  <w:delText xml:space="preserve">ie abliefernde Stelle </w:delText>
                </w:r>
                <w:r w:rsidR="00BE2E88" w:rsidDel="00934249">
                  <w:delText xml:space="preserve">muss </w:delText>
                </w:r>
                <w:r w:rsidR="00BE2E88" w:rsidRPr="007C2446" w:rsidDel="00934249">
                  <w:delText>vor der Erstellung der Ablieferung und dem Transfer de</w:delText>
                </w:r>
                <w:r w:rsidR="00BE2E88" w:rsidDel="00934249">
                  <w:delText>r</w:delText>
                </w:r>
                <w:r w:rsidR="00BE2E88" w:rsidRPr="007C2446" w:rsidDel="00934249">
                  <w:delText xml:space="preserve"> Pakete mit dem Archiv Kontakt aufnehmen</w:delText>
                </w:r>
                <w:r w:rsidR="00BE2E88" w:rsidDel="00934249">
                  <w:delText xml:space="preserve">, wenn das SIP </w:delText>
                </w:r>
              </w:del>
            </w:ins>
            <w:ins w:id="157" w:author="U80809724" w:date="2014-08-14T12:10:00Z">
              <w:del w:id="158" w:author="U80789367" w:date="2014-10-28T15:35:00Z">
                <w:r w:rsidR="00BE2E88" w:rsidDel="00934249">
                  <w:delText>aus Gründen der Grösse gesplittet werden muss.</w:delText>
                </w:r>
              </w:del>
            </w:ins>
          </w:p>
        </w:tc>
        <w:tc>
          <w:tcPr>
            <w:tcW w:w="1543" w:type="dxa"/>
          </w:tcPr>
          <w:p w:rsidR="00421D65" w:rsidRPr="007C2446" w:rsidRDefault="00BE2E88" w:rsidP="00932D22">
            <w:pPr>
              <w:pStyle w:val="TabelleGross"/>
            </w:pPr>
            <w:ins w:id="159" w:author="U80809724" w:date="2014-08-14T12:11:00Z">
              <w:r>
                <w:t>M</w:t>
              </w:r>
            </w:ins>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0" w:name="_Toc241581077"/>
      <w:bookmarkStart w:id="161" w:name="_Ref319487300"/>
      <w:bookmarkStart w:id="162" w:name="_Toc341965627"/>
      <w:bookmarkStart w:id="163" w:name="_Toc396116369"/>
      <w:r w:rsidRPr="00BC0079">
        <w:t>Rahmenvorgaben und Begrenzungen Anzahl Dateien im Paket</w:t>
      </w:r>
      <w:bookmarkEnd w:id="160"/>
      <w:bookmarkEnd w:id="161"/>
      <w:bookmarkEnd w:id="162"/>
      <w:bookmarkEnd w:id="16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64" w:name="OLE_LINK24"/>
            <w:r w:rsidRPr="007C2446">
              <w:t>S_5.2-1</w:t>
            </w:r>
            <w:bookmarkEnd w:id="164"/>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5" w:name="_Toc241581078"/>
      <w:bookmarkStart w:id="166" w:name="_Toc341965628"/>
      <w:bookmarkStart w:id="167" w:name="_Toc396116370"/>
      <w:r w:rsidRPr="00BC0079">
        <w:t>Erlaubte Zeichen bei der Benennung der Ordner und Dateien</w:t>
      </w:r>
      <w:bookmarkEnd w:id="165"/>
      <w:bookmarkEnd w:id="166"/>
      <w:bookmarkEnd w:id="167"/>
    </w:p>
    <w:p w:rsidR="00932D22" w:rsidRPr="00BC0079" w:rsidRDefault="00932D22" w:rsidP="00932D22">
      <w:pPr>
        <w:spacing w:line="300" w:lineRule="atLeast"/>
        <w:jc w:val="both"/>
      </w:pPr>
      <w:bookmarkStart w:id="168" w:name="OLE_LINK16"/>
      <w:bookmarkStart w:id="169"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68"/>
      <w:bookmarkEnd w:id="169"/>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Der erlaubte Zeichensatz zur Benennung von Ordnern und Dateien ist ein Subset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A-Z a-z</w:t>
            </w:r>
            <w:r w:rsidRPr="008A2105">
              <w:br/>
            </w:r>
            <w:bookmarkStart w:id="170" w:name="OLE_LINK3"/>
            <w:bookmarkStart w:id="171" w:name="OLE_LINK4"/>
            <w:r w:rsidRPr="008A2105">
              <w:tab/>
              <w:t>Ziffern:</w:t>
            </w:r>
            <w:r w:rsidRPr="008A2105">
              <w:tab/>
            </w:r>
            <w:r w:rsidRPr="008A2105">
              <w:tab/>
              <w:t>0-9</w:t>
            </w:r>
            <w:r w:rsidRPr="008A2105">
              <w:br/>
            </w:r>
            <w:bookmarkEnd w:id="170"/>
            <w:bookmarkEnd w:id="171"/>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Werden existierende Dateien im Paket bei der Paketerstellung (z. B. aus technischen Gründen) umbenannt, müssen die originalen Dateinamen im Metadaten-Element originalName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&lt;dateiName&gt;Jaeger.pdf&lt;/dateiName&gt;</w:t>
                  </w:r>
                </w:p>
              </w:tc>
            </w:tr>
            <w:tr w:rsidR="00932D22" w:rsidRPr="008A2105" w:rsidTr="00932D22">
              <w:trPr>
                <w:trHeight w:val="239"/>
              </w:trPr>
              <w:tc>
                <w:tcPr>
                  <w:tcW w:w="4777" w:type="dxa"/>
                </w:tcPr>
                <w:p w:rsidR="00932D22" w:rsidRPr="008A2105" w:rsidRDefault="00932D22" w:rsidP="00932D22">
                  <w:pPr>
                    <w:pStyle w:val="Techtext"/>
                  </w:pPr>
                  <w:r w:rsidRPr="008A2105">
                    <w:t>&lt;originalName&gt;Jäger.pdf&lt;/originalName&gt;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72" w:name="_Toc241581079"/>
      <w:bookmarkStart w:id="173"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74" w:name="_Toc341965629"/>
      <w:bookmarkStart w:id="175" w:name="_Toc396116371"/>
      <w:r w:rsidRPr="00BC0079">
        <w:lastRenderedPageBreak/>
        <w:t>Aufbau eines SIP</w:t>
      </w:r>
      <w:bookmarkEnd w:id="172"/>
      <w:bookmarkEnd w:id="173"/>
      <w:bookmarkEnd w:id="174"/>
      <w:bookmarkEnd w:id="175"/>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76" w:name="OLE_LINK22"/>
            <w:bookmarkStart w:id="177" w:name="OLE_LINK23"/>
            <w:bookmarkStart w:id="178" w:name="_Toc228077555"/>
            <w:r w:rsidRPr="00BC0079">
              <w:t>SIP_[Identifikatoren]/</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t>header/</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79" w:name="_Toc232478860"/>
      <w:bookmarkEnd w:id="176"/>
      <w:bookmarkEnd w:id="177"/>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78"/>
      <w:bookmarkEnd w:id="179"/>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Jedes Paket hat genau einen Toplevel-Ordner. Der Toplevel-Ordner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Der Toplevel-Ordner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Toplevel-Ordners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[Identifikatoren]</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Der Name des Toplevel-Ordners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Dargestellt sind 3 SIP, bei denen je der Toplevel-Ordner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Toplevel-Ordner enthält immer genau zwei Ordner. Diese Ordner haben die Namen </w:t>
            </w:r>
            <w:r w:rsidRPr="007C2446">
              <w:rPr>
                <w:rFonts w:ascii="Courier New" w:hAnsi="Courier New"/>
              </w:rPr>
              <w:t>header/</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Es ist nicht erlaubt, andere Ordner oder Dateien direkt im Toplevel-Ordner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Der Inhalt des Toplevel-Ordners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r w:rsidRPr="007C2446">
              <w:rPr>
                <w:rFonts w:ascii="Courier New" w:hAnsi="Courier New"/>
              </w:rPr>
              <w:t>header/</w:t>
            </w:r>
            <w:r w:rsidRPr="007C2446">
              <w:rPr>
                <w:rFonts w:cs="Arial"/>
              </w:rPr>
              <w:t xml:space="preserve"> enthält die Metadaten und deren XSD-Dateien. </w:t>
            </w:r>
            <w:r w:rsidRPr="007C2446">
              <w:t xml:space="preserve">Der Ordner </w:t>
            </w:r>
            <w:r w:rsidRPr="007C2446">
              <w:rPr>
                <w:rFonts w:ascii="Courier New" w:hAnsi="Courier New"/>
              </w:rPr>
              <w:t>header/</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r w:rsidRPr="007C2446">
              <w:rPr>
                <w:rFonts w:ascii="Courier New" w:hAnsi="Courier New" w:cs="Courier New"/>
              </w:rPr>
              <w:t xml:space="preserve">header/ </w:t>
            </w:r>
            <w:r w:rsidRPr="007C2446">
              <w:rPr>
                <w:rFonts w:cs="Arial"/>
              </w:rPr>
              <w:t>eines SIP für die Ablieferung heisst:</w:t>
            </w:r>
          </w:p>
          <w:p w:rsidR="00932D22" w:rsidRPr="007C2446" w:rsidRDefault="00932D22" w:rsidP="00932D22">
            <w:pPr>
              <w:pStyle w:val="TabelleGross"/>
              <w:rPr>
                <w:rFonts w:ascii="Courier New" w:hAnsi="Courier New" w:cs="Courier New"/>
              </w:rPr>
            </w:pPr>
            <w:r w:rsidRPr="007C2446">
              <w:rPr>
                <w:rFonts w:ascii="Courier New" w:hAnsi="Courier New" w:cs="Courier New"/>
              </w:rPr>
              <w:t>xsd/</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r w:rsidRPr="007C2446">
              <w:rPr>
                <w:rFonts w:ascii="Courier New" w:hAnsi="Courier New" w:cs="Courier New"/>
              </w:rPr>
              <w:t xml:space="preserve">header/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r w:rsidRPr="007C2446">
              <w:rPr>
                <w:rFonts w:ascii="Courier New" w:hAnsi="Courier New" w:cs="Courier New"/>
              </w:rPr>
              <w:t xml:space="preserve">header/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r w:rsidRPr="007C2446">
              <w:rPr>
                <w:rFonts w:ascii="Courier New" w:hAnsi="Courier New" w:cs="Courier New"/>
              </w:rPr>
              <w:t xml:space="preserve">header/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r w:rsidRPr="007C2446">
              <w:rPr>
                <w:rFonts w:ascii="Courier New" w:hAnsi="Courier New" w:cs="Courier New"/>
              </w:rPr>
              <w:t xml:space="preserve">header/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r w:rsidRPr="007C2446">
              <w:rPr>
                <w:rFonts w:ascii="Courier New" w:hAnsi="Courier New"/>
              </w:rPr>
              <w:t>header/</w:t>
            </w:r>
            <w:r w:rsidRPr="007C2446">
              <w:t xml:space="preserve"> in einem separaten Ordner mit dem Namen </w:t>
            </w:r>
            <w:r w:rsidRPr="007C2446">
              <w:rPr>
                <w:rFonts w:ascii="Courier New" w:hAnsi="Courier New" w:cs="Courier New"/>
              </w:rPr>
              <w:t>xsd/</w:t>
            </w:r>
            <w:r w:rsidRPr="007C2446">
              <w:t xml:space="preserve"> abgelegt.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w:t>
            </w:r>
            <w:del w:id="180" w:author="U80789367" w:date="2014-11-11T11:21:00Z">
              <w:r w:rsidDel="003E4082">
                <w:delText>0</w:delText>
              </w:r>
              <w:r w:rsidRPr="007C2446" w:rsidDel="003E4082">
                <w:delText xml:space="preserve"> </w:delText>
              </w:r>
            </w:del>
            <w:ins w:id="181" w:author="U80789367" w:date="2014-11-11T11:21:00Z">
              <w:r w:rsidR="003E4082">
                <w:t>1</w:t>
              </w:r>
              <w:bookmarkStart w:id="182" w:name="_GoBack"/>
              <w:bookmarkEnd w:id="182"/>
              <w:r w:rsidR="003E4082" w:rsidRPr="007C2446">
                <w:t xml:space="preserve"> </w:t>
              </w:r>
            </w:ins>
            <w:r w:rsidRPr="007C2446">
              <w:t xml:space="preserve">im Ordner </w:t>
            </w:r>
            <w:r w:rsidRPr="007C2446">
              <w:rPr>
                <w:rFonts w:ascii="Courier New" w:hAnsi="Courier New" w:cs="Courier New"/>
              </w:rPr>
              <w:t>xsd/.</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83" w:name="_Toc241581080"/>
    </w:p>
    <w:p w:rsidR="00932D22" w:rsidRPr="00BC0079" w:rsidRDefault="00932D22" w:rsidP="00BD7D93">
      <w:pPr>
        <w:pStyle w:val="berschrift2"/>
        <w:keepNext/>
        <w:tabs>
          <w:tab w:val="num" w:pos="576"/>
        </w:tabs>
        <w:spacing w:before="320" w:line="200" w:lineRule="atLeast"/>
        <w:ind w:left="576" w:hanging="576"/>
      </w:pPr>
      <w:bookmarkStart w:id="184" w:name="_Toc341965630"/>
      <w:bookmarkStart w:id="185" w:name="_Toc396116372"/>
      <w:r w:rsidRPr="00BC0079">
        <w:t>Pfadlängen und Hierarchien im SIP</w:t>
      </w:r>
      <w:bookmarkEnd w:id="183"/>
      <w:bookmarkEnd w:id="184"/>
      <w:bookmarkEnd w:id="185"/>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Toplevel-Ordner.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SIP_20091220_EPA_hp/header/metadata.xml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Default="00932D22" w:rsidP="00932D22">
            <w:pPr>
              <w:pStyle w:val="TabelleGross"/>
              <w:rPr>
                <w:ins w:id="186" w:author="U80789367" w:date="2014-10-28T16:20:00Z"/>
              </w:rPr>
            </w:pPr>
            <w:r w:rsidRPr="00B17436">
              <w:rPr>
                <w:rFonts w:ascii="Courier New" w:hAnsi="Courier New" w:cs="Courier New"/>
                <w:lang w:val="nl-NL"/>
              </w:rPr>
              <w:t>SIP_20091220_BFS_hp/content/orange_zettel/zettel_1.tif</w:t>
            </w:r>
            <w:r>
              <w:rPr>
                <w:rFonts w:ascii="Courier New" w:hAnsi="Courier New" w:cs="Courier New"/>
                <w:lang w:val="nl-NL"/>
              </w:rPr>
              <w:br/>
            </w:r>
            <w:r w:rsidRPr="00B17436">
              <w:t>Dieser Pfad besteht aus 54 Zeichen.</w:t>
            </w:r>
          </w:p>
          <w:p w:rsidR="00523F32" w:rsidRDefault="00523F32" w:rsidP="00932D22">
            <w:pPr>
              <w:pStyle w:val="TabelleGross"/>
              <w:rPr>
                <w:ins w:id="187" w:author="U80789367" w:date="2014-10-28T16:20:00Z"/>
              </w:rPr>
            </w:pPr>
          </w:p>
          <w:p w:rsidR="00523F32" w:rsidRPr="00E4484E" w:rsidRDefault="00523F32" w:rsidP="00523F32">
            <w:pPr>
              <w:pStyle w:val="TabelleGross"/>
              <w:rPr>
                <w:ins w:id="188" w:author="U80789367" w:date="2014-10-28T16:20:00Z"/>
                <w:b/>
                <w:i/>
                <w:iCs/>
              </w:rPr>
            </w:pPr>
            <w:ins w:id="189" w:author="U80789367" w:date="2014-10-28T16:20:00Z">
              <w:r w:rsidRPr="00E4484E">
                <w:rPr>
                  <w:b/>
                  <w:i/>
                  <w:iCs/>
                </w:rPr>
                <w:t>Empfehlung</w:t>
              </w:r>
            </w:ins>
          </w:p>
          <w:p w:rsidR="00523F32" w:rsidRPr="00B17436" w:rsidRDefault="00523F32" w:rsidP="00523F32">
            <w:pPr>
              <w:pStyle w:val="TabelleGross"/>
            </w:pPr>
            <w:ins w:id="190" w:author="U80789367" w:date="2014-10-28T16:20:00Z">
              <w:r w:rsidRPr="007C2446">
                <w:rPr>
                  <w:i/>
                  <w:iCs/>
                </w:rPr>
                <w:t>Die</w:t>
              </w:r>
            </w:ins>
            <w:ins w:id="191" w:author="U80789367" w:date="2014-10-28T16:22:00Z">
              <w:r>
                <w:rPr>
                  <w:i/>
                  <w:iCs/>
                </w:rPr>
                <w:t>se</w:t>
              </w:r>
            </w:ins>
            <w:ins w:id="192" w:author="U80789367" w:date="2014-10-28T16:20:00Z">
              <w:r w:rsidRPr="007C2446">
                <w:rPr>
                  <w:i/>
                  <w:iCs/>
                </w:rPr>
                <w:t xml:space="preserve"> Anforderung sollte eingehalten werden, weil sonst Probleme </w:t>
              </w:r>
            </w:ins>
            <w:ins w:id="193" w:author="U80789367" w:date="2014-10-28T16:21:00Z">
              <w:r>
                <w:rPr>
                  <w:i/>
                  <w:iCs/>
                </w:rPr>
                <w:t>beim Export des SIPs in ein Dateisystems auftreten können</w:t>
              </w:r>
            </w:ins>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94" w:name="_Toc241581081"/>
      <w:bookmarkStart w:id="195" w:name="_Toc341965631"/>
      <w:bookmarkStart w:id="196" w:name="_Toc396116373"/>
      <w:r w:rsidRPr="00BC0079">
        <w:t>Spezifische Vorgaben zu einem SIP für GEVER</w:t>
      </w:r>
      <w:bookmarkEnd w:id="194"/>
      <w:bookmarkEnd w:id="195"/>
      <w:bookmarkEnd w:id="196"/>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97"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98" w:name="_Toc228077556"/>
      <w:bookmarkStart w:id="199" w:name="_Toc232478861"/>
      <w:bookmarkEnd w:id="197"/>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98"/>
      <w:bookmarkEnd w:id="199"/>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200" w:name="_Toc201458253"/>
      <w:bookmarkStart w:id="201"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202" w:name="_Toc341965632"/>
      <w:bookmarkStart w:id="203" w:name="_Toc396116374"/>
      <w:r w:rsidRPr="00BC0079">
        <w:lastRenderedPageBreak/>
        <w:t xml:space="preserve">Spezifische Vorgaben zu einem SIP für </w:t>
      </w:r>
      <w:bookmarkEnd w:id="200"/>
      <w:r w:rsidRPr="00BC0079">
        <w:t>FILES</w:t>
      </w:r>
      <w:bookmarkEnd w:id="201"/>
      <w:bookmarkEnd w:id="202"/>
      <w:bookmarkEnd w:id="203"/>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Kunstsammlung_Meier/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Einfuehrung/</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Fruehwerk/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rote_Phase/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blaue_Phase/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Mittleres_Schaffen/</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Spaetwerk/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Notizbuecher/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204" w:name="_Toc232478862"/>
      <w:bookmarkStart w:id="205"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204"/>
    </w:p>
    <w:bookmarkEnd w:id="205"/>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content/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&lt;dateiRef&gt;</w:t>
            </w:r>
            <w:r w:rsidRPr="00B17436">
              <w:rPr>
                <w:rFonts w:cs="Arial"/>
              </w:rPr>
              <w:t xml:space="preserve"> im Teil </w:t>
            </w:r>
            <w:r w:rsidRPr="00B17436">
              <w:rPr>
                <w:rFonts w:ascii="Courier New" w:hAnsi="Courier New" w:cs="Courier New"/>
              </w:rPr>
              <w:t>&lt;ablieferung&gt;</w:t>
            </w:r>
            <w:r w:rsidRPr="00B17436">
              <w:rPr>
                <w:rFonts w:cs="Arial"/>
              </w:rPr>
              <w:t xml:space="preserve">. Diese referenziert ein </w:t>
            </w:r>
            <w:r w:rsidRPr="00B17436">
              <w:rPr>
                <w:rFonts w:ascii="Courier New" w:hAnsi="Courier New" w:cs="Courier New"/>
              </w:rPr>
              <w:t>&lt;datei&gt;</w:t>
            </w:r>
            <w:r w:rsidRPr="00B17436">
              <w:rPr>
                <w:rFonts w:cs="Arial"/>
              </w:rPr>
              <w:t xml:space="preserve">-Element im </w:t>
            </w:r>
            <w:r w:rsidRPr="00B17436">
              <w:rPr>
                <w:rFonts w:ascii="Courier New" w:hAnsi="Courier New" w:cs="Courier New"/>
              </w:rPr>
              <w:t>&lt;inhaltsverzeichnis&gt;</w:t>
            </w:r>
            <w:r w:rsidRPr="00B17436">
              <w:rPr>
                <w:rFonts w:cs="Arial"/>
              </w:rPr>
              <w:t xml:space="preserve"> über das id-Attribut. Im </w:t>
            </w:r>
            <w:r w:rsidRPr="00B17436">
              <w:rPr>
                <w:rFonts w:ascii="Courier New" w:hAnsi="Courier New" w:cs="Courier New"/>
              </w:rPr>
              <w:t>&lt;datei&gt;</w:t>
            </w:r>
            <w:r w:rsidRPr="00B17436">
              <w:rPr>
                <w:rFonts w:cs="Arial"/>
              </w:rPr>
              <w:t xml:space="preserve">-Element sind Angaben zur Datei wie Name und Prüfsumme enthalten. Das </w:t>
            </w:r>
            <w:r w:rsidRPr="00B17436">
              <w:rPr>
                <w:rFonts w:ascii="Courier New" w:hAnsi="Courier New" w:cs="Courier New"/>
              </w:rPr>
              <w:t>&lt;inhaltsverzeichnis&gt;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(Vgl. dazu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206"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Struktur eines FILES SIP – Referenzierung der Datei aus dem Dossier zur Dateibeschreibung im Inhaltsverzeichnis</w:t>
      </w:r>
      <w:bookmarkEnd w:id="206"/>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207" w:name="_Toc241581083"/>
      <w:bookmarkStart w:id="208" w:name="_Toc341965633"/>
      <w:bookmarkStart w:id="209" w:name="_Toc396116375"/>
      <w:r w:rsidRPr="00BC0079">
        <w:t>Aufbau eines FILES SIP mit integrierter Dokumentation</w:t>
      </w:r>
      <w:bookmarkEnd w:id="207"/>
      <w:bookmarkEnd w:id="208"/>
      <w:bookmarkEnd w:id="209"/>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Datenbank_Statistik_Verkehr.siard</w:t>
            </w:r>
          </w:p>
        </w:tc>
      </w:tr>
    </w:tbl>
    <w:p w:rsidR="00932D22" w:rsidRPr="00BC0079" w:rsidRDefault="00932D22" w:rsidP="00932D22">
      <w:pPr>
        <w:pStyle w:val="Beschriftung"/>
        <w:rPr>
          <w:sz w:val="16"/>
          <w:szCs w:val="16"/>
        </w:rPr>
      </w:pPr>
      <w:bookmarkStart w:id="210"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210"/>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.siard).</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211" w:name="_Toc341965634"/>
      <w:bookmarkStart w:id="212" w:name="_Toc396116376"/>
      <w:r>
        <w:lastRenderedPageBreak/>
        <w:t>Transfer</w:t>
      </w:r>
      <w:bookmarkEnd w:id="211"/>
      <w:bookmarkEnd w:id="212"/>
    </w:p>
    <w:p w:rsidR="00932D22" w:rsidRDefault="00932D22" w:rsidP="00932D22">
      <w:pPr>
        <w:pStyle w:val="berschrift2"/>
        <w:spacing w:before="0"/>
      </w:pPr>
      <w:bookmarkStart w:id="213" w:name="_Toc341965635"/>
      <w:bookmarkStart w:id="214" w:name="_Toc396116377"/>
      <w:r>
        <w:t>Format Package Container</w:t>
      </w:r>
      <w:bookmarkEnd w:id="213"/>
      <w:bookmarkEnd w:id="21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215" w:name="_Toc232238644"/>
      <w:bookmarkStart w:id="216" w:name="_Toc241581087"/>
      <w:bookmarkStart w:id="217" w:name="_Toc312061989"/>
      <w:bookmarkStart w:id="218" w:name="_Toc312064961"/>
      <w:bookmarkStart w:id="219" w:name="_Toc312065087"/>
      <w:bookmarkStart w:id="220" w:name="_Toc341965637"/>
      <w:bookmarkStart w:id="221" w:name="_Toc396116378"/>
      <w:r w:rsidRPr="005936E9">
        <w:t xml:space="preserve">Version und Gültigkeit der </w:t>
      </w:r>
      <w:bookmarkEnd w:id="215"/>
      <w:r w:rsidRPr="005936E9">
        <w:t>Spezifikation</w:t>
      </w:r>
      <w:bookmarkEnd w:id="216"/>
      <w:bookmarkEnd w:id="217"/>
      <w:bookmarkEnd w:id="218"/>
      <w:bookmarkEnd w:id="219"/>
      <w:bookmarkEnd w:id="220"/>
      <w:bookmarkEnd w:id="221"/>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WhitePaper </w:t>
      </w:r>
      <w:r w:rsidR="0044651A">
        <w:t xml:space="preserve">„Extraktion deskriptiver Metadaten aus der archivischen Ablieferungsschnittstelle eCH-0160“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222" w:name="_Toc341965638"/>
      <w:bookmarkStart w:id="223" w:name="_Ref395778165"/>
      <w:r>
        <w:br w:type="page"/>
      </w:r>
    </w:p>
    <w:p w:rsidR="00A551BF" w:rsidRDefault="00A551BF" w:rsidP="00A551BF">
      <w:pPr>
        <w:pStyle w:val="berschrift1"/>
        <w:spacing w:before="0"/>
      </w:pPr>
      <w:bookmarkStart w:id="224" w:name="_Toc396116379"/>
      <w:r>
        <w:lastRenderedPageBreak/>
        <w:t>Change-Request-Prozess</w:t>
      </w:r>
      <w:bookmarkEnd w:id="222"/>
      <w:bookmarkEnd w:id="223"/>
      <w:bookmarkEnd w:id="224"/>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Gegenüber anderen eCH-Fachgruppen, der eCH-Geschäftsstelle oder anderen Dritten ist stets die eCH-Fachgruppe für das Change und Release Management – und somit für die Weiterentwicklung und die Governance von eCH-Standards verantwortlich.</w:t>
      </w:r>
    </w:p>
    <w:p w:rsidR="00820919" w:rsidRPr="00820919" w:rsidRDefault="00820919" w:rsidP="00327459"/>
    <w:p w:rsidR="00565A37" w:rsidRDefault="00565A37" w:rsidP="00E47191">
      <w:pPr>
        <w:pStyle w:val="berschrift1"/>
      </w:pPr>
      <w:bookmarkStart w:id="225" w:name="_Toc396116380"/>
      <w:r>
        <w:t>Sicherheitsüberlegungen</w:t>
      </w:r>
      <w:bookmarkEnd w:id="225"/>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26" w:name="_Toc396116381"/>
      <w:r w:rsidRPr="009E20EB">
        <w:lastRenderedPageBreak/>
        <w:t>Haftungsausschluss/Hinweise auf Rechte Dritter</w:t>
      </w:r>
      <w:bookmarkEnd w:id="226"/>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27" w:name="_Toc396116382"/>
      <w:r>
        <w:t>Urheberrechte</w:t>
      </w:r>
      <w:bookmarkEnd w:id="227"/>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228" w:name="_Toc396116383"/>
      <w:r>
        <w:lastRenderedPageBreak/>
        <w:t>Anhang A – Referenzen &amp; Bibliographie</w:t>
      </w:r>
      <w:bookmarkEnd w:id="228"/>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542D78">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542D78">
        <w:trPr>
          <w:cantSplit/>
        </w:trPr>
        <w:tc>
          <w:tcPr>
            <w:tcW w:w="1771" w:type="dxa"/>
            <w:shd w:val="clear" w:color="auto" w:fill="auto"/>
          </w:tcPr>
          <w:p w:rsidR="007312E9" w:rsidRPr="00AF7193" w:rsidRDefault="007312E9" w:rsidP="007312E9">
            <w:pPr>
              <w:spacing w:after="0"/>
            </w:pPr>
            <w:r w:rsidRPr="00AF7193">
              <w:rPr>
                <w:szCs w:val="22"/>
              </w:rPr>
              <w:t>eCH-0150</w:t>
            </w:r>
          </w:p>
        </w:tc>
        <w:tc>
          <w:tcPr>
            <w:tcW w:w="7440" w:type="dxa"/>
            <w:shd w:val="clear" w:color="auto" w:fill="auto"/>
          </w:tcPr>
          <w:p w:rsidR="007312E9" w:rsidRPr="00AF7193" w:rsidRDefault="007312E9" w:rsidP="007312E9">
            <w:pPr>
              <w:pStyle w:val="Default"/>
              <w:rPr>
                <w:sz w:val="22"/>
                <w:szCs w:val="22"/>
              </w:rPr>
            </w:pPr>
            <w:r w:rsidRPr="00AF7193">
              <w:rPr>
                <w:sz w:val="22"/>
                <w:szCs w:val="22"/>
              </w:rPr>
              <w:t xml:space="preserve">Change und Release Management von eCH-Standards </w:t>
            </w:r>
          </w:p>
        </w:tc>
      </w:tr>
      <w:tr w:rsidR="00542D78" w:rsidTr="00542D78">
        <w:trPr>
          <w:cantSplit/>
        </w:trPr>
        <w:tc>
          <w:tcPr>
            <w:tcW w:w="1771" w:type="dxa"/>
            <w:shd w:val="clear" w:color="auto" w:fill="auto"/>
          </w:tcPr>
          <w:p w:rsidR="00542D78" w:rsidRPr="00542D78" w:rsidRDefault="00542D78" w:rsidP="00542D78">
            <w:pPr>
              <w:spacing w:after="0"/>
              <w:rPr>
                <w:szCs w:val="22"/>
              </w:rPr>
            </w:pPr>
            <w:bookmarkStart w:id="229" w:name="_Toc396116384"/>
            <w:r w:rsidRPr="00542D78">
              <w:rPr>
                <w:szCs w:val="22"/>
              </w:rPr>
              <w:t>[EAD]</w:t>
            </w:r>
          </w:p>
        </w:tc>
        <w:tc>
          <w:tcPr>
            <w:tcW w:w="7440" w:type="dxa"/>
            <w:shd w:val="clear" w:color="auto" w:fill="auto"/>
          </w:tcPr>
          <w:p w:rsidR="00542D78" w:rsidRPr="00542D78" w:rsidRDefault="00542D78" w:rsidP="00542D78">
            <w:pPr>
              <w:pStyle w:val="Default"/>
              <w:rPr>
                <w:sz w:val="22"/>
                <w:szCs w:val="22"/>
              </w:rPr>
            </w:pPr>
            <w:r w:rsidRPr="00542D78">
              <w:rPr>
                <w:sz w:val="22"/>
                <w:szCs w:val="22"/>
              </w:rPr>
              <w:t>Encoded Archival Description, Version 2002</w:t>
            </w:r>
            <w:r w:rsidRPr="00542D78">
              <w:rPr>
                <w:sz w:val="22"/>
                <w:szCs w:val="22"/>
              </w:rPr>
              <w:br/>
            </w:r>
            <w:hyperlink r:id="rId47" w:history="1">
              <w:r w:rsidRPr="00542D78">
                <w:rPr>
                  <w:rStyle w:val="Hyperlink"/>
                  <w:rFonts w:ascii="Arial" w:hAnsi="Arial"/>
                  <w:sz w:val="22"/>
                  <w:szCs w:val="22"/>
                </w:rPr>
                <w:t>http://www.loc.gov/ead/</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p>
        </w:tc>
        <w:tc>
          <w:tcPr>
            <w:tcW w:w="7440" w:type="dxa"/>
            <w:shd w:val="clear" w:color="auto" w:fill="auto"/>
          </w:tcPr>
          <w:p w:rsidR="00542D78" w:rsidRPr="00542D78" w:rsidRDefault="00542D78" w:rsidP="00542D78">
            <w:pPr>
              <w:pStyle w:val="Default"/>
              <w:rPr>
                <w:sz w:val="22"/>
                <w:szCs w:val="22"/>
              </w:rPr>
            </w:pPr>
            <w:r w:rsidRPr="00542D78">
              <w:rPr>
                <w:sz w:val="22"/>
                <w:szCs w:val="22"/>
              </w:rPr>
              <w:t>Archivische Ablieferungsschnittstelle (SIP)</w:t>
            </w:r>
            <w:r w:rsidRPr="00542D78">
              <w:rPr>
                <w:sz w:val="22"/>
                <w:szCs w:val="22"/>
              </w:rPr>
              <w:br/>
            </w:r>
            <w:hyperlink r:id="rId48"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RPr="002B2E5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Data Dictionary Archivische Ablieferungsschnittstelle (SIP) </w:t>
            </w:r>
            <w:hyperlink r:id="rId49"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[I017]</w:t>
            </w:r>
          </w:p>
        </w:tc>
        <w:tc>
          <w:tcPr>
            <w:tcW w:w="7440" w:type="dxa"/>
            <w:shd w:val="clear" w:color="auto" w:fill="auto"/>
          </w:tcPr>
          <w:p w:rsidR="00542D78" w:rsidRPr="00542D78" w:rsidRDefault="00542D78" w:rsidP="00542D78">
            <w:pPr>
              <w:pStyle w:val="Default"/>
              <w:rPr>
                <w:sz w:val="22"/>
                <w:szCs w:val="22"/>
              </w:rPr>
            </w:pPr>
            <w:r w:rsidRPr="00542D78">
              <w:rPr>
                <w:sz w:val="22"/>
                <w:szCs w:val="22"/>
              </w:rPr>
              <w:t>I017 – GEVER Metadaten. Version 2.0 – ISB (Informatiksteuerungsorgan des Bundes) vom 28. Juni 2004</w:t>
            </w:r>
            <w:r w:rsidRPr="00542D78">
              <w:rPr>
                <w:sz w:val="22"/>
                <w:szCs w:val="22"/>
              </w:rPr>
              <w:br/>
            </w:r>
            <w:hyperlink r:id="rId50" w:history="1">
              <w:r w:rsidRPr="00542D78">
                <w:rPr>
                  <w:rStyle w:val="Hyperlink"/>
                  <w:rFonts w:ascii="Arial" w:hAnsi="Arial"/>
                  <w:sz w:val="22"/>
                  <w:szCs w:val="22"/>
                </w:rPr>
                <w:t>http://www.isb.admin.ch/themen/standards/alle/03228/</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ISAD(G) – Internationale Grundsätze für die archivische Verzeichnung. Zweite, überarbeitete Ausgabe. Veröffentlichungen der Archivschule Marburg, Institut für Archivwissenschaft, Nr. 23, 2002</w:t>
            </w:r>
            <w:r w:rsidRPr="00542D78">
              <w:rPr>
                <w:sz w:val="22"/>
                <w:szCs w:val="22"/>
              </w:rPr>
              <w:br/>
            </w:r>
            <w:hyperlink r:id="rId51" w:history="1">
              <w:r w:rsidRPr="00542D78">
                <w:rPr>
                  <w:rStyle w:val="Hyperlink"/>
                  <w:rFonts w:ascii="Arial" w:hAnsi="Arial"/>
                  <w:sz w:val="22"/>
                  <w:szCs w:val="22"/>
                </w:rPr>
                <w:t>http://www.ica.org/download.php?id=1684</w:t>
              </w:r>
            </w:hyperlink>
          </w:p>
          <w:p w:rsidR="00542D78" w:rsidRPr="00542D78" w:rsidRDefault="00542D78" w:rsidP="00542D78">
            <w:pPr>
              <w:pStyle w:val="Default"/>
              <w:rPr>
                <w:sz w:val="22"/>
                <w:szCs w:val="22"/>
              </w:rPr>
            </w:pPr>
            <w:r w:rsidRPr="00542D78">
              <w:rPr>
                <w:sz w:val="22"/>
                <w:szCs w:val="22"/>
              </w:rPr>
              <w:t xml:space="preserve">(Deutsche Übersetzung von ISAD(G): General International Standard Archival Description. Second Edition. 2000. </w:t>
            </w:r>
            <w:hyperlink r:id="rId52" w:history="1">
              <w:r w:rsidRPr="00542D78">
                <w:rPr>
                  <w:rStyle w:val="Hyperlink"/>
                  <w:rFonts w:ascii="Arial" w:hAnsi="Arial"/>
                  <w:sz w:val="22"/>
                  <w:szCs w:val="22"/>
                </w:rPr>
                <w:t>http://www.ica.org/download.php?id=1687</w:t>
              </w:r>
            </w:hyperlink>
            <w:r w:rsidRPr="00542D78">
              <w:rPr>
                <w:sz w:val="22"/>
                <w:szCs w:val="22"/>
              </w:rPr>
              <w:t>)</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[Richtlinie 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Verband Schweizerischer Archivarinnen und Archivare VSA (Hg.), Schweizerische Richtlinie für die Umsetzung von ISAD(G) – International Standard Archival Description (General). 2009.</w:t>
            </w:r>
            <w:r w:rsidRPr="00542D78">
              <w:rPr>
                <w:sz w:val="22"/>
                <w:szCs w:val="22"/>
              </w:rPr>
              <w:br/>
            </w:r>
            <w:hyperlink r:id="rId53" w:history="1">
              <w:r w:rsidRPr="00542D78">
                <w:rPr>
                  <w:rStyle w:val="Hyperlink"/>
                  <w:rFonts w:ascii="Arial" w:hAnsi="Arial"/>
                  <w:sz w:val="22"/>
                  <w:szCs w:val="22"/>
                </w:rPr>
                <w:t>http://www.vsa-aas.org/fileadmin/user_upload/texte/ag_n_und_s/Richtlinien_ISAD_G_VSA_d.pdf</w:t>
              </w:r>
            </w:hyperlink>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 xml:space="preserve">[xIsadg </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Rahmenspezifikation für die digitale Archivierung (Projekt bentō): Descriptive Information: Data Dictionary &amp; XML Schema Beschreibung</w:t>
            </w:r>
            <w:r w:rsidRPr="00542D78">
              <w:rPr>
                <w:sz w:val="22"/>
                <w:szCs w:val="22"/>
              </w:rPr>
              <w:br/>
              <w:t>(xIsadg_DataDictionary_v1.6.pdf)</w:t>
            </w:r>
            <w:r w:rsidRPr="00542D78">
              <w:rPr>
                <w:sz w:val="22"/>
                <w:szCs w:val="22"/>
              </w:rPr>
              <w:br/>
            </w:r>
            <w:hyperlink r:id="rId54" w:history="1">
              <w:r w:rsidRPr="00542D78">
                <w:rPr>
                  <w:rStyle w:val="Hyperlink"/>
                  <w:rFonts w:ascii="Arial" w:hAnsi="Arial"/>
                  <w:sz w:val="22"/>
                  <w:szCs w:val="22"/>
                </w:rPr>
                <w:t>http://kost-ceco.ch/cms/index.php?bento_de</w:t>
              </w:r>
            </w:hyperlink>
            <w:r w:rsidRPr="00542D78">
              <w:rPr>
                <w:sz w:val="22"/>
                <w:szCs w:val="22"/>
              </w:rPr>
              <w:t xml:space="preserve"> </w:t>
            </w:r>
          </w:p>
        </w:tc>
      </w:tr>
      <w:tr w:rsidR="00542D78" w:rsidRPr="003E4082"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[METS]</w:t>
            </w:r>
          </w:p>
        </w:tc>
        <w:tc>
          <w:tcPr>
            <w:tcW w:w="7440" w:type="dxa"/>
            <w:shd w:val="clear" w:color="auto" w:fill="auto"/>
          </w:tcPr>
          <w:p w:rsidR="00542D78" w:rsidRPr="00542D78" w:rsidRDefault="00542D78" w:rsidP="00542D78">
            <w:pPr>
              <w:pStyle w:val="Default"/>
              <w:rPr>
                <w:sz w:val="22"/>
                <w:szCs w:val="22"/>
                <w:lang w:val="en-US"/>
              </w:rPr>
            </w:pPr>
            <w:r w:rsidRPr="00542D78">
              <w:rPr>
                <w:sz w:val="22"/>
                <w:szCs w:val="22"/>
                <w:lang w:val="en-US"/>
              </w:rPr>
              <w:t>Metadata Encoding and Transmission Standard</w:t>
            </w:r>
            <w:r w:rsidRPr="00542D78">
              <w:rPr>
                <w:sz w:val="22"/>
                <w:szCs w:val="22"/>
                <w:lang w:val="en-US"/>
              </w:rPr>
              <w:br/>
            </w:r>
            <w:r w:rsidR="00523F32">
              <w:fldChar w:fldCharType="begin"/>
            </w:r>
            <w:r w:rsidR="00523F32" w:rsidRPr="00523F32">
              <w:rPr>
                <w:lang w:val="en-US"/>
                <w:rPrChange w:id="230" w:author="U80789367" w:date="2014-10-28T16:19:00Z">
                  <w:rPr/>
                </w:rPrChange>
              </w:rPr>
              <w:instrText xml:space="preserve"> HYPERLINK "http://www.loc.gov/standards/mets/" </w:instrText>
            </w:r>
            <w:r w:rsidR="00523F32">
              <w:fldChar w:fldCharType="separate"/>
            </w:r>
            <w:r w:rsidRPr="00542D78">
              <w:rPr>
                <w:rStyle w:val="Hyperlink"/>
                <w:rFonts w:ascii="Arial" w:hAnsi="Arial"/>
                <w:sz w:val="22"/>
                <w:szCs w:val="22"/>
                <w:lang w:val="en-US"/>
              </w:rPr>
              <w:t>http://www.loc.gov/standards/mets/</w:t>
            </w:r>
            <w:r w:rsidR="00523F32">
              <w:rPr>
                <w:rStyle w:val="Hyperlink"/>
                <w:rFonts w:ascii="Arial" w:hAnsi="Arial"/>
                <w:sz w:val="22"/>
                <w:szCs w:val="22"/>
                <w:lang w:val="en-US"/>
              </w:rPr>
              <w:fldChar w:fldCharType="end"/>
            </w:r>
            <w:r w:rsidRPr="00542D78">
              <w:rPr>
                <w:sz w:val="22"/>
                <w:szCs w:val="22"/>
                <w:lang w:val="en-US"/>
              </w:rPr>
              <w:t xml:space="preserve"> </w:t>
            </w:r>
          </w:p>
        </w:tc>
      </w:tr>
      <w:tr w:rsidR="00542D78" w:rsidRPr="00924D34"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[Matterhorn METS Profile]</w:t>
            </w:r>
          </w:p>
        </w:tc>
        <w:tc>
          <w:tcPr>
            <w:tcW w:w="7440" w:type="dxa"/>
            <w:shd w:val="clear" w:color="auto" w:fill="auto"/>
          </w:tcPr>
          <w:p w:rsidR="00542D78" w:rsidRPr="00542D78" w:rsidRDefault="00542D78" w:rsidP="00542D78">
            <w:pPr>
              <w:pStyle w:val="Default"/>
              <w:rPr>
                <w:sz w:val="22"/>
                <w:szCs w:val="22"/>
              </w:rPr>
            </w:pPr>
            <w:r w:rsidRPr="00542D78">
              <w:rPr>
                <w:sz w:val="22"/>
                <w:szCs w:val="22"/>
              </w:rPr>
              <w:t>Matterhorn METS Profile</w:t>
            </w:r>
            <w:r w:rsidRPr="00542D78">
              <w:rPr>
                <w:sz w:val="22"/>
                <w:szCs w:val="22"/>
              </w:rPr>
              <w:br/>
            </w:r>
            <w:hyperlink r:id="rId55" w:history="1">
              <w:r w:rsidRPr="00542D78">
                <w:rPr>
                  <w:rStyle w:val="Hyperlink"/>
                  <w:rFonts w:ascii="Arial" w:hAnsi="Arial"/>
                  <w:sz w:val="22"/>
                  <w:szCs w:val="22"/>
                </w:rPr>
                <w:t>http://www.loc.gov/standards/mets/profiles/00000041.xml</w:t>
              </w:r>
            </w:hyperlink>
            <w:r w:rsidRPr="00542D78">
              <w:rPr>
                <w:sz w:val="22"/>
                <w:szCs w:val="22"/>
              </w:rPr>
              <w:t xml:space="preserve"> </w:t>
            </w:r>
          </w:p>
        </w:tc>
      </w:tr>
      <w:tr w:rsidR="00542D78" w:rsidRPr="00915996"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[OAIS]</w:t>
            </w:r>
          </w:p>
        </w:tc>
        <w:tc>
          <w:tcPr>
            <w:tcW w:w="7440" w:type="dxa"/>
            <w:shd w:val="clear" w:color="auto" w:fill="auto"/>
          </w:tcPr>
          <w:p w:rsidR="00542D78" w:rsidRPr="00542D78" w:rsidRDefault="00542D78" w:rsidP="00542D78">
            <w:pPr>
              <w:pStyle w:val="Default"/>
              <w:rPr>
                <w:sz w:val="22"/>
                <w:szCs w:val="22"/>
              </w:rPr>
            </w:pPr>
            <w:r w:rsidRPr="00542D78">
              <w:rPr>
                <w:sz w:val="22"/>
                <w:szCs w:val="22"/>
              </w:rPr>
              <w:t>nestor (Hg.), Referenzmodell für ein Offenes Archiv-Informations-System – Deutsche Übersetzung 2.0. nestor-Materialien 16, 2013.</w:t>
            </w:r>
            <w:r w:rsidRPr="00542D78">
              <w:rPr>
                <w:sz w:val="22"/>
                <w:szCs w:val="22"/>
              </w:rPr>
              <w:br/>
            </w:r>
            <w:hyperlink r:id="rId56" w:history="1">
              <w:r w:rsidRPr="00542D78">
                <w:rPr>
                  <w:rStyle w:val="Hyperlink"/>
                  <w:rFonts w:ascii="Arial" w:hAnsi="Arial"/>
                  <w:sz w:val="22"/>
                  <w:szCs w:val="22"/>
                </w:rPr>
                <w:t>http://nbn-resolving.de/urn/resolver.pl?urn=urn:nbn:de:0008-2013082706</w:t>
              </w:r>
            </w:hyperlink>
            <w:r w:rsidRPr="00542D78">
              <w:rPr>
                <w:sz w:val="22"/>
                <w:szCs w:val="22"/>
              </w:rPr>
              <w:t xml:space="preserve">  </w:t>
            </w:r>
          </w:p>
          <w:p w:rsidR="00542D78" w:rsidRPr="00542D78" w:rsidRDefault="00542D78" w:rsidP="00542D78">
            <w:pPr>
              <w:pStyle w:val="Default"/>
              <w:rPr>
                <w:sz w:val="22"/>
                <w:szCs w:val="22"/>
              </w:rPr>
            </w:pPr>
            <w:r w:rsidRPr="00542D78">
              <w:rPr>
                <w:sz w:val="22"/>
                <w:szCs w:val="22"/>
              </w:rPr>
              <w:t>(Deutsche Übersetzung von CCSDS 650.0-M-2, Reference Model for an Open Archival Information System (OAIS), Magenta Book, 2012.</w:t>
            </w:r>
            <w:r w:rsidRPr="00542D78">
              <w:rPr>
                <w:sz w:val="22"/>
                <w:szCs w:val="22"/>
              </w:rPr>
              <w:br/>
            </w:r>
            <w:hyperlink r:id="rId57" w:history="1">
              <w:r w:rsidRPr="00542D78">
                <w:rPr>
                  <w:rStyle w:val="Hyperlink"/>
                  <w:rFonts w:ascii="Arial" w:hAnsi="Arial"/>
                  <w:sz w:val="22"/>
                  <w:szCs w:val="22"/>
                  <w:lang w:val="en-US"/>
                </w:rPr>
                <w:t>http://public.ccsds.org/publications/archive/650x0m2.pdf</w:t>
              </w:r>
            </w:hyperlink>
            <w:r w:rsidRPr="00542D78">
              <w:rPr>
                <w:sz w:val="22"/>
                <w:szCs w:val="22"/>
                <w:lang w:val="en-US"/>
              </w:rPr>
              <w:t>,</w:t>
            </w:r>
            <w:r w:rsidRPr="00542D78">
              <w:rPr>
                <w:sz w:val="22"/>
                <w:szCs w:val="22"/>
                <w:lang w:val="en-US"/>
              </w:rPr>
              <w:br/>
              <w:t>inhaltsgleich mit ISO 14721:2012: Space data and information transfer systems -- Open archival information system (OAIS) -- Reference model.</w:t>
            </w:r>
            <w:r w:rsidRPr="00542D78">
              <w:rPr>
                <w:sz w:val="22"/>
                <w:szCs w:val="22"/>
                <w:lang w:val="en-US"/>
              </w:rPr>
              <w:br/>
            </w:r>
            <w:r w:rsidR="00523F32">
              <w:fldChar w:fldCharType="begin"/>
            </w:r>
            <w:r w:rsidR="00523F32" w:rsidRPr="00523F32">
              <w:rPr>
                <w:lang w:val="en-US"/>
                <w:rPrChange w:id="231" w:author="U80789367" w:date="2014-10-28T16:19:00Z">
                  <w:rPr/>
                </w:rPrChange>
              </w:rPr>
              <w:instrText xml:space="preserve"> HYPERLINK "http://www.iso.org/iso/home/store/catalogue_tc/catalogue_detail.htm?csnumber=57284" </w:instrText>
            </w:r>
            <w:r w:rsidR="00523F32">
              <w:fldChar w:fldCharType="separate"/>
            </w:r>
            <w:r w:rsidRPr="00542D78">
              <w:rPr>
                <w:rStyle w:val="Hyperlink"/>
                <w:rFonts w:ascii="Arial" w:hAnsi="Arial"/>
                <w:sz w:val="22"/>
                <w:szCs w:val="22"/>
              </w:rPr>
              <w:t>http://www.iso.org/iso/home/store/catalogue_tc/catalogue_detail.htm?csnumber=57284</w:t>
            </w:r>
            <w:r w:rsidR="00523F32">
              <w:rPr>
                <w:rStyle w:val="Hyperlink"/>
                <w:rFonts w:ascii="Arial" w:hAnsi="Arial"/>
                <w:sz w:val="22"/>
                <w:szCs w:val="22"/>
              </w:rPr>
              <w:fldChar w:fldCharType="end"/>
            </w:r>
            <w:r w:rsidRPr="00542D78">
              <w:rPr>
                <w:sz w:val="22"/>
                <w:szCs w:val="22"/>
              </w:rPr>
              <w:t xml:space="preserve">) </w:t>
            </w:r>
          </w:p>
        </w:tc>
      </w:tr>
    </w:tbl>
    <w:p w:rsidR="00542D78" w:rsidRPr="00542D78" w:rsidRDefault="00542D78" w:rsidP="00E47191">
      <w:pPr>
        <w:pStyle w:val="Anhang"/>
        <w:rPr>
          <w:b w:val="0"/>
          <w:sz w:val="22"/>
        </w:rPr>
      </w:pPr>
    </w:p>
    <w:p w:rsidR="00565A37" w:rsidRDefault="00EC3F7A" w:rsidP="00542D78">
      <w:pPr>
        <w:pStyle w:val="Anhang"/>
        <w:keepNext/>
      </w:pPr>
      <w:r>
        <w:lastRenderedPageBreak/>
        <w:t>Anhang B – Mitarbeit &amp; Ü</w:t>
      </w:r>
      <w:r w:rsidR="00565A37">
        <w:t>berprüfung</w:t>
      </w:r>
      <w:bookmarkEnd w:id="229"/>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32" w:name="_Toc396116385"/>
      <w:r w:rsidR="00565A37">
        <w:t>Anhang C – Abkürzungen</w:t>
      </w:r>
      <w:bookmarkEnd w:id="232"/>
      <w:r w:rsidR="00565A37">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D80ED5">
        <w:trPr>
          <w:cantSplit/>
          <w:tblHeader/>
        </w:trPr>
        <w:tc>
          <w:tcPr>
            <w:tcW w:w="1771" w:type="dxa"/>
            <w:shd w:val="clear" w:color="auto" w:fill="99CCFF"/>
          </w:tcPr>
          <w:p w:rsidR="00584F18" w:rsidRPr="005936E9" w:rsidRDefault="00584F18" w:rsidP="00542D78">
            <w:r w:rsidRPr="005936E9">
              <w:t>Begriff</w:t>
            </w:r>
          </w:p>
        </w:tc>
        <w:tc>
          <w:tcPr>
            <w:tcW w:w="7440" w:type="dxa"/>
            <w:shd w:val="clear" w:color="auto" w:fill="99CCFF"/>
          </w:tcPr>
          <w:p w:rsidR="00584F18" w:rsidRPr="005936E9" w:rsidRDefault="00584F18" w:rsidP="00542D78">
            <w:r w:rsidRPr="005936E9">
              <w:t>Beschreibung</w:t>
            </w:r>
          </w:p>
        </w:tc>
      </w:tr>
      <w:tr w:rsidR="00584F18" w:rsidRPr="00584F18" w:rsidTr="00D80ED5">
        <w:trPr>
          <w:cantSplit/>
        </w:trPr>
        <w:tc>
          <w:tcPr>
            <w:tcW w:w="1771" w:type="dxa"/>
            <w:shd w:val="clear" w:color="auto" w:fill="auto"/>
          </w:tcPr>
          <w:p w:rsidR="00584F18" w:rsidRPr="00584F18" w:rsidRDefault="00584F18" w:rsidP="00AB106D">
            <w:r w:rsidRPr="00584F18">
              <w:t>AIP</w:t>
            </w:r>
          </w:p>
        </w:tc>
        <w:tc>
          <w:tcPr>
            <w:tcW w:w="7440" w:type="dxa"/>
            <w:shd w:val="clear" w:color="auto" w:fill="auto"/>
          </w:tcPr>
          <w:p w:rsidR="00584F18" w:rsidRPr="00584F18" w:rsidRDefault="00584F18" w:rsidP="00AB106D">
            <w:r w:rsidRPr="00584F18">
              <w:t>Archival Information Package: AIP entstehen aus SIP im Laufe des Archivierungsprozesses der digitalen Unterlagen. AIP stellen diejenige Form der Informationspakete dar, in welcher die digitalen Unterlagen im digitalen Magazin gespeichert werden.</w:t>
            </w:r>
          </w:p>
        </w:tc>
      </w:tr>
      <w:tr w:rsidR="00AB106D" w:rsidRPr="00B17436" w:rsidTr="00D80ED5">
        <w:trPr>
          <w:cantSplit/>
        </w:trPr>
        <w:tc>
          <w:tcPr>
            <w:tcW w:w="1771" w:type="dxa"/>
            <w:shd w:val="clear" w:color="auto" w:fill="auto"/>
          </w:tcPr>
          <w:p w:rsidR="00AB106D" w:rsidRPr="00584F18" w:rsidRDefault="00AB106D" w:rsidP="00AB106D">
            <w:r w:rsidRPr="00584F18">
              <w:t>BAR</w:t>
            </w:r>
          </w:p>
        </w:tc>
        <w:tc>
          <w:tcPr>
            <w:tcW w:w="7440" w:type="dxa"/>
            <w:shd w:val="clear" w:color="auto" w:fill="auto"/>
          </w:tcPr>
          <w:p w:rsidR="00AB106D" w:rsidRPr="00584F18" w:rsidRDefault="00AB106D" w:rsidP="00AB106D">
            <w:r w:rsidRPr="00584F18">
              <w:t>Schweizerisches Bundesarchiv</w:t>
            </w:r>
          </w:p>
        </w:tc>
      </w:tr>
      <w:tr w:rsidR="00AB106D" w:rsidRPr="00B17436" w:rsidTr="00D80ED5">
        <w:trPr>
          <w:cantSplit/>
        </w:trPr>
        <w:tc>
          <w:tcPr>
            <w:tcW w:w="1771" w:type="dxa"/>
            <w:shd w:val="clear" w:color="auto" w:fill="auto"/>
          </w:tcPr>
          <w:p w:rsidR="00AB106D" w:rsidRPr="00584F18" w:rsidRDefault="00AB106D" w:rsidP="00AB106D">
            <w:r w:rsidRPr="00584F18">
              <w:t>DIP</w:t>
            </w:r>
          </w:p>
        </w:tc>
        <w:tc>
          <w:tcPr>
            <w:tcW w:w="7440" w:type="dxa"/>
            <w:shd w:val="clear" w:color="auto" w:fill="auto"/>
          </w:tcPr>
          <w:p w:rsidR="00AB106D" w:rsidRPr="00584F18" w:rsidRDefault="00AB106D" w:rsidP="00AB106D">
            <w:r w:rsidRPr="00584F18">
              <w:t>Dissemination Information Package: Ein DIP ist der Behälter für diejenigen Dossiers, welche von einem Benutzer in einem Bestellvorgang bestellt werden.</w:t>
            </w:r>
          </w:p>
        </w:tc>
      </w:tr>
      <w:tr w:rsidR="00D80ED5" w:rsidRPr="00B17436" w:rsidTr="00352B0F">
        <w:trPr>
          <w:cantSplit/>
        </w:trPr>
        <w:tc>
          <w:tcPr>
            <w:tcW w:w="1771" w:type="dxa"/>
            <w:shd w:val="clear" w:color="auto" w:fill="auto"/>
          </w:tcPr>
          <w:p w:rsidR="00D80ED5" w:rsidRPr="00584F18" w:rsidRDefault="00D80ED5" w:rsidP="00352B0F">
            <w:r w:rsidRPr="00D358A0">
              <w:t>Dossier</w:t>
            </w:r>
          </w:p>
        </w:tc>
        <w:tc>
          <w:tcPr>
            <w:tcW w:w="7440" w:type="dxa"/>
            <w:shd w:val="clear" w:color="auto" w:fill="auto"/>
          </w:tcPr>
          <w:p w:rsidR="00D80ED5" w:rsidRPr="00584F18" w:rsidRDefault="00D80ED5" w:rsidP="00352B0F">
            <w:r w:rsidRPr="00D358A0">
              <w:t>Gesamtheit (Kollektiv) der Unterlagen zu einem Geschäft. Grundsätzlich entspricht ein Dossier einem Geschäft. Durch Zusammenfassen artverwandter Geschäfte bzw. durch Aufteilung von Dossiers in Subdossiers kann diese Grundstruktur aber den jeweil</w:t>
            </w:r>
            <w:r>
              <w:t>igen Bedürfnissen angepasst wer</w:t>
            </w:r>
            <w:r w:rsidRPr="00D358A0">
              <w:t>den. Die Dossierbildung er</w:t>
            </w:r>
            <w:r>
              <w:t>folgt auf der Grundlage des Ord</w:t>
            </w:r>
            <w:r w:rsidRPr="00D358A0">
              <w:t>nungssystems.</w:t>
            </w:r>
          </w:p>
        </w:tc>
      </w:tr>
      <w:tr w:rsidR="00AB106D" w:rsidRPr="00B17436" w:rsidTr="00D80ED5">
        <w:trPr>
          <w:cantSplit/>
        </w:trPr>
        <w:tc>
          <w:tcPr>
            <w:tcW w:w="1771" w:type="dxa"/>
            <w:shd w:val="clear" w:color="auto" w:fill="auto"/>
          </w:tcPr>
          <w:p w:rsidR="00AB106D" w:rsidRPr="00584F18" w:rsidRDefault="00D80ED5" w:rsidP="00352B0F">
            <w:r>
              <w:t>EAD</w:t>
            </w:r>
          </w:p>
        </w:tc>
        <w:tc>
          <w:tcPr>
            <w:tcW w:w="7440" w:type="dxa"/>
            <w:shd w:val="clear" w:color="auto" w:fill="auto"/>
          </w:tcPr>
          <w:p w:rsidR="00AB106D" w:rsidRPr="00584F18" w:rsidRDefault="00D80ED5" w:rsidP="009E476A">
            <w:r>
              <w:t>Encoded Archival Description</w:t>
            </w:r>
            <w:r w:rsidR="00AB106D" w:rsidRPr="00D358A0">
              <w:t>.</w:t>
            </w:r>
            <w:r w:rsidR="009E476A">
              <w:t xml:space="preserve"> E</w:t>
            </w:r>
            <w:r w:rsidR="009E476A" w:rsidRPr="009E476A">
              <w:t>in dokumentarischer XML-Standard, der von der Library of Congress herausgegeben wird</w:t>
            </w:r>
            <w:r w:rsidR="009E476A">
              <w:t>.</w:t>
            </w:r>
            <w:r w:rsidR="00542D78">
              <w:t xml:space="preserve"> Siehe Referenzen [EAD]</w:t>
            </w:r>
          </w:p>
        </w:tc>
      </w:tr>
      <w:tr w:rsidR="00AB106D" w:rsidRPr="00B17436" w:rsidTr="00D80ED5">
        <w:trPr>
          <w:cantSplit/>
        </w:trPr>
        <w:tc>
          <w:tcPr>
            <w:tcW w:w="1771" w:type="dxa"/>
            <w:shd w:val="clear" w:color="auto" w:fill="auto"/>
          </w:tcPr>
          <w:p w:rsidR="00AB106D" w:rsidRPr="00584F18" w:rsidRDefault="00AB106D" w:rsidP="00AB106D">
            <w:r w:rsidRPr="00584F18">
              <w:t xml:space="preserve">GEVER </w:t>
            </w:r>
          </w:p>
        </w:tc>
        <w:tc>
          <w:tcPr>
            <w:tcW w:w="7440" w:type="dxa"/>
            <w:shd w:val="clear" w:color="auto" w:fill="auto"/>
          </w:tcPr>
          <w:p w:rsidR="00AB106D" w:rsidRPr="00584F18" w:rsidRDefault="00AB106D" w:rsidP="00AB106D">
            <w:r w:rsidRPr="00584F18">
              <w:t>Geschäftsverwaltung</w:t>
            </w:r>
            <w:r>
              <w:t>:</w:t>
            </w:r>
            <w:r w:rsidRPr="00584F18">
              <w:t xml:space="preserve"> Gesamtheit der Aktivitäten und Regeln für die Planung, Steuerung und Kontrolle sowie den Nachweis von Geschäften. Die GEVER umfasst die dokumenten- bzw. dossierbezogene Aktenführung (Führen von Geschäftsunterlagen) und das geschäftsbezogene Prozessmanagement. Die GEVER dient der wirksamen und effizienten Geschäftstätigkeit der Verwaltungseinheiten. </w:t>
            </w:r>
          </w:p>
        </w:tc>
      </w:tr>
      <w:tr w:rsidR="00AB106D" w:rsidRPr="00B17436" w:rsidTr="00D80ED5">
        <w:trPr>
          <w:cantSplit/>
        </w:trPr>
        <w:tc>
          <w:tcPr>
            <w:tcW w:w="1771" w:type="dxa"/>
            <w:shd w:val="clear" w:color="auto" w:fill="auto"/>
          </w:tcPr>
          <w:p w:rsidR="00AB106D" w:rsidRPr="00584F18" w:rsidRDefault="00AB106D" w:rsidP="00AB106D">
            <w:r w:rsidRPr="00584F18">
              <w:t>OAIS</w:t>
            </w:r>
          </w:p>
        </w:tc>
        <w:tc>
          <w:tcPr>
            <w:tcW w:w="7440" w:type="dxa"/>
            <w:shd w:val="clear" w:color="auto" w:fill="auto"/>
          </w:tcPr>
          <w:p w:rsidR="00AB106D" w:rsidRPr="00584F18" w:rsidRDefault="00AB106D" w:rsidP="00AB106D">
            <w:r w:rsidRPr="00584F18">
              <w:t>Open Archival Information System: Als ISO 14721 verabschiedetes Referenzmodell beschreibt OAIS ein Archiv als Organisation, in dem Menschen und Systeme mit der Aufgabenstellung zusammenwirken, Informationen zu erhalten und einer definierten Nutzerschaft verfügbar zu machen.</w:t>
            </w:r>
            <w:r w:rsidR="00542D78">
              <w:t xml:space="preserve"> Siehe auch Referenzen [</w:t>
            </w:r>
            <w:r w:rsidR="00542D78" w:rsidRPr="00584F18">
              <w:t>OAIS</w:t>
            </w:r>
            <w:r w:rsidR="00542D78">
              <w:t>]</w:t>
            </w:r>
          </w:p>
        </w:tc>
      </w:tr>
      <w:tr w:rsidR="00AB106D" w:rsidRPr="00B17436" w:rsidTr="00D80ED5">
        <w:trPr>
          <w:cantSplit/>
        </w:trPr>
        <w:tc>
          <w:tcPr>
            <w:tcW w:w="1771" w:type="dxa"/>
            <w:shd w:val="clear" w:color="auto" w:fill="auto"/>
          </w:tcPr>
          <w:p w:rsidR="00AB106D" w:rsidRPr="00584F18" w:rsidRDefault="00AB106D" w:rsidP="00AB106D">
            <w:r w:rsidRPr="00584F18">
              <w:lastRenderedPageBreak/>
              <w:t>SIP</w:t>
            </w:r>
          </w:p>
        </w:tc>
        <w:tc>
          <w:tcPr>
            <w:tcW w:w="7440" w:type="dxa"/>
            <w:shd w:val="clear" w:color="auto" w:fill="auto"/>
          </w:tcPr>
          <w:p w:rsidR="00AB106D" w:rsidRPr="00584F18" w:rsidRDefault="00AB106D" w:rsidP="00AB106D">
            <w:r w:rsidRPr="00584F18">
              <w:t>Submission Information Package: SIP sind Informationspakete, die von den aktenbildenden Stellen an das Archiv übermittelt werden. Sie enthalten die digitalen Unterlagen (Primärdaten und Metadaten).</w:t>
            </w:r>
          </w:p>
        </w:tc>
      </w:tr>
    </w:tbl>
    <w:p w:rsidR="00565A37" w:rsidRDefault="00DC59DB" w:rsidP="00E47191">
      <w:pPr>
        <w:pStyle w:val="Anhang"/>
      </w:pPr>
      <w:r>
        <w:br/>
      </w:r>
      <w:bookmarkStart w:id="233" w:name="_Toc396116386"/>
      <w:r w:rsidR="00565A37">
        <w:t>Anhang D – Glossar</w:t>
      </w:r>
      <w:bookmarkEnd w:id="233"/>
    </w:p>
    <w:tbl>
      <w:tblPr>
        <w:tblW w:w="9211" w:type="dxa"/>
        <w:tblLayout w:type="fixed"/>
        <w:tblCellMar>
          <w:left w:w="70" w:type="dxa"/>
          <w:right w:w="70" w:type="dxa"/>
        </w:tblCellMar>
        <w:tblLook w:val="0000" w:firstRow="0" w:lastRow="0" w:firstColumn="0" w:lastColumn="0" w:noHBand="0" w:noVBand="0"/>
      </w:tblPr>
      <w:tblGrid>
        <w:gridCol w:w="1771"/>
        <w:gridCol w:w="7440"/>
      </w:tblGrid>
      <w:tr w:rsidR="00F80F32" w:rsidRPr="000471D8" w:rsidTr="00F800EF">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F800EF">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F800EF">
        <w:trPr>
          <w:cantSplit/>
        </w:trPr>
        <w:tc>
          <w:tcPr>
            <w:tcW w:w="1771" w:type="dxa"/>
            <w:shd w:val="clear" w:color="auto" w:fill="auto"/>
          </w:tcPr>
          <w:p w:rsidR="00F80F32" w:rsidRPr="00584F18" w:rsidRDefault="00F80F32" w:rsidP="00F80F32">
            <w:r w:rsidRPr="00584F18">
              <w:t xml:space="preserve">Abliefernde </w:t>
            </w:r>
            <w:r w:rsidR="00F800EF">
              <w:br/>
            </w:r>
            <w:r w:rsidRPr="00584F18">
              <w:t>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AB106D" w:rsidRPr="00B17436" w:rsidTr="00F800EF">
        <w:trPr>
          <w:cantSplit/>
        </w:trPr>
        <w:tc>
          <w:tcPr>
            <w:tcW w:w="1771" w:type="dxa"/>
            <w:shd w:val="clear" w:color="auto" w:fill="auto"/>
          </w:tcPr>
          <w:p w:rsidR="00AB106D" w:rsidRPr="00584F18" w:rsidRDefault="00AB106D" w:rsidP="00352B0F">
            <w:r w:rsidRPr="002B2E53">
              <w:t>Attribut</w:t>
            </w:r>
          </w:p>
        </w:tc>
        <w:tc>
          <w:tcPr>
            <w:tcW w:w="7440" w:type="dxa"/>
            <w:shd w:val="clear" w:color="auto" w:fill="auto"/>
          </w:tcPr>
          <w:p w:rsidR="00AB106D" w:rsidRPr="00584F18" w:rsidRDefault="00AB106D" w:rsidP="00352B0F">
            <w:r w:rsidRPr="002B2E53">
              <w:t>Eine atomare Einheit innerhalb einer grösseren Einheit (Entität), hier von Metadaten. Ein solches einzelnes Metadatum wird auch Element ( bei EAD) oder Feld (bei Datenbanken) genannt.</w:t>
            </w:r>
          </w:p>
        </w:tc>
      </w:tr>
      <w:tr w:rsidR="00F80F32" w:rsidRPr="00B17436" w:rsidTr="00F800EF">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F800EF">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F800EF">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F800EF">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F800EF">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Archivwürdige Unterlagen sind Unterlagen, die von juristischer oder administrativer Bedeutung sind oder einen grossen Informationswert haben (d.h. aus historischer, sozialer oder kultureller Sicht wertvoll sind).</w:t>
            </w:r>
          </w:p>
        </w:tc>
      </w:tr>
      <w:tr w:rsidR="00F80F32" w:rsidRPr="00B17436" w:rsidTr="00F800EF">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AB106D" w:rsidRPr="00B17436" w:rsidTr="00F800EF">
        <w:trPr>
          <w:cantSplit/>
        </w:trPr>
        <w:tc>
          <w:tcPr>
            <w:tcW w:w="1771" w:type="dxa"/>
            <w:shd w:val="clear" w:color="auto" w:fill="auto"/>
          </w:tcPr>
          <w:p w:rsidR="00AB106D" w:rsidRPr="00584F18" w:rsidRDefault="00AB106D" w:rsidP="00352B0F">
            <w:r w:rsidRPr="002B2E53">
              <w:t>Bestand</w:t>
            </w:r>
          </w:p>
        </w:tc>
        <w:tc>
          <w:tcPr>
            <w:tcW w:w="7440" w:type="dxa"/>
            <w:shd w:val="clear" w:color="auto" w:fill="auto"/>
          </w:tcPr>
          <w:p w:rsidR="00AB106D" w:rsidRPr="00584F18" w:rsidRDefault="00AB106D" w:rsidP="00352B0F">
            <w:r w:rsidRPr="002B2E53">
              <w:t>Gesamtheit des übernommenen Schriftguts einer Behörde oder Amtsstelle im Archiv. Ein Bestand besteht aus einer oder mehreren Ablieferungen der gleichen Behörde (Provenienz).</w:t>
            </w:r>
          </w:p>
        </w:tc>
      </w:tr>
      <w:tr w:rsidR="00F80F32" w:rsidRPr="00B17436" w:rsidTr="00F800EF">
        <w:trPr>
          <w:cantSplit/>
        </w:trPr>
        <w:tc>
          <w:tcPr>
            <w:tcW w:w="1771" w:type="dxa"/>
            <w:shd w:val="clear" w:color="auto" w:fill="auto"/>
          </w:tcPr>
          <w:p w:rsidR="00F80F32" w:rsidRPr="00584F18" w:rsidRDefault="00F80F32" w:rsidP="00F80F32">
            <w:r w:rsidRPr="00584F18">
              <w:lastRenderedPageBreak/>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F800EF">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F800EF">
        <w:trPr>
          <w:cantSplit/>
        </w:trPr>
        <w:tc>
          <w:tcPr>
            <w:tcW w:w="1771" w:type="dxa"/>
            <w:shd w:val="clear" w:color="auto" w:fill="auto"/>
          </w:tcPr>
          <w:p w:rsidR="00F80F32" w:rsidRPr="00584F18" w:rsidRDefault="00F80F32" w:rsidP="00F80F32">
            <w:r w:rsidRPr="00584F18">
              <w:t xml:space="preserve">Digitales </w:t>
            </w:r>
            <w:r w:rsidR="00F800EF">
              <w:br/>
            </w:r>
            <w:r w:rsidRPr="00584F18">
              <w:t>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F800EF">
        <w:trPr>
          <w:cantSplit/>
        </w:trPr>
        <w:tc>
          <w:tcPr>
            <w:tcW w:w="1771" w:type="dxa"/>
            <w:shd w:val="clear" w:color="auto" w:fill="auto"/>
          </w:tcPr>
          <w:p w:rsidR="00F80F32" w:rsidRPr="00584F18" w:rsidRDefault="00F80F32" w:rsidP="00F80F32">
            <w:r w:rsidRPr="00584F18">
              <w:t>Dossier</w:t>
            </w:r>
          </w:p>
        </w:tc>
        <w:tc>
          <w:tcPr>
            <w:tcW w:w="7440" w:type="dxa"/>
            <w:shd w:val="clear" w:color="auto" w:fill="auto"/>
            <w:vAlign w:val="center"/>
          </w:tcPr>
          <w:p w:rsidR="00F800EF" w:rsidRPr="00584F18" w:rsidRDefault="00F80F32" w:rsidP="00F800EF">
            <w:r w:rsidRPr="00584F18">
              <w:t>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Dossierbildung erfolgt auf der Grundlage des Ordnungssystems.</w:t>
            </w:r>
          </w:p>
        </w:tc>
      </w:tr>
      <w:tr w:rsidR="00AB106D" w:rsidRPr="00B17436" w:rsidTr="00F800EF">
        <w:trPr>
          <w:cantSplit/>
        </w:trPr>
        <w:tc>
          <w:tcPr>
            <w:tcW w:w="1771" w:type="dxa"/>
            <w:shd w:val="clear" w:color="auto" w:fill="auto"/>
          </w:tcPr>
          <w:p w:rsidR="00AB106D" w:rsidRPr="002B2E53" w:rsidRDefault="00AB106D" w:rsidP="00352B0F">
            <w:r w:rsidRPr="002B2E53">
              <w:t>Element</w:t>
            </w:r>
          </w:p>
        </w:tc>
        <w:tc>
          <w:tcPr>
            <w:tcW w:w="7440" w:type="dxa"/>
            <w:shd w:val="clear" w:color="auto" w:fill="auto"/>
          </w:tcPr>
          <w:p w:rsidR="00AB106D" w:rsidRPr="00D358A0" w:rsidRDefault="00AB106D" w:rsidP="00352B0F">
            <w:r w:rsidRPr="002B2E53">
              <w:t>Bezeichnung für ein atomares Metadatum in EAD und andern Metadatenstandards, hier Attribut genannt.</w:t>
            </w:r>
          </w:p>
        </w:tc>
      </w:tr>
      <w:tr w:rsidR="00AB106D" w:rsidRPr="00B17436" w:rsidTr="00F800EF">
        <w:trPr>
          <w:cantSplit/>
        </w:trPr>
        <w:tc>
          <w:tcPr>
            <w:tcW w:w="1771" w:type="dxa"/>
            <w:shd w:val="clear" w:color="auto" w:fill="auto"/>
          </w:tcPr>
          <w:p w:rsidR="00AB106D" w:rsidRPr="00D358A0" w:rsidRDefault="00AB106D" w:rsidP="00352B0F">
            <w:r>
              <w:t>Entität</w:t>
            </w:r>
          </w:p>
        </w:tc>
        <w:tc>
          <w:tcPr>
            <w:tcW w:w="7440" w:type="dxa"/>
            <w:shd w:val="clear" w:color="auto" w:fill="auto"/>
          </w:tcPr>
          <w:p w:rsidR="00AB106D" w:rsidRPr="00D358A0" w:rsidRDefault="00AB106D" w:rsidP="00352B0F">
            <w:r>
              <w:t xml:space="preserve">Eine Einheit von Attributen, die eine Sache oder einen Sachverhalt beschreiben, bzw. ein Objekt, das durch Attribute bestimmt wird. In eCH-0160 ist das Objekt eine Verzeichnungsebene. </w:t>
            </w:r>
          </w:p>
        </w:tc>
      </w:tr>
      <w:tr w:rsidR="00F800EF" w:rsidRPr="00B17436" w:rsidTr="00352B0F">
        <w:trPr>
          <w:cantSplit/>
        </w:trPr>
        <w:tc>
          <w:tcPr>
            <w:tcW w:w="1771" w:type="dxa"/>
            <w:shd w:val="clear" w:color="auto" w:fill="auto"/>
          </w:tcPr>
          <w:p w:rsidR="00F800EF" w:rsidRPr="00584F18" w:rsidRDefault="00F800EF" w:rsidP="00352B0F">
            <w:r w:rsidRPr="00584F18">
              <w:t>Metadaten</w:t>
            </w:r>
          </w:p>
        </w:tc>
        <w:tc>
          <w:tcPr>
            <w:tcW w:w="7440" w:type="dxa"/>
            <w:shd w:val="clear" w:color="auto" w:fill="auto"/>
            <w:vAlign w:val="center"/>
          </w:tcPr>
          <w:p w:rsidR="00F800EF" w:rsidRPr="00584F18" w:rsidRDefault="00F800EF" w:rsidP="00352B0F">
            <w:r w:rsidRPr="00584F18">
              <w:t>Metadaten können als «Informationen über die Primärdaten» (Daten über Daten) bezeichnet werden, da sie einen beschreibenden Charakter haben.</w:t>
            </w:r>
          </w:p>
        </w:tc>
      </w:tr>
      <w:tr w:rsidR="00F800EF" w:rsidRPr="00B17436" w:rsidTr="00F800EF">
        <w:trPr>
          <w:cantSplit/>
        </w:trPr>
        <w:tc>
          <w:tcPr>
            <w:tcW w:w="1771" w:type="dxa"/>
            <w:shd w:val="clear" w:color="auto" w:fill="auto"/>
          </w:tcPr>
          <w:p w:rsidR="00F800EF" w:rsidRPr="00584F18" w:rsidRDefault="00F800EF" w:rsidP="00352B0F">
            <w:r w:rsidRPr="00D358A0">
              <w:t>Metadat</w:t>
            </w:r>
            <w:r>
              <w:t>um</w:t>
            </w:r>
          </w:p>
        </w:tc>
        <w:tc>
          <w:tcPr>
            <w:tcW w:w="7440" w:type="dxa"/>
            <w:shd w:val="clear" w:color="auto" w:fill="auto"/>
            <w:vAlign w:val="center"/>
          </w:tcPr>
          <w:p w:rsidR="00F800EF" w:rsidRPr="00584F18" w:rsidRDefault="00F800EF" w:rsidP="00352B0F">
            <w:r>
              <w:t>Atomare Einheit in einem Metadatenmodell.</w:t>
            </w:r>
          </w:p>
        </w:tc>
      </w:tr>
      <w:tr w:rsidR="00F80F32" w:rsidRPr="00B17436" w:rsidTr="00F800EF">
        <w:trPr>
          <w:cantSplit/>
        </w:trPr>
        <w:tc>
          <w:tcPr>
            <w:tcW w:w="1771" w:type="dxa"/>
            <w:shd w:val="clear" w:color="auto" w:fill="auto"/>
          </w:tcPr>
          <w:p w:rsidR="00F80F32" w:rsidRPr="00584F18" w:rsidRDefault="00F800EF" w:rsidP="00F80F32">
            <w:r w:rsidRPr="00D358A0">
              <w:t>Metadaten</w:t>
            </w:r>
            <w:r>
              <w:t>- standard</w:t>
            </w:r>
          </w:p>
        </w:tc>
        <w:tc>
          <w:tcPr>
            <w:tcW w:w="7440" w:type="dxa"/>
            <w:shd w:val="clear" w:color="auto" w:fill="auto"/>
            <w:vAlign w:val="center"/>
          </w:tcPr>
          <w:p w:rsidR="00F80F32" w:rsidRPr="00584F18" w:rsidRDefault="00F800EF" w:rsidP="00F80F32">
            <w:r>
              <w:t>Normalisierung der Art und Weise, auf welche Art Metadaten eine gegebene Entität, Sache oder Sachverhalt beschreiben</w:t>
            </w:r>
            <w:r w:rsidR="00F80F32" w:rsidRPr="00584F18">
              <w:t>.</w:t>
            </w:r>
          </w:p>
        </w:tc>
      </w:tr>
      <w:tr w:rsidR="00F80F32" w:rsidRPr="00B17436" w:rsidTr="00F800EF">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0EF" w:rsidRPr="00B17436" w:rsidTr="00352B0F">
        <w:trPr>
          <w:cantSplit/>
        </w:trPr>
        <w:tc>
          <w:tcPr>
            <w:tcW w:w="1771" w:type="dxa"/>
            <w:shd w:val="clear" w:color="auto" w:fill="auto"/>
          </w:tcPr>
          <w:p w:rsidR="00F800EF" w:rsidRPr="00584F18" w:rsidRDefault="00F800EF" w:rsidP="00352B0F">
            <w:r>
              <w:t>Serie</w:t>
            </w:r>
          </w:p>
        </w:tc>
        <w:tc>
          <w:tcPr>
            <w:tcW w:w="7440" w:type="dxa"/>
            <w:shd w:val="clear" w:color="auto" w:fill="auto"/>
            <w:vAlign w:val="center"/>
          </w:tcPr>
          <w:p w:rsidR="00F800EF" w:rsidRPr="00584F18" w:rsidRDefault="00F800EF" w:rsidP="00352B0F">
            <w:r w:rsidRPr="00EA01FB">
              <w:t xml:space="preserve">Gleichförmige </w:t>
            </w:r>
            <w:r>
              <w:t>Menge von Dossiers innerhalb eines Archivbestandes, synonym für Serie.</w:t>
            </w:r>
          </w:p>
        </w:tc>
      </w:tr>
      <w:tr w:rsidR="00F80F32" w:rsidRPr="00B17436" w:rsidTr="00F800EF">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0EF" w:rsidRPr="00B17436" w:rsidTr="00352B0F">
        <w:trPr>
          <w:cantSplit/>
        </w:trPr>
        <w:tc>
          <w:tcPr>
            <w:tcW w:w="1771" w:type="dxa"/>
            <w:shd w:val="clear" w:color="auto" w:fill="auto"/>
          </w:tcPr>
          <w:p w:rsidR="00F800EF" w:rsidRPr="00584F18" w:rsidRDefault="00F800EF" w:rsidP="00352B0F">
            <w:r w:rsidRPr="00584F18">
              <w:t>Unterlagen</w:t>
            </w:r>
          </w:p>
        </w:tc>
        <w:tc>
          <w:tcPr>
            <w:tcW w:w="7440" w:type="dxa"/>
            <w:shd w:val="clear" w:color="auto" w:fill="auto"/>
            <w:vAlign w:val="center"/>
          </w:tcPr>
          <w:p w:rsidR="00F800EF" w:rsidRPr="00584F18" w:rsidRDefault="00F800EF" w:rsidP="00352B0F">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r w:rsidR="00F80F32" w:rsidRPr="00B17436" w:rsidTr="00F800EF">
        <w:trPr>
          <w:cantSplit/>
        </w:trPr>
        <w:tc>
          <w:tcPr>
            <w:tcW w:w="1771" w:type="dxa"/>
            <w:shd w:val="clear" w:color="auto" w:fill="auto"/>
          </w:tcPr>
          <w:p w:rsidR="00F80F32" w:rsidRPr="00584F18" w:rsidRDefault="00F800EF" w:rsidP="00F80F32">
            <w:r>
              <w:lastRenderedPageBreak/>
              <w:t>Verzeichnungseinheit</w:t>
            </w:r>
          </w:p>
        </w:tc>
        <w:tc>
          <w:tcPr>
            <w:tcW w:w="7440" w:type="dxa"/>
            <w:shd w:val="clear" w:color="auto" w:fill="auto"/>
            <w:vAlign w:val="center"/>
          </w:tcPr>
          <w:p w:rsidR="00F80F32" w:rsidRPr="00584F18" w:rsidRDefault="00F800EF" w:rsidP="00F80F32">
            <w:r>
              <w:t>Ein</w:t>
            </w:r>
            <w:r w:rsidRPr="000617CC">
              <w:t xml:space="preserve"> Set von Metadatenelementen, welches einen Verzeichnungsknoten auf einer beliebigen Stufe einer archivischen Tek</w:t>
            </w:r>
            <w:r>
              <w:t>tonik be</w:t>
            </w:r>
            <w:r w:rsidRPr="000617CC">
              <w:t>schreibt. Innerhalb einer Tektonik sind Verzeichnungseinheiten hierarchisch angeordnet</w:t>
            </w:r>
            <w:r>
              <w:t>.</w:t>
            </w:r>
          </w:p>
        </w:tc>
      </w:tr>
    </w:tbl>
    <w:p w:rsidR="00565A37" w:rsidRDefault="00EC3F7A" w:rsidP="00E47191">
      <w:pPr>
        <w:pStyle w:val="Anhang"/>
      </w:pPr>
      <w:r>
        <w:br/>
      </w:r>
      <w:bookmarkStart w:id="234" w:name="_Toc396116387"/>
      <w:r w:rsidR="001E53CF">
        <w:t xml:space="preserve">Anhang E – Änderungen gegenüber Version </w:t>
      </w:r>
      <w:r w:rsidR="00932D22">
        <w:t>1.0</w:t>
      </w:r>
      <w:bookmarkEnd w:id="234"/>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F800EF">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F800EF">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BD7D93">
              <w:t>8</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F800EF">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F800EF">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F800EF">
        <w:trPr>
          <w:cantSplit/>
          <w:trHeight w:val="403"/>
        </w:trPr>
        <w:tc>
          <w:tcPr>
            <w:tcW w:w="3119" w:type="dxa"/>
            <w:shd w:val="clear" w:color="auto" w:fill="auto"/>
          </w:tcPr>
          <w:p w:rsidR="00D97EB1" w:rsidRPr="00D97EB1" w:rsidRDefault="00D97EB1" w:rsidP="00584F18">
            <w:r w:rsidRPr="00D97EB1">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F800EF">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F800EF">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F800EF">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r w:rsidR="00542D78" w:rsidRPr="00932D22" w:rsidTr="00352B0F">
        <w:trPr>
          <w:cantSplit/>
          <w:trHeight w:val="253"/>
        </w:trPr>
        <w:tc>
          <w:tcPr>
            <w:tcW w:w="3119" w:type="dxa"/>
            <w:shd w:val="clear" w:color="auto" w:fill="auto"/>
          </w:tcPr>
          <w:p w:rsidR="00542D78" w:rsidRDefault="00542D78" w:rsidP="00352B0F">
            <w:r>
              <w:t>Anhang A</w:t>
            </w:r>
          </w:p>
        </w:tc>
        <w:tc>
          <w:tcPr>
            <w:tcW w:w="5245" w:type="dxa"/>
            <w:shd w:val="clear" w:color="auto" w:fill="auto"/>
          </w:tcPr>
          <w:p w:rsidR="00542D78" w:rsidRDefault="00542D78" w:rsidP="00352B0F">
            <w:r>
              <w:t>Umfangreiche Ergänzungen.</w:t>
            </w:r>
          </w:p>
        </w:tc>
        <w:tc>
          <w:tcPr>
            <w:tcW w:w="1099" w:type="dxa"/>
            <w:shd w:val="clear" w:color="auto" w:fill="auto"/>
          </w:tcPr>
          <w:p w:rsidR="00542D78" w:rsidRDefault="00542D78" w:rsidP="00352B0F">
            <w:r w:rsidRPr="00542D78">
              <w:t>2013-98</w:t>
            </w:r>
          </w:p>
        </w:tc>
      </w:tr>
      <w:tr w:rsidR="00A03485" w:rsidRPr="00932D22" w:rsidTr="00352B0F">
        <w:trPr>
          <w:cantSplit/>
          <w:trHeight w:val="253"/>
        </w:trPr>
        <w:tc>
          <w:tcPr>
            <w:tcW w:w="3119" w:type="dxa"/>
            <w:shd w:val="clear" w:color="auto" w:fill="auto"/>
          </w:tcPr>
          <w:p w:rsidR="00A03485" w:rsidRDefault="00A03485" w:rsidP="00352B0F">
            <w:r>
              <w:t>Anhang C</w:t>
            </w:r>
          </w:p>
        </w:tc>
        <w:tc>
          <w:tcPr>
            <w:tcW w:w="5245" w:type="dxa"/>
            <w:shd w:val="clear" w:color="auto" w:fill="auto"/>
          </w:tcPr>
          <w:p w:rsidR="00A03485" w:rsidRDefault="00A03485" w:rsidP="00A03485">
            <w:r>
              <w:t>Abkürzungen erweitert um: EAD.</w:t>
            </w:r>
          </w:p>
        </w:tc>
        <w:tc>
          <w:tcPr>
            <w:tcW w:w="1099" w:type="dxa"/>
            <w:shd w:val="clear" w:color="auto" w:fill="auto"/>
          </w:tcPr>
          <w:p w:rsidR="00A03485" w:rsidRDefault="00542D78" w:rsidP="00352B0F">
            <w:r w:rsidRPr="00542D78">
              <w:t>2013-98</w:t>
            </w:r>
          </w:p>
        </w:tc>
      </w:tr>
      <w:tr w:rsidR="00F800EF" w:rsidRPr="00932D22" w:rsidTr="00352B0F">
        <w:trPr>
          <w:cantSplit/>
          <w:trHeight w:val="253"/>
        </w:trPr>
        <w:tc>
          <w:tcPr>
            <w:tcW w:w="3119" w:type="dxa"/>
            <w:shd w:val="clear" w:color="auto" w:fill="auto"/>
          </w:tcPr>
          <w:p w:rsidR="00F800EF" w:rsidRDefault="00F800EF" w:rsidP="00352B0F">
            <w:r>
              <w:t>Anhang D</w:t>
            </w:r>
          </w:p>
        </w:tc>
        <w:tc>
          <w:tcPr>
            <w:tcW w:w="5245" w:type="dxa"/>
            <w:shd w:val="clear" w:color="auto" w:fill="auto"/>
          </w:tcPr>
          <w:p w:rsidR="00F800EF" w:rsidRDefault="00F800EF" w:rsidP="00F800EF">
            <w:r>
              <w:t>Glossar erweitert um: Ablieferung, Attribut, Bestand, Element, Entität, Metadatenstandard, Serie und Verzeichungseinheit</w:t>
            </w:r>
            <w:r w:rsidR="00A03485">
              <w:t>.</w:t>
            </w:r>
          </w:p>
        </w:tc>
        <w:tc>
          <w:tcPr>
            <w:tcW w:w="1099" w:type="dxa"/>
            <w:shd w:val="clear" w:color="auto" w:fill="auto"/>
          </w:tcPr>
          <w:p w:rsidR="00F800EF" w:rsidRDefault="00542D78" w:rsidP="00352B0F">
            <w:r w:rsidRPr="00542D78">
              <w:t>2013-98</w:t>
            </w:r>
          </w:p>
        </w:tc>
      </w:tr>
      <w:tr w:rsidR="0062042D" w:rsidRPr="00932D22" w:rsidTr="00F800EF">
        <w:trPr>
          <w:cantSplit/>
          <w:trHeight w:val="253"/>
        </w:trPr>
        <w:tc>
          <w:tcPr>
            <w:tcW w:w="3119" w:type="dxa"/>
            <w:shd w:val="clear" w:color="auto" w:fill="auto"/>
          </w:tcPr>
          <w:p w:rsidR="0062042D" w:rsidRDefault="0062042D" w:rsidP="00584F18">
            <w:r>
              <w:lastRenderedPageBreak/>
              <w:t>Anhang I</w:t>
            </w:r>
          </w:p>
        </w:tc>
        <w:tc>
          <w:tcPr>
            <w:tcW w:w="5245" w:type="dxa"/>
            <w:shd w:val="clear" w:color="auto" w:fill="auto"/>
          </w:tcPr>
          <w:p w:rsidR="0062042D" w:rsidRDefault="0062042D" w:rsidP="00584F18">
            <w:r>
              <w:t>WhitePaper „Extraktion deskriptiver Metadaten aus der archivischen Ablieferungsschnittstelle eCH-0160“</w:t>
            </w:r>
            <w:r w:rsidR="00A03485">
              <w:t>.</w:t>
            </w:r>
          </w:p>
        </w:tc>
        <w:tc>
          <w:tcPr>
            <w:tcW w:w="1099" w:type="dxa"/>
            <w:shd w:val="clear" w:color="auto" w:fill="auto"/>
          </w:tcPr>
          <w:p w:rsidR="0062042D" w:rsidRDefault="00542D78" w:rsidP="00584F18">
            <w:r w:rsidRPr="00542D78">
              <w:t>2013-98</w:t>
            </w:r>
          </w:p>
        </w:tc>
      </w:tr>
    </w:tbl>
    <w:p w:rsidR="00584F18" w:rsidRDefault="00584F18" w:rsidP="00584F18">
      <w:pPr>
        <w:pStyle w:val="Anhang"/>
      </w:pPr>
      <w:r>
        <w:br/>
      </w:r>
      <w:bookmarkStart w:id="235" w:name="_Toc341965643"/>
      <w:bookmarkStart w:id="236" w:name="_Toc396116388"/>
      <w:r>
        <w:t>Anhang F – Gültigkeit Kapitel</w:t>
      </w:r>
      <w:bookmarkEnd w:id="235"/>
      <w:bookmarkEnd w:id="236"/>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r w:rsidRPr="00665B42">
              <w:rPr>
                <w:b/>
                <w:sz w:val="14"/>
              </w:rPr>
              <w:t>Gültig für Ablieferungskategorien</w:t>
            </w:r>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r w:rsidRPr="00665B42">
              <w:rPr>
                <w:b/>
                <w:sz w:val="14"/>
              </w:rPr>
              <w:t>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FILES mit integrierter Dokumentation</w:t>
            </w:r>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Status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Ziel und Zweck</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Struktur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ID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Präzisierungsbedarf</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Abgrenzung</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Definitionen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Anforderungen pro Ablieferungstyp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Anwendungsgebiet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Prozess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Ablieferungsobjekt Paket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Inhalt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Verhältnis Ablieferung –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Sicherheitseinstellungen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Grundsätzliches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Formate</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Allgemeine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Konzeptuelles Datenmodell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Metadaten zu den Schutzfristen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Referenzierung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eines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37" w:name="_Toc241581089"/>
      <w:r>
        <w:br w:type="page"/>
      </w:r>
    </w:p>
    <w:p w:rsidR="00584F18" w:rsidRPr="009B46B4" w:rsidRDefault="00584F18" w:rsidP="00584F18">
      <w:pPr>
        <w:pStyle w:val="Anhang"/>
      </w:pPr>
      <w:bookmarkStart w:id="238" w:name="_Toc341965644"/>
      <w:bookmarkStart w:id="239" w:name="_Toc396116389"/>
      <w:r>
        <w:lastRenderedPageBreak/>
        <w:t xml:space="preserve">Anhang G – Ausschnitt </w:t>
      </w:r>
      <w:r w:rsidRPr="009B46B4">
        <w:t xml:space="preserve">Mapping </w:t>
      </w:r>
      <w:r>
        <w:t xml:space="preserve">SIP-Metadaten – </w:t>
      </w:r>
      <w:r>
        <w:br/>
        <w:t>GEVER-System</w:t>
      </w:r>
      <w:bookmarkEnd w:id="237"/>
      <w:bookmarkEnd w:id="238"/>
      <w:bookmarkEnd w:id="239"/>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r w:rsidRPr="00233AE6">
              <w:rPr>
                <w:b/>
                <w:sz w:val="14"/>
                <w:szCs w:val="14"/>
              </w:rPr>
              <w:t>Entität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muss (m) kann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Daten-typ</w:t>
            </w:r>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Werte-bereich</w:t>
            </w:r>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mehrfach vorkommend</w:t>
            </w:r>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Feld(er)</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r w:rsidRPr="00233AE6">
              <w:rPr>
                <w:sz w:val="14"/>
                <w:szCs w:val="14"/>
              </w:rPr>
              <w:t>paketweit eindeutige ID (Primärschlüssel)</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titel</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Eigenschaft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autor</w:t>
            </w:r>
          </w:p>
        </w:tc>
        <w:tc>
          <w:tcPr>
            <w:tcW w:w="1560" w:type="dxa"/>
          </w:tcPr>
          <w:p w:rsidR="00584F18" w:rsidRPr="00233AE6" w:rsidRDefault="00584F18" w:rsidP="00B6771B">
            <w:pPr>
              <w:pStyle w:val="TabelleKlein"/>
              <w:jc w:val="left"/>
              <w:rPr>
                <w:sz w:val="14"/>
                <w:szCs w:val="14"/>
              </w:rPr>
            </w:pPr>
            <w:r w:rsidRPr="00233AE6">
              <w:rPr>
                <w:sz w:val="14"/>
                <w:szCs w:val="14"/>
              </w:rPr>
              <w:t>Verfasser eines Dokuments</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zuständiger Sachbearbeiter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erscheinungsform</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enu-meration</w:t>
            </w:r>
          </w:p>
        </w:tc>
        <w:tc>
          <w:tcPr>
            <w:tcW w:w="840" w:type="dxa"/>
          </w:tcPr>
          <w:p w:rsidR="00584F18" w:rsidRPr="00233AE6" w:rsidRDefault="00584F18" w:rsidP="00B6771B">
            <w:pPr>
              <w:pStyle w:val="TabelleKlein"/>
              <w:jc w:val="left"/>
              <w:rPr>
                <w:sz w:val="14"/>
                <w:szCs w:val="14"/>
              </w:rPr>
            </w:pPr>
            <w:r w:rsidRPr="00233AE6">
              <w:rPr>
                <w:sz w:val="14"/>
                <w:szCs w:val="14"/>
              </w:rPr>
              <w:t>digital, nicht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dokumenttyp</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40" w:name="_Toc241581090"/>
      <w:r>
        <w:br w:type="page"/>
      </w:r>
    </w:p>
    <w:p w:rsidR="00584F18" w:rsidRPr="009B46B4" w:rsidRDefault="00584F18" w:rsidP="00584F18">
      <w:pPr>
        <w:pStyle w:val="Anhang"/>
      </w:pPr>
      <w:bookmarkStart w:id="241" w:name="_Toc341965645"/>
      <w:bookmarkStart w:id="242" w:name="_Toc396116390"/>
      <w:r>
        <w:lastRenderedPageBreak/>
        <w:t xml:space="preserve">Anhang H – </w:t>
      </w:r>
      <w:r w:rsidRPr="009B46B4">
        <w:t>Zeichensätze</w:t>
      </w:r>
      <w:bookmarkEnd w:id="240"/>
      <w:bookmarkEnd w:id="241"/>
      <w:bookmarkEnd w:id="242"/>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43" w:name="_Toc161042350"/>
      <w:r>
        <w:rPr>
          <w:b/>
        </w:rPr>
        <w:t>H.</w:t>
      </w:r>
      <w:r w:rsidRPr="00783ADA">
        <w:rPr>
          <w:b/>
        </w:rPr>
        <w:t>1: Codepage-Problematik</w:t>
      </w:r>
      <w:bookmarkEnd w:id="243"/>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encoding),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r w:rsidRPr="00090D96">
              <w:t>RenÃ</w:t>
            </w:r>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r w:rsidRPr="00090D96">
              <w:t>Renщ Zќrcher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Ren Zrcher</w:t>
            </w:r>
          </w:p>
          <w:p w:rsidR="00584F18" w:rsidRPr="00090D96" w:rsidRDefault="00584F18" w:rsidP="00B6771B">
            <w:pPr>
              <w:pStyle w:val="TabelleGross"/>
            </w:pPr>
            <w:r w:rsidRPr="00090D96">
              <w:t>Ren? Z?rcher</w:t>
            </w:r>
          </w:p>
        </w:tc>
        <w:tc>
          <w:tcPr>
            <w:tcW w:w="1893" w:type="dxa"/>
            <w:shd w:val="clear" w:color="auto" w:fill="auto"/>
          </w:tcPr>
          <w:p w:rsidR="00584F18" w:rsidRPr="00090D96" w:rsidRDefault="00584F18" w:rsidP="00B6771B">
            <w:pPr>
              <w:pStyle w:val="TabelleGross"/>
            </w:pPr>
            <w:r w:rsidRPr="00090D96">
              <w:t>Illegale UTF-8 Sequenz. Die Zeichen werden dann oft mit ?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44" w:name="_Toc161042351"/>
      <w:r>
        <w:rPr>
          <w:b/>
        </w:rPr>
        <w:t>H.</w:t>
      </w:r>
      <w:r w:rsidRPr="00783ADA">
        <w:rPr>
          <w:b/>
        </w:rPr>
        <w:t>2: Dateinamen-Normalisierungen</w:t>
      </w:r>
      <w:bookmarkEnd w:id="244"/>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w:t>
      </w:r>
      <w:r w:rsidRPr="009B46B4">
        <w:lastRenderedPageBreak/>
        <w:t>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45" w:name="_Ref156630284"/>
      <w:bookmarkStart w:id="246" w:name="_Toc161042352"/>
      <w:bookmarkStart w:id="247" w:name="_Ref156201609"/>
      <w:r>
        <w:rPr>
          <w:b/>
          <w:bCs/>
        </w:rPr>
        <w:t>H</w:t>
      </w:r>
      <w:r w:rsidRPr="009B46B4">
        <w:rPr>
          <w:b/>
          <w:bCs/>
        </w:rPr>
        <w:t xml:space="preserve">.2.1 </w:t>
      </w:r>
      <w:r>
        <w:rPr>
          <w:b/>
          <w:bCs/>
        </w:rPr>
        <w:t>US-ASCII</w:t>
      </w:r>
      <w:r w:rsidRPr="009B46B4">
        <w:rPr>
          <w:b/>
          <w:bCs/>
        </w:rPr>
        <w:t xml:space="preserve"> als Basis</w:t>
      </w:r>
      <w:bookmarkEnd w:id="245"/>
      <w:bookmarkEnd w:id="246"/>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48" w:name="_Ref156630295"/>
      <w:bookmarkStart w:id="249" w:name="_Toc161042353"/>
      <w:r>
        <w:rPr>
          <w:b/>
          <w:bCs/>
        </w:rPr>
        <w:t>H.</w:t>
      </w:r>
      <w:r w:rsidRPr="009B46B4">
        <w:rPr>
          <w:b/>
          <w:bCs/>
        </w:rPr>
        <w:t>2.2 Erlaubte und reservierte (nicht-erlaubte) Zeichen in Dateinamen</w:t>
      </w:r>
      <w:bookmarkEnd w:id="247"/>
      <w:bookmarkEnd w:id="248"/>
      <w:bookmarkEnd w:id="249"/>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58"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(im Unix layer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Uniform Resource Identifiers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-Zeichensatz nicht berücksichtigt. Sollte ein Dateiname reservierte Zeichen eines URI enthalten und dies für die weitere Verarbeitung innerhalb eines URI wesentlich sein, wird der Dateiname durch percent-encoding (RFC 3986 Uniform Resource Identifier (URI): Generic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Betriebsystemen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50"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50"/>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r w:rsidRPr="002C10F3">
              <w:rPr>
                <w:b/>
                <w:szCs w:val="12"/>
              </w:rPr>
              <w:t>Nach...</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51"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51"/>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59"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U+0080..U+009F)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Nach...</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0x2E 0x2E 0x2E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52"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52"/>
    </w:p>
    <w:p w:rsidR="00584F18" w:rsidRDefault="00584F18" w:rsidP="00584F18">
      <w:pPr>
        <w:spacing w:line="300" w:lineRule="atLeast"/>
        <w:jc w:val="both"/>
      </w:pPr>
      <w:r>
        <w:t xml:space="preserve">Diese und die folgenden Mappings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Die relevanten und erlaubten Code Pages des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r w:rsidRPr="00FF625E">
              <w:rPr>
                <w:b/>
              </w:rPr>
              <w:t>Nach...</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0x53 0x53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r w:rsidRPr="00FF625E">
              <w:t>Diaeresis</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r w:rsidRPr="00FF625E">
              <w:t>Pilcrow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Latin Capital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Latin Capital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Latin Capital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Latin Capital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Latin Capital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0x73 0x73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Latin Small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Latin Small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Latin Small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Latin Small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Latin Small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Latin Small Letter Y with diaeresis</w:t>
            </w:r>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53" w:name="_Toc232485745"/>
      <w:r>
        <w:rPr>
          <w:b/>
          <w:bCs/>
        </w:rPr>
        <w:t>H</w:t>
      </w:r>
      <w:r w:rsidRPr="00C80C3F">
        <w:rPr>
          <w:b/>
          <w:bCs/>
        </w:rPr>
        <w:t>.2.</w:t>
      </w:r>
      <w:r>
        <w:rPr>
          <w:b/>
          <w:bCs/>
        </w:rPr>
        <w:t>6</w:t>
      </w:r>
      <w:r>
        <w:rPr>
          <w:b/>
          <w:bCs/>
        </w:rPr>
        <w:tab/>
      </w:r>
      <w:r w:rsidRPr="00C80C3F">
        <w:rPr>
          <w:b/>
          <w:bCs/>
        </w:rPr>
        <w:t>Normalisierung von Unicode ab dem Zeichen U+0100</w:t>
      </w:r>
      <w:bookmarkEnd w:id="253"/>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r>
        <w:lastRenderedPageBreak/>
        <w:t>Anhang I – Beziehung zu weiteren archivischen Standards</w:t>
      </w:r>
    </w:p>
    <w:p w:rsidR="003C2CE1" w:rsidRPr="0053609D" w:rsidRDefault="003C2CE1" w:rsidP="003C2CE1">
      <w:pPr>
        <w:rPr>
          <w:b/>
        </w:rPr>
      </w:pPr>
      <w:r w:rsidRPr="0053609D">
        <w:rPr>
          <w:b/>
        </w:rPr>
        <w:t>I.1</w:t>
      </w:r>
      <w:r w:rsidRPr="0053609D">
        <w:rPr>
          <w:b/>
        </w:rPr>
        <w:tab/>
        <w:t>Einleitung</w:t>
      </w:r>
    </w:p>
    <w:p w:rsidR="00D32F39" w:rsidRDefault="00043C80" w:rsidP="00F008D5">
      <w:r>
        <w:t>Dieser Anhang beschreibt</w:t>
      </w:r>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w:t>
      </w:r>
      <w:r w:rsidR="00F008D5">
        <w:t xml:space="preserve"> eCH-0160</w:t>
      </w:r>
      <w:r w:rsidR="00D32F39" w:rsidRPr="002E01B5">
        <w:t xml:space="preserve">, sondern das Extrahieren der Erschliessungsinformationen, im OAIS Modell als </w:t>
      </w:r>
      <w:r w:rsidR="00D32F39" w:rsidRPr="002E01B5">
        <w:rPr>
          <w:i/>
        </w:rPr>
        <w:t>Descriptive Information</w:t>
      </w:r>
      <w:r w:rsidR="00D32F39" w:rsidRPr="002E01B5">
        <w:t xml:space="preserve"> bezeichnet.</w:t>
      </w:r>
      <w:r w:rsidR="00F008D5">
        <w:t xml:space="preserve"> Der Anhang basiert auf dem WhitePaper „Extraktion deskriptiver Metadaten aus der archivischen Ablieferungsschnittstelle eCH-0160“ das am </w:t>
      </w:r>
      <w:r w:rsidR="00F008D5" w:rsidRPr="00C5136F">
        <w:rPr>
          <w:highlight w:val="yellow"/>
        </w:rPr>
        <w:t>XX.XX.XXXX</w:t>
      </w:r>
      <w:r w:rsidR="00F008D5">
        <w:t xml:space="preserve"> von der eCH Fachgruppe Digitale Archivierung veröffentlicht wurde.</w:t>
      </w:r>
    </w:p>
    <w:p w:rsidR="00D32F39" w:rsidRPr="00F56E3F" w:rsidRDefault="00D32F39" w:rsidP="00D32F39">
      <w:pPr>
        <w:pStyle w:val="Textkrper"/>
      </w:pPr>
      <w:r w:rsidRPr="00F56E3F">
        <w:t>Jeder Crosswalk oder Metadatentransformation beinhaltet eine gewisse Willkürlichkeit bei der Wahl der Abbildung, d.h. es ist nicht in allen Fällen eine eindeut</w:t>
      </w:r>
      <w:r w:rsidR="00F008D5">
        <w:t>ige Abbildung möglich. Dieser</w:t>
      </w:r>
      <w:r w:rsidRPr="00F56E3F">
        <w:t xml:space="preserve"> </w:t>
      </w:r>
      <w:r w:rsidR="00F008D5">
        <w:t>Anhang</w:t>
      </w:r>
      <w:r w:rsidRPr="00F56E3F">
        <w:t xml:space="preserve"> beschreibt deshalb nicht einen allgemeinen Crosswalk zwischen archivischen Standards, sondern fokussiert auf die Metadatentransformation von real implementierten Interpretationen dieser Standards bei Schweizer Archiven, nämlich ISAD(G) in der Ausprägung xIsadg der </w:t>
      </w:r>
      <w:r w:rsidRPr="00F56E3F">
        <w:rPr>
          <w:i/>
        </w:rPr>
        <w:t>bentō</w:t>
      </w:r>
      <w:r w:rsidRPr="00F56E3F">
        <w:t xml:space="preserve">-Rahmenspezifikation der KOST [xIsadg] mit einer Implementierung im Staatsarchiv Basel-Stadt und EAD im [Matterhorn METS Profile], wie es von der Firma docuteam und dem Staatsarchiv Wallis bei der </w:t>
      </w:r>
      <w:r w:rsidRPr="00F56E3F">
        <w:rPr>
          <w:i/>
        </w:rPr>
        <w:t>Library of Congress</w:t>
      </w:r>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r w:rsidRPr="0072019F">
        <w:rPr>
          <w:i/>
        </w:rPr>
        <w:t>Descriptive Information</w:t>
      </w:r>
      <w:r>
        <w:t xml:space="preserve"> bezeichnet sind. Metadaten der Ablieferungsebene bleiben unberücksichtigt.</w:t>
      </w:r>
    </w:p>
    <w:p w:rsidR="00D32F39" w:rsidRDefault="00D32F39" w:rsidP="00D32F39">
      <w:pPr>
        <w:pStyle w:val="Textkrper"/>
      </w:pPr>
      <w:r>
        <w:t xml:space="preserve">Als Beilagen zum </w:t>
      </w:r>
      <w:r w:rsidR="00F008D5">
        <w:t>Anhang</w:t>
      </w:r>
      <w:r>
        <w:t xml:space="preserve"> sind die beiden Extraktionen als X</w:t>
      </w:r>
      <w:r w:rsidR="00F008D5">
        <w:t xml:space="preserve">SL-Transformationen realisiert; dies, </w:t>
      </w:r>
      <w:r>
        <w:t xml:space="preserve">um die technische Umsetzung </w:t>
      </w:r>
      <w:r w:rsidR="00F008D5">
        <w:t xml:space="preserve">im Detail </w:t>
      </w:r>
      <w:r>
        <w:t>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1</w:t>
      </w:r>
      <w:r w:rsidRPr="0053609D">
        <w:rPr>
          <w:b/>
        </w:rPr>
        <w:tab/>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Findmittel oder Archivinformationssystem (im OAIS-Modell auch </w:t>
      </w:r>
      <w:r w:rsidRPr="003F3E0A">
        <w:rPr>
          <w:i/>
        </w:rPr>
        <w:t>Data Management</w:t>
      </w:r>
      <w:r>
        <w:t xml:space="preserve"> genannt) entweder im EAD- oder im xIsadg-Format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2</w:t>
      </w:r>
      <w:r w:rsidRPr="0053609D">
        <w:rPr>
          <w:b/>
        </w:rPr>
        <w:tab/>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D32F39">
      <w:pPr>
        <w:pStyle w:val="Textkrper"/>
        <w:numPr>
          <w:ilvl w:val="0"/>
          <w:numId w:val="41"/>
        </w:numPr>
      </w:pPr>
      <w:r>
        <w:t>Die Erzeugung von Metadaten ist aufwändig. Naheliegend ist deshalb die Weiterverwendung bereits existierender Metadaten. Die Extraktion von Metadaten aus den Ursprungssystemen und ihre Übergabe an ein Archivinformationssystem über eine Ab</w:t>
      </w:r>
      <w:r>
        <w:lastRenderedPageBreak/>
        <w:t>lieferung als eCH-0160-SIP ermöglicht es, weitgehend von Vorleistungen zu profitieren.</w:t>
      </w:r>
    </w:p>
    <w:p w:rsidR="00D32F39" w:rsidRDefault="00D32F39" w:rsidP="00D32F39">
      <w:pPr>
        <w:pStyle w:val="Textkrper"/>
        <w:numPr>
          <w:ilvl w:val="0"/>
          <w:numId w:val="41"/>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Die Normierung der Metadatentransformation vereinfacht die findmittelübergreifende Suche, wenn in jedem ISAD(G)- oder EAD-Feld jeweils die gleichen Metadaten aus der Ablieferung zu finden sind.</w:t>
      </w:r>
    </w:p>
    <w:p w:rsidR="00D32F39" w:rsidRDefault="00D32F39" w:rsidP="00D32F39">
      <w:r>
        <w:t>Ein Metadatenmapping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t>Beilagen</w:t>
      </w:r>
    </w:p>
    <w:p w:rsidR="00D32F39" w:rsidRDefault="00D32F39" w:rsidP="00D32F39">
      <w:r w:rsidRPr="002B2E53">
        <w:t xml:space="preserve">Das </w:t>
      </w:r>
      <w:r w:rsidR="00F008D5">
        <w:t>Anhang</w:t>
      </w:r>
      <w:r w:rsidRPr="002B2E53">
        <w:t xml:space="preserve"> </w:t>
      </w:r>
      <w:r w:rsidR="00F008D5">
        <w:t xml:space="preserve">I </w:t>
      </w:r>
      <w:r w:rsidR="0044651A">
        <w:t>Anhang I „</w:t>
      </w:r>
      <w:r w:rsidR="00F008D5" w:rsidRPr="00F008D5">
        <w:t>Beziehung zu weiteren archivischen Standards</w:t>
      </w:r>
      <w:r w:rsidR="0044651A">
        <w:t>“</w:t>
      </w:r>
      <w:r w:rsidR="00F008D5" w:rsidRPr="00F008D5">
        <w:t xml:space="preserve"> </w:t>
      </w:r>
      <w:r w:rsidR="00F008D5">
        <w:t>beinhaltet</w:t>
      </w:r>
      <w:r w:rsidRPr="002B2E53">
        <w:t xml:space="preserve"> zwei weiteren integralen Beilagen</w:t>
      </w:r>
      <w:r w:rsidR="0044651A">
        <w:t>: eine</w:t>
      </w:r>
      <w:r w:rsidRPr="002B2E53">
        <w:t xml:space="preserve">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Reference Model for an O</w:t>
      </w:r>
      <w:r w:rsidRPr="00E40851">
        <w:rPr>
          <w:i/>
        </w:rPr>
        <w:t xml:space="preserve">pen Archival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61312"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60"/>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t xml:space="preserve">Das funktionale Modell des OAIS unterscheidet sechs Funktionsbereiche: </w:t>
      </w:r>
      <w:r w:rsidRPr="00D23F07">
        <w:rPr>
          <w:i/>
        </w:rPr>
        <w:t>Ingest</w:t>
      </w:r>
      <w:r>
        <w:t xml:space="preserve"> (Übernahme), </w:t>
      </w:r>
      <w:r w:rsidRPr="00D23F07">
        <w:rPr>
          <w:i/>
        </w:rPr>
        <w:t>Data Management</w:t>
      </w:r>
      <w:r>
        <w:t xml:space="preserve"> (Datenverwaltung, unter anderem Verwaltung der Erschliess</w:t>
      </w:r>
      <w:r w:rsidRPr="00E40851">
        <w:t>ungsinformationen</w:t>
      </w:r>
      <w:r>
        <w:t xml:space="preserve">), </w:t>
      </w:r>
      <w:r w:rsidRPr="00D23F07">
        <w:rPr>
          <w:i/>
        </w:rPr>
        <w:t>Archival Storage</w:t>
      </w:r>
      <w:r>
        <w:t xml:space="preserve"> (Archivspeicher), </w:t>
      </w:r>
      <w:r w:rsidRPr="00D23F07">
        <w:rPr>
          <w:i/>
        </w:rPr>
        <w:t>Access</w:t>
      </w:r>
      <w:r>
        <w:t xml:space="preserve"> (Zugang), </w:t>
      </w:r>
      <w:r w:rsidRPr="00D23F07">
        <w:rPr>
          <w:i/>
        </w:rPr>
        <w:t>Administration</w:t>
      </w:r>
      <w:r>
        <w:t xml:space="preserve"> (Administration) und </w:t>
      </w:r>
      <w:r w:rsidRPr="00D23F07">
        <w:rPr>
          <w:i/>
        </w:rPr>
        <w:t>Preservation Planning</w:t>
      </w:r>
      <w:r>
        <w:t xml:space="preserve"> (Erhaltungsplanung). </w:t>
      </w:r>
    </w:p>
    <w:p w:rsidR="00D32F39" w:rsidRDefault="00D32F39" w:rsidP="00D32F39">
      <w:pPr>
        <w:pStyle w:val="Textkrper"/>
      </w:pPr>
      <w:r>
        <w:lastRenderedPageBreak/>
        <w:t xml:space="preserve">Die hier beschriebene Extraktion deskriptiver Metadaten gehört in den Funktionsbereich </w:t>
      </w:r>
      <w:r w:rsidRPr="00E40851">
        <w:rPr>
          <w:i/>
        </w:rPr>
        <w:t>Ingest</w:t>
      </w:r>
      <w:r>
        <w:t xml:space="preserve">, genauer zur Funktion </w:t>
      </w:r>
      <w:r w:rsidRPr="00F77736">
        <w:rPr>
          <w:i/>
        </w:rPr>
        <w:t>Generate Descriptive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2.2</w:t>
      </w:r>
      <w:r w:rsidRPr="0053609D">
        <w:rPr>
          <w:b/>
        </w:rPr>
        <w:tab/>
        <w:t>Existierende und verwendete Standards</w:t>
      </w:r>
    </w:p>
    <w:p w:rsidR="0053609D" w:rsidRDefault="00D32F39" w:rsidP="0053609D">
      <w:pPr>
        <w:pStyle w:val="Textkrper"/>
      </w:pPr>
      <w:r>
        <w:t xml:space="preserve">Das OAIS ist auf einem hohen konzeptionellen Niveau angesiedelt. Seine Datenmodelle und Funktionen sind für die Implementierung im einzelnen zu spezifizieren. </w:t>
      </w:r>
      <w:r w:rsidR="0044651A">
        <w:t>In diesem</w:t>
      </w:r>
      <w:r>
        <w:t xml:space="preserve"> Kontext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2.2.1</w:t>
      </w:r>
      <w:r w:rsidRPr="0053609D">
        <w:rPr>
          <w:b/>
        </w:rPr>
        <w:tab/>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2.2.2</w:t>
      </w:r>
      <w:r w:rsidRPr="0053609D">
        <w:rPr>
          <w:b/>
        </w:rPr>
        <w:tab/>
      </w:r>
      <w:bookmarkStart w:id="254" w:name="_Toc369613394"/>
      <w:r w:rsidR="00D32F39" w:rsidRPr="00296C4A">
        <w:rPr>
          <w:b/>
        </w:rPr>
        <w:t>General International Standard Archival Description ISAD(G)</w:t>
      </w:r>
      <w:bookmarkEnd w:id="254"/>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55" w:name="_Toc369613395"/>
    </w:p>
    <w:p w:rsidR="00D32F39" w:rsidRPr="00296C4A" w:rsidRDefault="0053609D" w:rsidP="00296C4A">
      <w:pPr>
        <w:keepNext/>
        <w:rPr>
          <w:b/>
        </w:rPr>
      </w:pPr>
      <w:r w:rsidRPr="0053609D">
        <w:rPr>
          <w:b/>
        </w:rPr>
        <w:t>I.</w:t>
      </w:r>
      <w:r>
        <w:rPr>
          <w:b/>
        </w:rPr>
        <w:t>2.2.3</w:t>
      </w:r>
      <w:r w:rsidRPr="0053609D">
        <w:rPr>
          <w:b/>
        </w:rPr>
        <w:tab/>
      </w:r>
      <w:r w:rsidR="00D32F39" w:rsidRPr="00296C4A">
        <w:rPr>
          <w:b/>
        </w:rPr>
        <w:t>xIsadg</w:t>
      </w:r>
      <w:bookmarkEnd w:id="255"/>
    </w:p>
    <w:p w:rsidR="00D32F39" w:rsidRPr="00F56E3F" w:rsidRDefault="00D32F39" w:rsidP="00D32F39">
      <w:pPr>
        <w:pStyle w:val="Textkrper"/>
      </w:pPr>
      <w:r w:rsidRPr="00F56E3F">
        <w:t xml:space="preserve">xIsadg ist eine konzeptionelle XML-Implementation von ISAD(G). Um die automatische Verzeichnung von Archivalien zu fördern, haben verschiedene Archive xIsadg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xIsadg ist inzwischen beim Staatsarchiv Basel-Stadt implementiert.</w:t>
      </w:r>
    </w:p>
    <w:p w:rsidR="00D32F39" w:rsidRPr="00F56E3F" w:rsidRDefault="00D32F39" w:rsidP="00D32F39">
      <w:pPr>
        <w:pStyle w:val="Textkrper"/>
      </w:pPr>
      <w:r w:rsidRPr="00F56E3F">
        <w:t>xIsadg ist einer der Endpunkte der hier vorgestellten Extraktionen.</w:t>
      </w:r>
    </w:p>
    <w:p w:rsidR="00296C4A" w:rsidRDefault="00296C4A" w:rsidP="00296C4A">
      <w:pPr>
        <w:pStyle w:val="Textkrper"/>
      </w:pPr>
      <w:bookmarkStart w:id="256" w:name="_Toc369613396"/>
    </w:p>
    <w:p w:rsidR="00D32F39" w:rsidRPr="00296C4A" w:rsidRDefault="00296C4A" w:rsidP="00296C4A">
      <w:pPr>
        <w:keepNext/>
        <w:rPr>
          <w:b/>
        </w:rPr>
      </w:pPr>
      <w:r w:rsidRPr="0053609D">
        <w:rPr>
          <w:b/>
        </w:rPr>
        <w:t>I.</w:t>
      </w:r>
      <w:r>
        <w:rPr>
          <w:b/>
        </w:rPr>
        <w:t>2.2.4</w:t>
      </w:r>
      <w:r w:rsidRPr="0053609D">
        <w:rPr>
          <w:b/>
        </w:rPr>
        <w:tab/>
      </w:r>
      <w:r w:rsidR="00D32F39" w:rsidRPr="00296C4A">
        <w:rPr>
          <w:b/>
        </w:rPr>
        <w:t>Encoded Archival Description EAD</w:t>
      </w:r>
      <w:bookmarkEnd w:id="256"/>
    </w:p>
    <w:p w:rsidR="00D32F39" w:rsidRDefault="00D32F39" w:rsidP="00D32F39">
      <w:pPr>
        <w:pStyle w:val="Textkrper"/>
      </w:pPr>
      <w:r w:rsidRPr="00F87E5E">
        <w:t xml:space="preserve">EAD </w:t>
      </w:r>
      <w:r w:rsidRPr="005E26F8">
        <w:rPr>
          <w:i/>
        </w:rPr>
        <w:t>(Encoded Archival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Findmitteln von der </w:t>
      </w:r>
      <w:r w:rsidRPr="0058567D">
        <w:rPr>
          <w:i/>
        </w:rPr>
        <w:t>Library of Congress</w:t>
      </w:r>
      <w:r>
        <w:t xml:space="preserve"> entwickelt wurde. Der Anwendungsbereich ist weit gefasst und umfasst Findmittel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lastRenderedPageBreak/>
        <w:t>ISAD(G) und EAD wurden unabhängig voneinander in verschiedenen Kontexten und für verschiedene Zwecke entwickelt. Der Crosswalk zwischen den zwei Standards wird im Appendix A der EAD Tag-Library definiert, siehe:</w:t>
      </w:r>
      <w:r>
        <w:t xml:space="preserve"> </w:t>
      </w:r>
      <w:hyperlink r:id="rId61"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57" w:name="_Toc369613397"/>
      <w:r w:rsidRPr="0053609D">
        <w:rPr>
          <w:b/>
        </w:rPr>
        <w:t>I.</w:t>
      </w:r>
      <w:r>
        <w:rPr>
          <w:b/>
        </w:rPr>
        <w:t>2.2.5</w:t>
      </w:r>
      <w:r w:rsidRPr="0053609D">
        <w:rPr>
          <w:b/>
        </w:rPr>
        <w:tab/>
      </w:r>
      <w:r w:rsidR="00D32F39" w:rsidRPr="00296C4A">
        <w:rPr>
          <w:b/>
        </w:rPr>
        <w:t>Matterhorn METS Profile</w:t>
      </w:r>
      <w:bookmarkEnd w:id="257"/>
    </w:p>
    <w:p w:rsidR="00D32F39" w:rsidRPr="00F56E3F" w:rsidRDefault="00D32F39" w:rsidP="00D32F39">
      <w:pPr>
        <w:pStyle w:val="Textkrper"/>
      </w:pPr>
      <w:r w:rsidRPr="00F56E3F">
        <w:t xml:space="preserve">Der </w:t>
      </w:r>
      <w:r w:rsidRPr="00F56E3F">
        <w:rPr>
          <w:i/>
        </w:rPr>
        <w:t>Metadata Encoding and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Docuteam bei der </w:t>
      </w:r>
      <w:r w:rsidRPr="00F56E3F">
        <w:rPr>
          <w:i/>
        </w:rPr>
        <w:t>Library of Congress</w:t>
      </w:r>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Die hier vorgestellte Metadatentransformation von eCH-0160 zu EAD ist in Zusammenarbeit mit dem Staatsarchiv Wallis und Docuteam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58" w:name="_Toc369613398"/>
      <w:r>
        <w:rPr>
          <w:b/>
        </w:rPr>
        <w:t>I.3</w:t>
      </w:r>
      <w:r>
        <w:rPr>
          <w:b/>
        </w:rPr>
        <w:tab/>
      </w:r>
      <w:r w:rsidR="00D32F39" w:rsidRPr="00296C4A">
        <w:rPr>
          <w:b/>
        </w:rPr>
        <w:t>Realisierung</w:t>
      </w:r>
      <w:bookmarkEnd w:id="258"/>
    </w:p>
    <w:p w:rsidR="00D32F39" w:rsidRPr="00296C4A" w:rsidRDefault="00296C4A" w:rsidP="00296C4A">
      <w:pPr>
        <w:keepNext/>
        <w:rPr>
          <w:b/>
        </w:rPr>
      </w:pPr>
      <w:bookmarkStart w:id="259" w:name="_Toc369613399"/>
      <w:r>
        <w:rPr>
          <w:b/>
        </w:rPr>
        <w:t>I.3.1</w:t>
      </w:r>
      <w:r>
        <w:rPr>
          <w:b/>
        </w:rPr>
        <w:tab/>
      </w:r>
      <w:r w:rsidR="00D32F39" w:rsidRPr="00296C4A">
        <w:rPr>
          <w:b/>
        </w:rPr>
        <w:t>Transformationsrichtung</w:t>
      </w:r>
      <w:bookmarkEnd w:id="259"/>
    </w:p>
    <w:p w:rsidR="00D32F39" w:rsidRDefault="00D32F39" w:rsidP="00D32F39">
      <w:pPr>
        <w:pStyle w:val="Textkrper"/>
      </w:pPr>
      <w:r>
        <w:t>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xIsadg-Metadatenspezifikation bzw. dem EAD-Metadatenstandard für Erschliess</w:t>
      </w:r>
      <w:r w:rsidRPr="00E40851">
        <w:t>ungsinformationen</w:t>
      </w:r>
      <w:r>
        <w:t xml:space="preserve"> gemappt.</w:t>
      </w:r>
    </w:p>
    <w:p w:rsidR="00296C4A" w:rsidRDefault="00296C4A" w:rsidP="00D32F39">
      <w:pPr>
        <w:pStyle w:val="Textkrper"/>
      </w:pPr>
    </w:p>
    <w:p w:rsidR="00D32F39" w:rsidRPr="00296C4A" w:rsidRDefault="00296C4A" w:rsidP="00296C4A">
      <w:pPr>
        <w:keepNext/>
        <w:rPr>
          <w:b/>
        </w:rPr>
      </w:pPr>
      <w:bookmarkStart w:id="260" w:name="_Toc369613400"/>
      <w:r>
        <w:rPr>
          <w:b/>
        </w:rPr>
        <w:t>I.3.2</w:t>
      </w:r>
      <w:r>
        <w:rPr>
          <w:b/>
        </w:rPr>
        <w:tab/>
      </w:r>
      <w:r w:rsidR="00D32F39" w:rsidRPr="00296C4A">
        <w:rPr>
          <w:b/>
        </w:rPr>
        <w:t>Stratifizierung nach Verzeichnungseinheiten</w:t>
      </w:r>
      <w:bookmarkEnd w:id="260"/>
    </w:p>
    <w:p w:rsidR="00D32F39" w:rsidRDefault="00D32F39" w:rsidP="00D32F39">
      <w:pPr>
        <w:pStyle w:val="Textkrper"/>
      </w:pPr>
      <w:r w:rsidRPr="002B2E53">
        <w:t>Wir unterscheiden in eCH-0160 vier Entitäten [Spalten in der Exceltabelle]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lastRenderedPageBreak/>
        <w:t>Die einzelnen gleichwertigen Attribute aus verschiedenen Entitäten sind in Bahnen [Zeilen</w:t>
      </w:r>
      <w:r w:rsidRPr="003D25F7">
        <w:t xml:space="preserve"> </w:t>
      </w:r>
      <w:r>
        <w:t>in der Exceltabelle] zusammengefasst und können so mit den entsprechenden Attributen einer ISAD(G)-Verzeichnungseinheit in Beziehung gesetzt werden.</w:t>
      </w:r>
    </w:p>
    <w:p w:rsidR="00D32F39" w:rsidRDefault="00D32F39" w:rsidP="00D32F39">
      <w:pPr>
        <w:pStyle w:val="Textkrper"/>
      </w:pPr>
      <w:r>
        <w:t xml:space="preserve">Der Aufbau der Exceltabelle basiert auf dem eCH-0160 Data Dictionary, dem Data Dictionary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77696"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217170" cy="64770"/>
                    </a:xfrm>
                    <a:prstGeom prst="rect">
                      <a:avLst/>
                    </a:prstGeom>
                    <a:noFill/>
                    <a:ln w="9525">
                      <a:noFill/>
                      <a:miter lim="800000"/>
                      <a:headEnd/>
                      <a:tailEnd/>
                    </a:ln>
                  </pic:spPr>
                </pic:pic>
              </a:graphicData>
            </a:graphic>
          </wp:anchor>
        </w:drawing>
      </w:r>
      <w:r w:rsidR="003E4082">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sidR="003E4082">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sidR="003E4082">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sidR="003E4082">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sidR="003E4082">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sidR="003E4082">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352B0F" w:rsidRPr="007E4783" w:rsidRDefault="00352B0F" w:rsidP="00D32F39">
                  <w:pPr>
                    <w:jc w:val="center"/>
                    <w:rPr>
                      <w:b/>
                    </w:rPr>
                  </w:pPr>
                  <w:r>
                    <w:rPr>
                      <w:b/>
                    </w:rPr>
                    <w:t>ISAD(G)</w:t>
                  </w:r>
                </w:p>
              </w:txbxContent>
            </v:textbox>
          </v:shape>
        </w:pict>
      </w:r>
      <w:r w:rsidR="003E4082">
        <w:rPr>
          <w:noProof/>
        </w:rPr>
        <w:pict>
          <v:shape id="_x0000_s1041" type="#_x0000_t62" style="position:absolute;margin-left:349.95pt;margin-top:6.4pt;width:27.4pt;height:24.15pt;z-index:251669504;mso-position-horizontal-relative:text;mso-position-vertical-relative:text" strokeweight="1pt">
            <v:textbox style="mso-next-textbox:#_x0000_s1041">
              <w:txbxContent>
                <w:p w:rsidR="00352B0F" w:rsidRPr="007E4783" w:rsidRDefault="00352B0F" w:rsidP="00D32F39">
                  <w:pPr>
                    <w:jc w:val="center"/>
                    <w:rPr>
                      <w:b/>
                    </w:rPr>
                  </w:pPr>
                  <w:r>
                    <w:rPr>
                      <w:b/>
                    </w:rPr>
                    <w:t>4</w:t>
                  </w:r>
                </w:p>
              </w:txbxContent>
            </v:textbox>
          </v:shape>
        </w:pict>
      </w:r>
      <w:r w:rsidR="003E4082">
        <w:rPr>
          <w:noProof/>
        </w:rPr>
        <w:pict>
          <v:shape id="_x0000_s1040" type="#_x0000_t62" style="position:absolute;margin-left:268.95pt;margin-top:7.45pt;width:27.4pt;height:24.15pt;z-index:251668480;mso-position-horizontal-relative:text;mso-position-vertical-relative:text" strokeweight="1pt">
            <v:textbox style="mso-next-textbox:#_x0000_s1040">
              <w:txbxContent>
                <w:p w:rsidR="00352B0F" w:rsidRPr="007E4783" w:rsidRDefault="00352B0F" w:rsidP="00D32F39">
                  <w:pPr>
                    <w:jc w:val="center"/>
                    <w:rPr>
                      <w:b/>
                    </w:rPr>
                  </w:pPr>
                  <w:r>
                    <w:rPr>
                      <w:b/>
                    </w:rPr>
                    <w:t>3</w:t>
                  </w:r>
                </w:p>
              </w:txbxContent>
            </v:textbox>
          </v:shape>
        </w:pict>
      </w:r>
      <w:r w:rsidR="003E4082">
        <w:rPr>
          <w:noProof/>
        </w:rPr>
        <w:pict>
          <v:shape id="_x0000_s1038" type="#_x0000_t62" style="position:absolute;margin-left:180.5pt;margin-top:7.45pt;width:27.4pt;height:24.15pt;z-index:251666432;mso-position-horizontal-relative:text;mso-position-vertical-relative:text" strokeweight="1pt">
            <v:textbox style="mso-next-textbox:#_x0000_s1038">
              <w:txbxContent>
                <w:p w:rsidR="00352B0F" w:rsidRPr="007E4783" w:rsidRDefault="00352B0F" w:rsidP="00D32F39">
                  <w:pPr>
                    <w:jc w:val="center"/>
                    <w:rPr>
                      <w:b/>
                    </w:rPr>
                  </w:pPr>
                  <w:r>
                    <w:rPr>
                      <w:b/>
                    </w:rPr>
                    <w:t>2</w:t>
                  </w:r>
                </w:p>
              </w:txbxContent>
            </v:textbox>
          </v:shape>
        </w:pict>
      </w:r>
      <w:r w:rsidR="003E4082">
        <w:rPr>
          <w:noProof/>
        </w:rPr>
        <w:pict>
          <v:shape id="_x0000_s1039" type="#_x0000_t62" style="position:absolute;margin-left:47.15pt;margin-top:6.4pt;width:27.4pt;height:24.15pt;z-index:251667456;mso-position-horizontal-relative:text;mso-position-vertical-relative:text" strokeweight="1pt">
            <v:textbox style="mso-next-textbox:#_x0000_s1039">
              <w:txbxContent>
                <w:p w:rsidR="00352B0F" w:rsidRPr="007E4783" w:rsidRDefault="00352B0F" w:rsidP="00D32F39">
                  <w:pPr>
                    <w:jc w:val="center"/>
                    <w:rPr>
                      <w:b/>
                    </w:rPr>
                  </w:pPr>
                  <w:r>
                    <w:rPr>
                      <w:b/>
                    </w:rPr>
                    <w:t>1</w:t>
                  </w:r>
                </w:p>
              </w:txbxContent>
            </v:textbox>
          </v:shape>
        </w:pict>
      </w:r>
      <w:r>
        <w:rPr>
          <w:noProof/>
        </w:rPr>
        <w:drawing>
          <wp:anchor distT="0" distB="0" distL="114300" distR="114300" simplePos="0" relativeHeight="251662336"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63"/>
                    <a:srcRect/>
                    <a:stretch>
                      <a:fillRect/>
                    </a:stretch>
                  </pic:blipFill>
                  <pic:spPr bwMode="auto">
                    <a:xfrm>
                      <a:off x="0" y="0"/>
                      <a:ext cx="6638925" cy="4191000"/>
                    </a:xfrm>
                    <a:prstGeom prst="rect">
                      <a:avLst/>
                    </a:prstGeom>
                    <a:noFill/>
                  </pic:spPr>
                </pic:pic>
              </a:graphicData>
            </a:graphic>
          </wp:anchor>
        </w:drawing>
      </w:r>
    </w:p>
    <w:p w:rsidR="00D32F39" w:rsidRPr="00F008D5" w:rsidRDefault="003C2CE1" w:rsidP="00D32F39">
      <w:pPr>
        <w:pStyle w:val="Beschriftung"/>
        <w:rPr>
          <w:sz w:val="16"/>
          <w:szCs w:val="16"/>
        </w:rPr>
      </w:pPr>
      <w:r w:rsidRPr="00F008D5">
        <w:rPr>
          <w:sz w:val="16"/>
          <w:szCs w:val="16"/>
        </w:rPr>
        <w:t>Abb. I</w:t>
      </w:r>
      <w:r>
        <w:rPr>
          <w:sz w:val="16"/>
          <w:szCs w:val="16"/>
        </w:rPr>
        <w:t>.2</w:t>
      </w:r>
      <w:r w:rsidR="00D32F39" w:rsidRPr="00F008D5">
        <w:rPr>
          <w:sz w:val="16"/>
          <w:szCs w:val="16"/>
        </w:rPr>
        <w:t>: Exceltabelle in eCH-0160_xIsadg&amp;EAD.xlsx</w:t>
      </w:r>
    </w:p>
    <w:p w:rsidR="00296C4A" w:rsidRPr="00F008D5" w:rsidRDefault="00296C4A" w:rsidP="00296C4A">
      <w:pPr>
        <w:keepNext/>
        <w:rPr>
          <w:b/>
        </w:rPr>
      </w:pPr>
      <w:bookmarkStart w:id="261" w:name="_Toc369613401"/>
    </w:p>
    <w:p w:rsidR="00D32F39" w:rsidRPr="00296C4A" w:rsidRDefault="00296C4A" w:rsidP="00296C4A">
      <w:pPr>
        <w:keepNext/>
        <w:rPr>
          <w:b/>
        </w:rPr>
      </w:pPr>
      <w:r>
        <w:rPr>
          <w:b/>
        </w:rPr>
        <w:t>I.3.3</w:t>
      </w:r>
      <w:r>
        <w:rPr>
          <w:b/>
        </w:rPr>
        <w:tab/>
      </w:r>
      <w:r w:rsidR="00D32F39" w:rsidRPr="00296C4A">
        <w:rPr>
          <w:b/>
        </w:rPr>
        <w:t>Metadatenabbildung</w:t>
      </w:r>
      <w:bookmarkEnd w:id="261"/>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62"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62"/>
    </w:p>
    <w:p w:rsidR="00D32F39" w:rsidRDefault="00D32F39" w:rsidP="00D32F39">
      <w:pPr>
        <w:pStyle w:val="Textkrpe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3.2.1 Name der Provenienzstelle</w:t>
      </w:r>
      <w:r>
        <w:t xml:space="preserve"> (obligatorisch auf der Stufe Bestand),</w:t>
      </w:r>
      <w:r w:rsidRPr="00BA7912">
        <w:t xml:space="preserve"> </w:t>
      </w:r>
      <w:r>
        <w:lastRenderedPageBreak/>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 xml:space="preserve"> </w:t>
      </w:r>
      <w:r w:rsidRPr="00AE57E6">
        <w:t>behandelt</w:t>
      </w:r>
      <w:r>
        <w:t>.</w:t>
      </w:r>
      <w:r>
        <w:fldChar w:fldCharType="begin"/>
      </w:r>
      <w:r>
        <w:instrText xml:space="preserve"> REF _Ref367873953 \r \h </w:instrText>
      </w:r>
      <w:r>
        <w:fldChar w:fldCharType="separate"/>
      </w:r>
      <w:r>
        <w:t>3.3.4</w:t>
      </w:r>
      <w:r>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Bestandesebene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Bestand , Ordnungssystemposition -&gt; Serie, Dossier -&gt; Dossier und Dokument -&gt; Dokument).</w:t>
      </w:r>
    </w:p>
    <w:p w:rsidR="003C2CE1" w:rsidRDefault="003C2CE1" w:rsidP="003C2CE1">
      <w:pPr>
        <w:keepNext/>
        <w:rPr>
          <w:b/>
        </w:rPr>
      </w:pPr>
      <w:bookmarkStart w:id="263" w:name="_Toc369613403"/>
    </w:p>
    <w:p w:rsidR="00D32F39" w:rsidRPr="003C2CE1" w:rsidRDefault="003C2CE1" w:rsidP="003C2CE1">
      <w:pPr>
        <w:keepNext/>
        <w:rPr>
          <w:b/>
        </w:rPr>
      </w:pPr>
      <w:r>
        <w:rPr>
          <w:b/>
        </w:rPr>
        <w:t>I.3.3.2</w:t>
      </w:r>
      <w:r>
        <w:rPr>
          <w:b/>
        </w:rPr>
        <w:tab/>
      </w:r>
      <w:r w:rsidR="00D32F39" w:rsidRPr="003C2CE1">
        <w:rPr>
          <w:b/>
        </w:rPr>
        <w:t>1:1-Abbildung</w:t>
      </w:r>
      <w:bookmarkEnd w:id="263"/>
    </w:p>
    <w:p w:rsidR="00D32F39" w:rsidRPr="00CF1A75" w:rsidRDefault="00D32F39" w:rsidP="00D32F39">
      <w:pPr>
        <w:pStyle w:val="Textkrper"/>
      </w:pPr>
      <w:r>
        <w:t xml:space="preserve">Kein eCH-0160-Attribut kann aus allen Entitäten 1:1 auf ISAD(G) abgebildet werden. In der Regel fehlt das entsprechende Attribut in einer Entität. Am ehesten können wir folgende eCH-0160-Attribute nennen: titel, entstehungszeitraum, bemerkung und die Attribute für die Zugangsbestimmungen. Siehe dazu aber im Detail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w:t>
      </w:r>
    </w:p>
    <w:p w:rsidR="003C2CE1" w:rsidRDefault="003C2CE1" w:rsidP="003C2CE1">
      <w:pPr>
        <w:keepNext/>
        <w:rPr>
          <w:b/>
        </w:rPr>
      </w:pPr>
      <w:bookmarkStart w:id="264" w:name="_Toc369613404"/>
    </w:p>
    <w:p w:rsidR="00D32F39" w:rsidRPr="003C2CE1" w:rsidRDefault="003C2CE1" w:rsidP="003C2CE1">
      <w:pPr>
        <w:keepNext/>
        <w:rPr>
          <w:b/>
        </w:rPr>
      </w:pPr>
      <w:r>
        <w:rPr>
          <w:b/>
        </w:rPr>
        <w:t>I.3.3.3</w:t>
      </w:r>
      <w:r>
        <w:rPr>
          <w:b/>
        </w:rPr>
        <w:tab/>
      </w:r>
      <w:r w:rsidR="00D32F39" w:rsidRPr="003C2CE1">
        <w:rPr>
          <w:b/>
        </w:rPr>
        <w:t>Kein entsprechendes ISAD(G)-Attribut</w:t>
      </w:r>
      <w:bookmarkEnd w:id="264"/>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D32F39">
      <w:pPr>
        <w:pStyle w:val="Textkrper"/>
        <w:numPr>
          <w:ilvl w:val="0"/>
          <w:numId w:val="42"/>
        </w:numPr>
        <w:spacing w:after="40"/>
        <w:ind w:left="714" w:hanging="357"/>
      </w:pPr>
      <w:r w:rsidRPr="00E30984">
        <w:rPr>
          <w:i/>
        </w:rPr>
        <w:t>Technische Referenzen</w:t>
      </w:r>
      <w:r>
        <w:t xml:space="preserve"> (id und dateiRef);</w:t>
      </w:r>
    </w:p>
    <w:p w:rsidR="00D32F39" w:rsidRDefault="00D32F39" w:rsidP="00D32F39">
      <w:pPr>
        <w:pStyle w:val="Textkrper"/>
        <w:numPr>
          <w:ilvl w:val="0"/>
          <w:numId w:val="42"/>
        </w:numPr>
        <w:spacing w:after="40"/>
        <w:ind w:left="714" w:hanging="357"/>
      </w:pPr>
      <w:r>
        <w:t xml:space="preserve">Teil der </w:t>
      </w:r>
      <w:r w:rsidRPr="00E30984">
        <w:rPr>
          <w:i/>
        </w:rPr>
        <w:t>Ablieferungsinformation</w:t>
      </w:r>
      <w:r>
        <w:t xml:space="preserve"> (</w:t>
      </w:r>
      <w:r w:rsidRPr="00282483">
        <w:t>verwandteSysteme, angebotsnummer</w:t>
      </w:r>
      <w:r>
        <w:t xml:space="preserve">, </w:t>
      </w:r>
      <w:r w:rsidRPr="00282483">
        <w:t>mitbenutzung,</w:t>
      </w:r>
      <w:r w:rsidRPr="00C15D03">
        <w:t xml:space="preserve"> </w:t>
      </w:r>
      <w:r w:rsidRPr="00282483">
        <w:t>archivierungsmodusLöschvorschriften</w:t>
      </w:r>
      <w:r>
        <w:t>);</w:t>
      </w:r>
    </w:p>
    <w:p w:rsidR="00D32F39" w:rsidRDefault="00D32F39" w:rsidP="00D32F39">
      <w:pPr>
        <w:pStyle w:val="Textkrper"/>
        <w:numPr>
          <w:ilvl w:val="0"/>
          <w:numId w:val="42"/>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r w:rsidRPr="00C15D03">
        <w:t>federfuehrendeOrganisationseinheit</w:t>
      </w:r>
      <w:r>
        <w:t xml:space="preserve">. autor, </w:t>
      </w:r>
      <w:r w:rsidRPr="00C15D03">
        <w:t>eroeffnungsdatum</w:t>
      </w:r>
      <w:r>
        <w:t>,</w:t>
      </w:r>
      <w:r w:rsidRPr="00C15D03">
        <w:t xml:space="preserve"> registrierdatum</w:t>
      </w:r>
      <w:r>
        <w:t xml:space="preserve">, </w:t>
      </w:r>
      <w:r w:rsidRPr="00C15D03">
        <w:t>abschlussdatum</w:t>
      </w:r>
      <w:r>
        <w:t>, vorgang);</w:t>
      </w:r>
    </w:p>
    <w:p w:rsidR="00D32F39" w:rsidRDefault="00D32F39" w:rsidP="00D32F39">
      <w:pPr>
        <w:pStyle w:val="Textkrper"/>
        <w:numPr>
          <w:ilvl w:val="0"/>
          <w:numId w:val="42"/>
        </w:numPr>
        <w:spacing w:after="40"/>
        <w:ind w:left="714" w:hanging="357"/>
      </w:pPr>
      <w:r w:rsidRPr="00E30984">
        <w:rPr>
          <w:i/>
        </w:rPr>
        <w:t>Schutzfristenvorgaben</w:t>
      </w:r>
      <w:r w:rsidRPr="00C15D03">
        <w:t xml:space="preserve"> </w:t>
      </w:r>
      <w:r>
        <w:t>(</w:t>
      </w:r>
      <w:r w:rsidRPr="00282483">
        <w:t>referenzSchutzfristenFormular, schutzfristenkategorie, schutzfristen</w:t>
      </w:r>
      <w:r>
        <w:t>,</w:t>
      </w:r>
      <w:r w:rsidRPr="00C15D03">
        <w:t xml:space="preserve"> </w:t>
      </w:r>
      <w:r>
        <w:t>schutzfristenbegründung</w:t>
      </w:r>
      <w:r w:rsidRPr="00282483">
        <w:t>)</w:t>
      </w:r>
      <w:r>
        <w:t>;</w:t>
      </w:r>
    </w:p>
    <w:p w:rsidR="00D32F39" w:rsidRDefault="00D32F39" w:rsidP="00D32F39">
      <w:pPr>
        <w:pStyle w:val="Textkrper"/>
        <w:numPr>
          <w:ilvl w:val="0"/>
          <w:numId w:val="42"/>
        </w:numPr>
      </w:pPr>
      <w:r>
        <w:t xml:space="preserve">Unstrukturierte </w:t>
      </w:r>
      <w:r w:rsidRPr="00E30984">
        <w:rPr>
          <w:i/>
        </w:rPr>
        <w:t>Zusatzdaten</w:t>
      </w:r>
      <w:r>
        <w:t xml:space="preserve"> (zusatzDaten).</w:t>
      </w:r>
    </w:p>
    <w:p w:rsidR="003C2CE1" w:rsidRDefault="003C2CE1" w:rsidP="003C2CE1">
      <w:pPr>
        <w:keepNext/>
        <w:rPr>
          <w:b/>
        </w:rPr>
      </w:pPr>
      <w:bookmarkStart w:id="265" w:name="_Ref367873953"/>
      <w:bookmarkStart w:id="266" w:name="_Toc369613405"/>
    </w:p>
    <w:p w:rsidR="00D32F39" w:rsidRPr="003C2CE1" w:rsidRDefault="003C2CE1" w:rsidP="003C2CE1">
      <w:pPr>
        <w:keepNext/>
        <w:rPr>
          <w:b/>
        </w:rPr>
      </w:pPr>
      <w:r>
        <w:rPr>
          <w:b/>
        </w:rPr>
        <w:t>I.3.3.4</w:t>
      </w:r>
      <w:r>
        <w:rPr>
          <w:b/>
        </w:rPr>
        <w:tab/>
      </w:r>
      <w:r w:rsidR="00D32F39" w:rsidRPr="003C2CE1">
        <w:rPr>
          <w:b/>
        </w:rPr>
        <w:t>Vererbte oder aggregierte Attribute</w:t>
      </w:r>
      <w:bookmarkEnd w:id="265"/>
      <w:bookmarkEnd w:id="266"/>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r w:rsidRPr="007A0304">
        <w:t>aktenbildnerName</w:t>
      </w:r>
      <w:r>
        <w:t xml:space="preserve">, </w:t>
      </w:r>
      <w:r w:rsidRPr="007A0304">
        <w:t>ablieferndeStelle</w:t>
      </w:r>
      <w:r>
        <w:t>,</w:t>
      </w:r>
      <w:r w:rsidRPr="007A0304">
        <w:t xml:space="preserve"> geschichteAktenbildner</w:t>
      </w:r>
      <w:r>
        <w:t>); andere Attribute werden aggregiert</w:t>
      </w:r>
      <w:r>
        <w:rPr>
          <w:rStyle w:val="Funotenzeichen"/>
        </w:rPr>
        <w:footnoteReference w:id="3"/>
      </w:r>
      <w:r>
        <w:t xml:space="preserve"> (erscheinungsform, formInhalt, dokumenttyp, umfang, </w:t>
      </w:r>
      <w:r>
        <w:lastRenderedPageBreak/>
        <w:t>entstehungszeitraum, klassifizierungskategorie, datenschutz, oeffentlichkeitsstatus, oeffentlichkeitsstatusBegruendung, sonstigeBestimmungen).</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Dictionary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62042D">
      <w:pPr>
        <w:pStyle w:val="Textkrper"/>
        <w:ind w:right="-1"/>
      </w:pPr>
      <w:r>
        <w:rPr>
          <w:noProof/>
        </w:rPr>
        <w:drawing>
          <wp:anchor distT="0" distB="0" distL="114300" distR="114300" simplePos="0" relativeHeight="2516736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64"/>
                    <a:srcRect/>
                    <a:stretch>
                      <a:fillRect/>
                    </a:stretch>
                  </pic:blipFill>
                  <pic:spPr bwMode="auto">
                    <a:xfrm>
                      <a:off x="0" y="0"/>
                      <a:ext cx="2952750" cy="981075"/>
                    </a:xfrm>
                    <a:prstGeom prst="rect">
                      <a:avLst/>
                    </a:prstGeom>
                    <a:noFill/>
                  </pic:spPr>
                </pic:pic>
              </a:graphicData>
            </a:graphic>
          </wp:anchor>
        </w:drawing>
      </w:r>
    </w:p>
    <w:p w:rsidR="00D32F39" w:rsidRDefault="00D32F39" w:rsidP="0062042D">
      <w:pPr>
        <w:pStyle w:val="Textkrper"/>
        <w:spacing w:after="0"/>
        <w:ind w:right="-1"/>
      </w:pPr>
    </w:p>
    <w:p w:rsidR="00D32F39" w:rsidRDefault="00D32F39" w:rsidP="0062042D">
      <w:pPr>
        <w:pStyle w:val="Textkrper"/>
        <w:spacing w:after="0"/>
        <w:contextualSpacing/>
      </w:pPr>
    </w:p>
    <w:p w:rsidR="00D32F39" w:rsidRDefault="00D32F39" w:rsidP="0062042D">
      <w:pPr>
        <w:pStyle w:val="Textkrper"/>
        <w:spacing w:after="0"/>
        <w:contextualSpacing/>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[xIsadg DataDictionary], S. 12)</w:t>
      </w:r>
    </w:p>
    <w:p w:rsidR="00D32F39" w:rsidRDefault="00D32F39" w:rsidP="00D32F39">
      <w:pPr>
        <w:pStyle w:val="Textkrper"/>
        <w:ind w:right="-1"/>
      </w:pPr>
      <w:r>
        <w:rPr>
          <w:noProof/>
        </w:rPr>
        <w:drawing>
          <wp:anchor distT="0" distB="0" distL="114300" distR="114300" simplePos="0" relativeHeight="2516766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65"/>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[xIsadg DataDictionary], S. 11)</w:t>
      </w:r>
    </w:p>
    <w:p w:rsidR="003C2CE1" w:rsidRDefault="003C2CE1" w:rsidP="003C2CE1">
      <w:pPr>
        <w:keepNext/>
        <w:rPr>
          <w:b/>
        </w:rPr>
      </w:pPr>
      <w:bookmarkStart w:id="267" w:name="_Toc369613406"/>
    </w:p>
    <w:p w:rsidR="00D32F39" w:rsidRPr="003C2CE1" w:rsidRDefault="003C2CE1" w:rsidP="003C2CE1">
      <w:pPr>
        <w:keepNext/>
        <w:rPr>
          <w:b/>
        </w:rPr>
      </w:pPr>
      <w:r>
        <w:rPr>
          <w:b/>
        </w:rPr>
        <w:t>I.3.4</w:t>
      </w:r>
      <w:r>
        <w:rPr>
          <w:b/>
        </w:rPr>
        <w:tab/>
      </w:r>
      <w:r w:rsidR="00D32F39" w:rsidRPr="003C2CE1">
        <w:rPr>
          <w:b/>
        </w:rPr>
        <w:t>Abbildung auf xIsadg und EAD</w:t>
      </w:r>
      <w:bookmarkEnd w:id="267"/>
    </w:p>
    <w:p w:rsidR="00D32F39" w:rsidRDefault="00D32F39" w:rsidP="00D32F39">
      <w:pPr>
        <w:pStyle w:val="Textkrper"/>
      </w:pPr>
      <w:r>
        <w:t>Die Abbildung von ISAD(G) auf xIsadg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gemappt (Details in der entsprechenden Excel Datei </w:t>
      </w:r>
      <w:r>
        <w:rPr>
          <w:i/>
        </w:rPr>
        <w:t>eCH</w:t>
      </w:r>
      <w:r>
        <w:rPr>
          <w:i/>
        </w:rPr>
        <w:noBreakHyphen/>
        <w:t>0160_xIsadg&amp;EAD.xlsx</w:t>
      </w:r>
      <w:r w:rsidRPr="00F56E3F">
        <w:rPr>
          <w:i/>
        </w:rPr>
        <w:t>)</w:t>
      </w:r>
      <w:r w:rsidRPr="00F56E3F">
        <w:t>. Damit ist sichergestellt, dass sämtliche deskriptiven Informati</w:t>
      </w:r>
      <w:r w:rsidRPr="00F56E3F">
        <w:lastRenderedPageBreak/>
        <w:t xml:space="preserve">onen der eCH-0160-Ablieferung im Archiv genutzt werden können. Die Transformation eCH-0160 </w:t>
      </w:r>
      <w:r w:rsidRPr="00F56E3F">
        <w:rPr>
          <w:szCs w:val="22"/>
        </w:rPr>
        <w:sym w:font="Wingdings" w:char="F0E0"/>
      </w:r>
      <w:r w:rsidRPr="00F56E3F">
        <w:t xml:space="preserve"> xIsadg hingegen reflektiert nur das Exzerpieren von Erschliessungsinformationen </w:t>
      </w:r>
      <w:r w:rsidRPr="00F56E3F">
        <w:rPr>
          <w:i/>
        </w:rPr>
        <w:t>(Descriptive Information).</w:t>
      </w:r>
    </w:p>
    <w:p w:rsidR="00D32F39" w:rsidRDefault="00D32F39" w:rsidP="00D32F39">
      <w:pPr>
        <w:pStyle w:val="Textkrper"/>
      </w:pPr>
      <w:r w:rsidRPr="00F56E3F">
        <w:t xml:space="preserve">Die Spalte xIsadg folgt einer relativen XPath Notation, während bei der EAD-Spalte eine Punkt-Notation </w:t>
      </w:r>
      <w:r w:rsidRPr="00F56E3F">
        <w:rPr>
          <w:i/>
        </w:rPr>
        <w:t>(current node)</w:t>
      </w:r>
      <w:r w:rsidRPr="00F56E3F">
        <w:t xml:space="preserve"> verwendet wurde.</w:t>
      </w:r>
    </w:p>
    <w:p w:rsidR="00D32F39" w:rsidRDefault="00D32F39" w:rsidP="00D32F39">
      <w:pPr>
        <w:pStyle w:val="Textkrper"/>
      </w:pPr>
      <w:r>
        <w:rPr>
          <w:noProof/>
        </w:rPr>
        <w:drawing>
          <wp:anchor distT="0" distB="0" distL="114300" distR="114300" simplePos="0" relativeHeight="2516746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66"/>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68" w:name="_Toc369613407"/>
    </w:p>
    <w:p w:rsidR="00D32F39" w:rsidRPr="003C2CE1" w:rsidRDefault="003C2CE1" w:rsidP="003C2CE1">
      <w:pPr>
        <w:keepNext/>
        <w:rPr>
          <w:b/>
        </w:rPr>
      </w:pPr>
      <w:r>
        <w:rPr>
          <w:b/>
        </w:rPr>
        <w:t>I.3.5</w:t>
      </w:r>
      <w:r>
        <w:rPr>
          <w:b/>
        </w:rPr>
        <w:tab/>
      </w:r>
      <w:r w:rsidR="00D32F39" w:rsidRPr="003C2CE1">
        <w:rPr>
          <w:b/>
        </w:rPr>
        <w:t>XSL-Transformation</w:t>
      </w:r>
      <w:bookmarkEnd w:id="268"/>
    </w:p>
    <w:p w:rsidR="00D32F39" w:rsidRDefault="00D32F39" w:rsidP="00D32F39">
      <w:pPr>
        <w:pStyle w:val="Textkrper"/>
      </w:pPr>
      <w:r>
        <w:t xml:space="preserve">Damit auch eine Möglichkeit besteht, die Transformationen konkret zu überprüfen, sind beide Transformationen neben der Darstellung in Excel auch als XSL-Transformationen ausgeführt. Damit können mit einem entsprechenden Programm (saxon, xalan u.a.) XML-Metadatendateien nach eCH-0160 in die jeweils anderen Metadaten-Formate überführt werden. </w:t>
      </w:r>
    </w:p>
    <w:p w:rsidR="00D32F39" w:rsidRDefault="00D32F39" w:rsidP="00D32F39">
      <w:pPr>
        <w:pStyle w:val="Textkrper"/>
      </w:pPr>
      <w:r>
        <w:lastRenderedPageBreak/>
        <w:t xml:space="preserve">Der Übersichtlichkeit halber sind die Transformationen nach den vier Ebenen in eCH-0160 gegliedert </w:t>
      </w:r>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in </w:t>
      </w:r>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drawing>
          <wp:anchor distT="0" distB="0" distL="114300" distR="114300" simplePos="0" relativeHeight="2516756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67"/>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68"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69"/>
      <w:footerReference w:type="default" r:id="rId70"/>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0F" w:rsidRDefault="00352B0F">
      <w:r>
        <w:separator/>
      </w:r>
    </w:p>
  </w:endnote>
  <w:endnote w:type="continuationSeparator" w:id="0">
    <w:p w:rsidR="00352B0F" w:rsidRDefault="00352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B0F" w:rsidRPr="00FD1D8B" w:rsidRDefault="00352B0F"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0F" w:rsidRDefault="00352B0F">
      <w:r>
        <w:separator/>
      </w:r>
    </w:p>
  </w:footnote>
  <w:footnote w:type="continuationSeparator" w:id="0">
    <w:p w:rsidR="00352B0F" w:rsidRDefault="00352B0F">
      <w:r>
        <w:continuationSeparator/>
      </w:r>
    </w:p>
  </w:footnote>
  <w:footnote w:id="1">
    <w:p w:rsidR="00352B0F" w:rsidRPr="003653E1" w:rsidRDefault="00352B0F"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352B0F" w:rsidRDefault="00352B0F"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352B0F" w:rsidRDefault="00352B0F" w:rsidP="00D32F39">
      <w:pPr>
        <w:pStyle w:val="Funotentext"/>
        <w:widowControl w:val="0"/>
      </w:pPr>
      <w:r>
        <w:rPr>
          <w:rStyle w:val="Funotenzeichen"/>
        </w:rPr>
        <w:footnoteRef/>
      </w:r>
      <w:r>
        <w:t xml:space="preserve"> </w:t>
      </w:r>
      <w:r w:rsidRPr="00FC79A1">
        <w:rPr>
          <w:sz w:val="20"/>
        </w:rPr>
        <w:t xml:space="preserve">Aggregiert (lateinisch </w:t>
      </w:r>
      <w:r w:rsidRPr="00FC79A1">
        <w:rPr>
          <w:i/>
          <w:sz w:val="20"/>
        </w:rPr>
        <w:t>aggregatio</w:t>
      </w:r>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352B0F" w:rsidRDefault="00352B0F" w:rsidP="00D32F39">
      <w:pPr>
        <w:pStyle w:val="Funotentext"/>
      </w:pPr>
      <w:r>
        <w:rPr>
          <w:rStyle w:val="Funotenzeichen"/>
        </w:rPr>
        <w:footnoteRef/>
      </w:r>
      <w:r>
        <w:t xml:space="preserve"> </w:t>
      </w:r>
      <w:r w:rsidRPr="006E16DF">
        <w:rPr>
          <w:sz w:val="20"/>
        </w:rPr>
        <w:t xml:space="preserve">NB: Die englischen Termini </w:t>
      </w:r>
      <w:r w:rsidRPr="006E16DF">
        <w:rPr>
          <w:i/>
          <w:sz w:val="20"/>
        </w:rPr>
        <w:t>file</w:t>
      </w:r>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B0F" w:rsidRDefault="00352B0F">
    <w:pPr>
      <w:pStyle w:val="Kopfzeile"/>
    </w:pPr>
  </w:p>
  <w:p w:rsidR="00352B0F" w:rsidRDefault="003E4082">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wrap type="none"/>
          <w10:anchorlock/>
        </v:group>
      </w:pict>
    </w:r>
    <w:r w:rsidR="00352B0F">
      <w:t xml:space="preserve"> E-</w:t>
    </w:r>
    <w:r w:rsidR="00352B0F" w:rsidRPr="00B109D7">
      <w:t>Government-Standards</w:t>
    </w:r>
    <w:r w:rsidR="00352B0F">
      <w:rPr>
        <w:b/>
      </w:rPr>
      <w:tab/>
    </w:r>
    <w:r w:rsidR="00352B0F">
      <w:t xml:space="preserve">Seite </w:t>
    </w:r>
    <w:r w:rsidR="00352B0F">
      <w:fldChar w:fldCharType="begin"/>
    </w:r>
    <w:r w:rsidR="00352B0F">
      <w:instrText xml:space="preserve"> PAGE </w:instrText>
    </w:r>
    <w:r w:rsidR="00352B0F">
      <w:fldChar w:fldCharType="separate"/>
    </w:r>
    <w:r>
      <w:rPr>
        <w:noProof/>
      </w:rPr>
      <w:t>32</w:t>
    </w:r>
    <w:r w:rsidR="00352B0F">
      <w:rPr>
        <w:noProof/>
      </w:rPr>
      <w:fldChar w:fldCharType="end"/>
    </w:r>
    <w:r w:rsidR="00352B0F">
      <w:t xml:space="preserve"> von </w:t>
    </w:r>
    <w:fldSimple w:instr=" NUMPAGES ">
      <w:r>
        <w:rPr>
          <w:noProof/>
        </w:rPr>
        <w:t>68</w:t>
      </w:r>
    </w:fldSimple>
  </w:p>
  <w:p w:rsidR="00352B0F" w:rsidRDefault="00352B0F"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3E525E2"/>
    <w:multiLevelType w:val="hybridMultilevel"/>
    <w:tmpl w:val="F2AEC2E8"/>
    <w:lvl w:ilvl="0" w:tplc="FFFFFFFF">
      <w:start w:val="1"/>
      <w:numFmt w:val="lowerLetter"/>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1">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3">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6">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1">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3">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40">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7"/>
  </w:num>
  <w:num w:numId="4">
    <w:abstractNumId w:val="14"/>
  </w:num>
  <w:num w:numId="5">
    <w:abstractNumId w:val="7"/>
  </w:num>
  <w:num w:numId="6">
    <w:abstractNumId w:val="12"/>
  </w:num>
  <w:num w:numId="7">
    <w:abstractNumId w:val="24"/>
  </w:num>
  <w:num w:numId="8">
    <w:abstractNumId w:val="31"/>
  </w:num>
  <w:num w:numId="9">
    <w:abstractNumId w:val="21"/>
  </w:num>
  <w:num w:numId="10">
    <w:abstractNumId w:val="32"/>
  </w:num>
  <w:num w:numId="11">
    <w:abstractNumId w:val="20"/>
  </w:num>
  <w:num w:numId="12">
    <w:abstractNumId w:val="4"/>
  </w:num>
  <w:num w:numId="13">
    <w:abstractNumId w:val="29"/>
  </w:num>
  <w:num w:numId="14">
    <w:abstractNumId w:val="6"/>
  </w:num>
  <w:num w:numId="15">
    <w:abstractNumId w:val="30"/>
  </w:num>
  <w:num w:numId="16">
    <w:abstractNumId w:val="11"/>
  </w:num>
  <w:num w:numId="17">
    <w:abstractNumId w:val="25"/>
  </w:num>
  <w:num w:numId="18">
    <w:abstractNumId w:val="3"/>
  </w:num>
  <w:num w:numId="19">
    <w:abstractNumId w:val="2"/>
  </w:num>
  <w:num w:numId="20">
    <w:abstractNumId w:val="1"/>
  </w:num>
  <w:num w:numId="21">
    <w:abstractNumId w:val="0"/>
  </w:num>
  <w:num w:numId="22">
    <w:abstractNumId w:val="35"/>
  </w:num>
  <w:num w:numId="23">
    <w:abstractNumId w:val="36"/>
  </w:num>
  <w:num w:numId="24">
    <w:abstractNumId w:val="19"/>
  </w:num>
  <w:num w:numId="25">
    <w:abstractNumId w:val="18"/>
  </w:num>
  <w:num w:numId="26">
    <w:abstractNumId w:val="8"/>
  </w:num>
  <w:num w:numId="27">
    <w:abstractNumId w:val="22"/>
  </w:num>
  <w:num w:numId="28">
    <w:abstractNumId w:val="10"/>
  </w:num>
  <w:num w:numId="29">
    <w:abstractNumId w:val="28"/>
  </w:num>
  <w:num w:numId="30">
    <w:abstractNumId w:val="13"/>
  </w:num>
  <w:num w:numId="31">
    <w:abstractNumId w:val="17"/>
  </w:num>
  <w:num w:numId="32">
    <w:abstractNumId w:val="16"/>
  </w:num>
  <w:num w:numId="33">
    <w:abstractNumId w:val="9"/>
  </w:num>
  <w:num w:numId="34">
    <w:abstractNumId w:val="34"/>
  </w:num>
  <w:num w:numId="35">
    <w:abstractNumId w:val="5"/>
  </w:num>
  <w:num w:numId="36">
    <w:abstractNumId w:val="37"/>
  </w:num>
  <w:num w:numId="37">
    <w:abstractNumId w:val="26"/>
  </w:num>
  <w:num w:numId="38">
    <w:abstractNumId w:val="33"/>
  </w:num>
  <w:num w:numId="39">
    <w:abstractNumId w:val="23"/>
  </w:num>
  <w:num w:numId="40">
    <w:abstractNumId w:val="39"/>
  </w:num>
  <w:num w:numId="41">
    <w:abstractNumId w:val="40"/>
  </w:num>
  <w:num w:numId="4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80789367">
    <w15:presenceInfo w15:providerId="None" w15:userId="U80789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CH"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61C2"/>
    <w:rsid w:val="00281FA3"/>
    <w:rsid w:val="00290E78"/>
    <w:rsid w:val="0029192A"/>
    <w:rsid w:val="00296C4A"/>
    <w:rsid w:val="002A63AF"/>
    <w:rsid w:val="002B0382"/>
    <w:rsid w:val="002B7C23"/>
    <w:rsid w:val="002D68E8"/>
    <w:rsid w:val="003102D8"/>
    <w:rsid w:val="00314B9A"/>
    <w:rsid w:val="00327459"/>
    <w:rsid w:val="00352B0F"/>
    <w:rsid w:val="003558A5"/>
    <w:rsid w:val="00366E84"/>
    <w:rsid w:val="003779C2"/>
    <w:rsid w:val="00394F02"/>
    <w:rsid w:val="00395801"/>
    <w:rsid w:val="003A4664"/>
    <w:rsid w:val="003C2CE1"/>
    <w:rsid w:val="003D1EEA"/>
    <w:rsid w:val="003E4082"/>
    <w:rsid w:val="003E7D57"/>
    <w:rsid w:val="003F77DC"/>
    <w:rsid w:val="00421D65"/>
    <w:rsid w:val="0043089C"/>
    <w:rsid w:val="00431253"/>
    <w:rsid w:val="0044594B"/>
    <w:rsid w:val="00445F79"/>
    <w:rsid w:val="0044651A"/>
    <w:rsid w:val="00452F04"/>
    <w:rsid w:val="00457944"/>
    <w:rsid w:val="0046017D"/>
    <w:rsid w:val="00491E2F"/>
    <w:rsid w:val="0049232E"/>
    <w:rsid w:val="004B7154"/>
    <w:rsid w:val="004D2B34"/>
    <w:rsid w:val="004D5EA8"/>
    <w:rsid w:val="004E06AC"/>
    <w:rsid w:val="004F28EF"/>
    <w:rsid w:val="00503938"/>
    <w:rsid w:val="00520881"/>
    <w:rsid w:val="00523F32"/>
    <w:rsid w:val="00525FCA"/>
    <w:rsid w:val="005358C1"/>
    <w:rsid w:val="0053609D"/>
    <w:rsid w:val="00542D78"/>
    <w:rsid w:val="00565A37"/>
    <w:rsid w:val="00572A5A"/>
    <w:rsid w:val="00584444"/>
    <w:rsid w:val="00584F18"/>
    <w:rsid w:val="005850F2"/>
    <w:rsid w:val="00594E68"/>
    <w:rsid w:val="00597F72"/>
    <w:rsid w:val="005A73D0"/>
    <w:rsid w:val="005C7B3B"/>
    <w:rsid w:val="005E21D3"/>
    <w:rsid w:val="0060798F"/>
    <w:rsid w:val="006116AB"/>
    <w:rsid w:val="00615087"/>
    <w:rsid w:val="00615817"/>
    <w:rsid w:val="006175E8"/>
    <w:rsid w:val="0062042D"/>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16E6"/>
    <w:rsid w:val="00867495"/>
    <w:rsid w:val="008875C2"/>
    <w:rsid w:val="00890E14"/>
    <w:rsid w:val="008B520B"/>
    <w:rsid w:val="008B6F5C"/>
    <w:rsid w:val="008B7A3E"/>
    <w:rsid w:val="009112B2"/>
    <w:rsid w:val="00922773"/>
    <w:rsid w:val="00932D22"/>
    <w:rsid w:val="00934249"/>
    <w:rsid w:val="0097550D"/>
    <w:rsid w:val="00990655"/>
    <w:rsid w:val="00994F6C"/>
    <w:rsid w:val="0099527C"/>
    <w:rsid w:val="00996BE8"/>
    <w:rsid w:val="009A4F29"/>
    <w:rsid w:val="009A7CD2"/>
    <w:rsid w:val="009E20EB"/>
    <w:rsid w:val="009E476A"/>
    <w:rsid w:val="009F2422"/>
    <w:rsid w:val="009F54DA"/>
    <w:rsid w:val="00A03485"/>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B106D"/>
    <w:rsid w:val="00AC478E"/>
    <w:rsid w:val="00AC658F"/>
    <w:rsid w:val="00AD2F52"/>
    <w:rsid w:val="00AE47A8"/>
    <w:rsid w:val="00AF0BC3"/>
    <w:rsid w:val="00AF387E"/>
    <w:rsid w:val="00AF7193"/>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5136F"/>
    <w:rsid w:val="00C82219"/>
    <w:rsid w:val="00C96C3C"/>
    <w:rsid w:val="00CB043C"/>
    <w:rsid w:val="00CC0D73"/>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0ED5"/>
    <w:rsid w:val="00D8443D"/>
    <w:rsid w:val="00D97EB1"/>
    <w:rsid w:val="00DA7520"/>
    <w:rsid w:val="00DC41C1"/>
    <w:rsid w:val="00DC59DB"/>
    <w:rsid w:val="00DC747F"/>
    <w:rsid w:val="00DD496F"/>
    <w:rsid w:val="00DD528B"/>
    <w:rsid w:val="00E307D2"/>
    <w:rsid w:val="00E4055F"/>
    <w:rsid w:val="00E47191"/>
    <w:rsid w:val="00E56E7C"/>
    <w:rsid w:val="00E6249F"/>
    <w:rsid w:val="00E63004"/>
    <w:rsid w:val="00E852C6"/>
    <w:rsid w:val="00E906D8"/>
    <w:rsid w:val="00EA685B"/>
    <w:rsid w:val="00EB6694"/>
    <w:rsid w:val="00EC3F7A"/>
    <w:rsid w:val="00ED3CDE"/>
    <w:rsid w:val="00EE066E"/>
    <w:rsid w:val="00F001B4"/>
    <w:rsid w:val="00F008D5"/>
    <w:rsid w:val="00F04802"/>
    <w:rsid w:val="00F17977"/>
    <w:rsid w:val="00F45EF0"/>
    <w:rsid w:val="00F57204"/>
    <w:rsid w:val="00F619FB"/>
    <w:rsid w:val="00F71E1F"/>
    <w:rsid w:val="00F726F8"/>
    <w:rsid w:val="00F800EF"/>
    <w:rsid w:val="00F80F32"/>
    <w:rsid w:val="00F833C2"/>
    <w:rsid w:val="00F960CA"/>
    <w:rsid w:val="00FA5BB4"/>
    <w:rsid w:val="00FA6AF1"/>
    <w:rsid w:val="00FB3FE4"/>
    <w:rsid w:val="00FB6E12"/>
    <w:rsid w:val="00FD0554"/>
    <w:rsid w:val="00FD1D8B"/>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6" type="callout" idref="#_x0000_s1042"/>
        <o:r id="V:Rule7" type="callout" idref="#_x0000_s1041"/>
        <o:r id="V:Rule8" type="callout" idref="#_x0000_s1040"/>
        <o:r id="V:Rule9" type="callout" idref="#_x0000_s1038"/>
        <o:r id="V:Rule10" type="callout" idref="#_x0000_s1039"/>
        <o:r id="V:Rule11" type="connector" idref="#_x0000_s1035"/>
        <o:r id="V:Rule12" type="connector" idref="#_x0000_s1043"/>
        <o:r id="V:Rule13" type="connector" idref="#_x0000_s1037"/>
        <o:r id="V:Rule14" type="connector" idref="#_x0000_s1036"/>
        <o:r id="V:Rule15" type="connector" idref="#_x0000_s1044"/>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aliases w:val="...F2 Zchn,..F2 Zchn,..F5 Titel 1 Zchn"/>
    <w:basedOn w:val="Absatz-Standardschriftart"/>
    <w:link w:val="berschrift1"/>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99"/>
    <w:rsid w:val="00D322C7"/>
    <w:pPr>
      <w:tabs>
        <w:tab w:val="right" w:leader="dot" w:pos="9071"/>
      </w:tabs>
      <w:spacing w:before="120"/>
    </w:pPr>
    <w:rPr>
      <w:b/>
    </w:rPr>
  </w:style>
  <w:style w:type="paragraph" w:styleId="Verzeichnis2">
    <w:name w:val="toc 2"/>
    <w:basedOn w:val="Standard"/>
    <w:uiPriority w:val="99"/>
    <w:rsid w:val="00D322C7"/>
    <w:pPr>
      <w:tabs>
        <w:tab w:val="left" w:pos="907"/>
        <w:tab w:val="right" w:leader="dot" w:pos="9071"/>
      </w:tabs>
      <w:ind w:left="425"/>
    </w:pPr>
  </w:style>
  <w:style w:type="paragraph" w:styleId="Verzeichnis3">
    <w:name w:val="toc 3"/>
    <w:basedOn w:val="Standard"/>
    <w:uiPriority w:val="9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loc.gov/ead/" TargetMode="External"/><Relationship Id="rId50" Type="http://schemas.openxmlformats.org/officeDocument/2006/relationships/hyperlink" Target="http://www.isb.admin.ch/themen/standards/alle/03228/" TargetMode="External"/><Relationship Id="rId55" Type="http://schemas.openxmlformats.org/officeDocument/2006/relationships/hyperlink" Target="http://www.loc.gov/standards/mets/profiles/00000041.xml" TargetMode="External"/><Relationship Id="rId63" Type="http://schemas.openxmlformats.org/officeDocument/2006/relationships/image" Target="media/image39.png"/><Relationship Id="rId68" Type="http://schemas.openxmlformats.org/officeDocument/2006/relationships/hyperlink" Target="http://kost-ceco.ch/isadg/app/input.ph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w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vsa-aas.org/fileadmin/user_upload/texte/ag_n_und_s/Richtlinien_ISAD_G_VSA_d.pdf" TargetMode="External"/><Relationship Id="rId58" Type="http://schemas.openxmlformats.org/officeDocument/2006/relationships/hyperlink" Target="http://en.wikipedia.org/wiki/Filename" TargetMode="External"/><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hyperlink" Target="http://www.ech.ch/vechweb/page?p=dossier&amp;documentNumber=eCH-0160&amp;documentVersion=1.0" TargetMode="External"/><Relationship Id="rId57" Type="http://schemas.openxmlformats.org/officeDocument/2006/relationships/hyperlink" Target="http://public.ccsds.org/publications/archive/650x0m2.pdf" TargetMode="External"/><Relationship Id="rId61" Type="http://schemas.openxmlformats.org/officeDocument/2006/relationships/hyperlink" Target="http://www.loc.gov/ead/tglib/appendix_a.html" TargetMode="External"/><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ica.org/download.php?id=1687" TargetMode="External"/><Relationship Id="rId60" Type="http://schemas.openxmlformats.org/officeDocument/2006/relationships/image" Target="media/image37.wmf"/><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ech.ch/vechweb/page?p=dossier&amp;documentNumber=eCH-0160&amp;documentVersion=1.0" TargetMode="External"/><Relationship Id="rId56" Type="http://schemas.openxmlformats.org/officeDocument/2006/relationships/hyperlink" Target="http://nbn-resolving.de/urn/resolver.pl?urn=urn:nbn:de:0008-2013082706" TargetMode="External"/><Relationship Id="rId64" Type="http://schemas.openxmlformats.org/officeDocument/2006/relationships/image" Target="media/image40.png"/><Relationship Id="rId69" Type="http://schemas.openxmlformats.org/officeDocument/2006/relationships/header" Target="header1.xml"/><Relationship Id="rId8" Type="http://schemas.openxmlformats.org/officeDocument/2006/relationships/hyperlink" Target="mailto:georg.buechler@kost.admin.ch" TargetMode="External"/><Relationship Id="rId51" Type="http://schemas.openxmlformats.org/officeDocument/2006/relationships/hyperlink" Target="http://www.ica.org/download.php?id=1684"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e.wikipedia.org/wiki/ISO_8859-15" TargetMode="External"/><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kost-ceco.ch/cms/index.php?bento_de" TargetMode="External"/><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08D10-FEED-4924-B15B-64013FC0A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14722</Words>
  <Characters>92754</Characters>
  <Application>Microsoft Office Word</Application>
  <DocSecurity>0</DocSecurity>
  <Lines>772</Lines>
  <Paragraphs>214</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107262</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25</cp:revision>
  <cp:lastPrinted>2014-08-14T13:07:00Z</cp:lastPrinted>
  <dcterms:created xsi:type="dcterms:W3CDTF">2014-08-18T07:31:00Z</dcterms:created>
  <dcterms:modified xsi:type="dcterms:W3CDTF">2014-11-11T10:21:00Z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