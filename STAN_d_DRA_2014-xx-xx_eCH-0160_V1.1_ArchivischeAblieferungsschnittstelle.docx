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40E1" w:rsidRDefault="001B1FDD" w:rsidP="001116F6">
      <w:pPr>
        <w:pStyle w:val="Titel"/>
      </w:pPr>
      <w:r w:rsidRPr="00B548F4">
        <w:t>eCH-</w:t>
      </w:r>
      <w:r w:rsidR="00C10BBE">
        <w:t>0160</w:t>
      </w:r>
      <w:r w:rsidR="00117577">
        <w:t xml:space="preserve"> </w:t>
      </w:r>
      <w:r w:rsidR="00E4055F">
        <w:t>–</w:t>
      </w:r>
      <w:r w:rsidR="00565A37" w:rsidRPr="00290E78">
        <w:t xml:space="preserve"> </w:t>
      </w:r>
      <w:r w:rsidR="00C10BBE" w:rsidRPr="00794181">
        <w:rPr>
          <w:szCs w:val="32"/>
        </w:rPr>
        <w:t>Archivische Ablieferungsschnittstelle</w:t>
      </w:r>
    </w:p>
    <w:p w:rsidR="00520881" w:rsidRPr="002A63AF" w:rsidRDefault="00520881" w:rsidP="00290E78">
      <w:pPr>
        <w:spacing w:line="240" w:lineRule="auto"/>
        <w:rPr>
          <w:sz w:val="32"/>
          <w:szCs w:val="32"/>
        </w:rPr>
      </w:pPr>
    </w:p>
    <w:p w:rsidR="001628B6" w:rsidRPr="00E6249F" w:rsidRDefault="001628B6" w:rsidP="00145123">
      <w:pPr>
        <w:pStyle w:val="Titel"/>
      </w:pPr>
      <w:r>
        <w:t>Dokument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055"/>
        <w:gridCol w:w="7156"/>
      </w:tblGrid>
      <w:tr w:rsidR="00565A37" w:rsidTr="00CF7C0A">
        <w:trPr>
          <w:trHeight w:val="397"/>
        </w:trPr>
        <w:tc>
          <w:tcPr>
            <w:tcW w:w="2055" w:type="dxa"/>
            <w:vAlign w:val="center"/>
          </w:tcPr>
          <w:p w:rsidR="00565A37" w:rsidRPr="00CF7C0A" w:rsidRDefault="001B1FDD" w:rsidP="00FA5BB4">
            <w:pPr>
              <w:pStyle w:val="Begriff"/>
              <w:spacing w:after="0" w:line="240" w:lineRule="auto"/>
            </w:pPr>
            <w:r w:rsidRPr="00CF7C0A">
              <w:t>Titel</w:t>
            </w:r>
          </w:p>
        </w:tc>
        <w:tc>
          <w:tcPr>
            <w:tcW w:w="7156" w:type="dxa"/>
            <w:vAlign w:val="center"/>
          </w:tcPr>
          <w:p w:rsidR="00633C03" w:rsidRDefault="00C10BBE" w:rsidP="00FA5BB4">
            <w:pPr>
              <w:spacing w:after="0" w:line="240" w:lineRule="auto"/>
            </w:pPr>
            <w:r>
              <w:t>Archivische Ablieferungsschnittstelle (SIP)</w:t>
            </w:r>
          </w:p>
        </w:tc>
      </w:tr>
      <w:tr w:rsidR="00565A37" w:rsidTr="00CF7C0A">
        <w:trPr>
          <w:trHeight w:val="454"/>
        </w:trPr>
        <w:tc>
          <w:tcPr>
            <w:tcW w:w="2055" w:type="dxa"/>
            <w:vAlign w:val="center"/>
          </w:tcPr>
          <w:p w:rsidR="00565A37" w:rsidRDefault="003E7D57" w:rsidP="00FA5BB4">
            <w:pPr>
              <w:spacing w:after="0" w:line="240" w:lineRule="auto"/>
              <w:rPr>
                <w:b/>
              </w:rPr>
            </w:pPr>
            <w:r>
              <w:rPr>
                <w:b/>
              </w:rPr>
              <w:t>eCH-Nummer</w:t>
            </w:r>
          </w:p>
        </w:tc>
        <w:tc>
          <w:tcPr>
            <w:tcW w:w="7156" w:type="dxa"/>
            <w:vAlign w:val="center"/>
          </w:tcPr>
          <w:p w:rsidR="00565A37" w:rsidRDefault="00B658E1" w:rsidP="00C10BBE">
            <w:pPr>
              <w:spacing w:after="0" w:line="240" w:lineRule="auto"/>
            </w:pPr>
            <w:r>
              <w:t>eCH-0</w:t>
            </w:r>
            <w:r w:rsidR="00C10BBE">
              <w:t>160</w:t>
            </w:r>
          </w:p>
        </w:tc>
      </w:tr>
      <w:tr w:rsidR="00565A37" w:rsidTr="00CF7C0A">
        <w:trPr>
          <w:trHeight w:val="397"/>
        </w:trPr>
        <w:tc>
          <w:tcPr>
            <w:tcW w:w="2055" w:type="dxa"/>
            <w:vAlign w:val="center"/>
          </w:tcPr>
          <w:p w:rsidR="00565A37" w:rsidRDefault="0060798F" w:rsidP="00FA5BB4">
            <w:pPr>
              <w:spacing w:after="0" w:line="240" w:lineRule="auto"/>
              <w:rPr>
                <w:b/>
              </w:rPr>
            </w:pPr>
            <w:r>
              <w:rPr>
                <w:b/>
              </w:rPr>
              <w:t>Kategorie</w:t>
            </w:r>
          </w:p>
        </w:tc>
        <w:tc>
          <w:tcPr>
            <w:tcW w:w="7156" w:type="dxa"/>
            <w:vAlign w:val="center"/>
          </w:tcPr>
          <w:p w:rsidR="00565A37" w:rsidRPr="00A0671B" w:rsidRDefault="00A0671B" w:rsidP="00C10BBE">
            <w:pPr>
              <w:spacing w:after="0" w:line="240" w:lineRule="auto"/>
            </w:pPr>
            <w:r w:rsidRPr="00A0671B">
              <w:t>Standard</w:t>
            </w:r>
          </w:p>
        </w:tc>
      </w:tr>
      <w:tr w:rsidR="00565A37" w:rsidTr="00CF7C0A">
        <w:trPr>
          <w:trHeight w:val="397"/>
        </w:trPr>
        <w:tc>
          <w:tcPr>
            <w:tcW w:w="2055" w:type="dxa"/>
            <w:vAlign w:val="center"/>
          </w:tcPr>
          <w:p w:rsidR="00565A37" w:rsidRDefault="00565A37" w:rsidP="00FA5BB4">
            <w:pPr>
              <w:spacing w:after="0" w:line="240" w:lineRule="auto"/>
              <w:rPr>
                <w:b/>
              </w:rPr>
            </w:pPr>
            <w:r>
              <w:rPr>
                <w:b/>
              </w:rPr>
              <w:t>Reifegrad</w:t>
            </w:r>
          </w:p>
        </w:tc>
        <w:tc>
          <w:tcPr>
            <w:tcW w:w="7156" w:type="dxa"/>
            <w:vAlign w:val="center"/>
          </w:tcPr>
          <w:p w:rsidR="00A56FE8" w:rsidRPr="00A56FE8" w:rsidRDefault="00565A37" w:rsidP="00C10BBE">
            <w:pPr>
              <w:spacing w:after="0" w:line="240" w:lineRule="auto"/>
            </w:pPr>
            <w:r w:rsidRPr="00F17977">
              <w:t>Implementiert</w:t>
            </w:r>
          </w:p>
        </w:tc>
      </w:tr>
      <w:tr w:rsidR="00565A37" w:rsidTr="00CF7C0A">
        <w:trPr>
          <w:trHeight w:val="397"/>
        </w:trPr>
        <w:tc>
          <w:tcPr>
            <w:tcW w:w="2055" w:type="dxa"/>
            <w:vAlign w:val="center"/>
          </w:tcPr>
          <w:p w:rsidR="00565A37" w:rsidRDefault="00565A37" w:rsidP="00FA5BB4">
            <w:pPr>
              <w:spacing w:after="0" w:line="240" w:lineRule="auto"/>
              <w:rPr>
                <w:b/>
              </w:rPr>
            </w:pPr>
            <w:r>
              <w:rPr>
                <w:b/>
              </w:rPr>
              <w:t>Sprachen</w:t>
            </w:r>
          </w:p>
        </w:tc>
        <w:tc>
          <w:tcPr>
            <w:tcW w:w="7156" w:type="dxa"/>
            <w:vAlign w:val="center"/>
          </w:tcPr>
          <w:p w:rsidR="00565A37" w:rsidRDefault="00565A37" w:rsidP="00FA5BB4">
            <w:pPr>
              <w:spacing w:after="0" w:line="240" w:lineRule="auto"/>
            </w:pPr>
            <w:r>
              <w:t>Deutsch</w:t>
            </w:r>
            <w:r w:rsidR="00633C03">
              <w:t xml:space="preserve"> (Original) und Französisch (Übersetzung)</w:t>
            </w:r>
          </w:p>
        </w:tc>
      </w:tr>
      <w:tr w:rsidR="009A7CD2" w:rsidTr="00CF7C0A">
        <w:trPr>
          <w:trHeight w:val="397"/>
        </w:trPr>
        <w:tc>
          <w:tcPr>
            <w:tcW w:w="2055" w:type="dxa"/>
            <w:vAlign w:val="center"/>
          </w:tcPr>
          <w:p w:rsidR="009A7CD2" w:rsidRDefault="009A7CD2" w:rsidP="00FA5BB4">
            <w:pPr>
              <w:spacing w:after="0" w:line="240" w:lineRule="auto"/>
              <w:rPr>
                <w:b/>
              </w:rPr>
            </w:pPr>
            <w:r>
              <w:rPr>
                <w:b/>
              </w:rPr>
              <w:t>Abhängigkeiten</w:t>
            </w:r>
          </w:p>
        </w:tc>
        <w:tc>
          <w:tcPr>
            <w:tcW w:w="7156" w:type="dxa"/>
            <w:vAlign w:val="center"/>
          </w:tcPr>
          <w:p w:rsidR="009A7CD2" w:rsidRDefault="009A7CD2" w:rsidP="00B90F1B">
            <w:pPr>
              <w:spacing w:after="0" w:line="240" w:lineRule="auto"/>
              <w:rPr>
                <w:vanish/>
                <w:color w:val="A6A6A6" w:themeColor="background1" w:themeShade="A6"/>
              </w:rPr>
            </w:pPr>
            <w:r w:rsidRPr="007312E9">
              <w:rPr>
                <w:vanish/>
                <w:color w:val="A6A6A6" w:themeColor="background1" w:themeShade="A6"/>
              </w:rPr>
              <w:t xml:space="preserve">&lt;eCH-Dokumente </w:t>
            </w:r>
            <w:r w:rsidR="00B90F1B" w:rsidRPr="007312E9">
              <w:rPr>
                <w:vanish/>
                <w:color w:val="A6A6A6" w:themeColor="background1" w:themeShade="A6"/>
              </w:rPr>
              <w:t>aufführen</w:t>
            </w:r>
            <w:r w:rsidRPr="007312E9">
              <w:rPr>
                <w:vanish/>
                <w:color w:val="A6A6A6" w:themeColor="background1" w:themeShade="A6"/>
              </w:rPr>
              <w:t>, zu denen Abhängigkeiten bestehen&gt;</w:t>
            </w:r>
          </w:p>
          <w:p w:rsidR="007312E9" w:rsidRPr="00C10BBE" w:rsidRDefault="007312E9" w:rsidP="00B90F1B">
            <w:pPr>
              <w:spacing w:after="0" w:line="240" w:lineRule="auto"/>
              <w:rPr>
                <w:highlight w:val="yellow"/>
              </w:rPr>
            </w:pPr>
            <w:r w:rsidRPr="007312E9">
              <w:rPr>
                <w:highlight w:val="yellow"/>
              </w:rPr>
              <w:t>eCH-0150</w:t>
            </w:r>
          </w:p>
        </w:tc>
      </w:tr>
      <w:tr w:rsidR="001B1FDD" w:rsidTr="00CF7C0A">
        <w:trPr>
          <w:trHeight w:val="397"/>
        </w:trPr>
        <w:tc>
          <w:tcPr>
            <w:tcW w:w="2055" w:type="dxa"/>
            <w:vAlign w:val="center"/>
          </w:tcPr>
          <w:p w:rsidR="001B1FDD" w:rsidRDefault="001B1FDD" w:rsidP="00FA5BB4">
            <w:pPr>
              <w:spacing w:after="0" w:line="240" w:lineRule="auto"/>
              <w:rPr>
                <w:b/>
              </w:rPr>
            </w:pPr>
            <w:r>
              <w:rPr>
                <w:b/>
              </w:rPr>
              <w:t>Beilagen</w:t>
            </w:r>
          </w:p>
        </w:tc>
        <w:tc>
          <w:tcPr>
            <w:tcW w:w="7156" w:type="dxa"/>
            <w:vAlign w:val="center"/>
          </w:tcPr>
          <w:p w:rsidR="001B1FDD" w:rsidRPr="00C10BBE" w:rsidRDefault="00B548F4" w:rsidP="00FA5BB4">
            <w:pPr>
              <w:spacing w:after="0" w:line="240" w:lineRule="auto"/>
              <w:rPr>
                <w:highlight w:val="yellow"/>
              </w:rPr>
            </w:pPr>
            <w:r w:rsidRPr="00C10BBE">
              <w:rPr>
                <w:highlight w:val="yellow"/>
              </w:rPr>
              <w:t>&lt;Dateinamen einfügen&gt;</w:t>
            </w:r>
          </w:p>
        </w:tc>
      </w:tr>
    </w:tbl>
    <w:p w:rsidR="00F726F8" w:rsidRDefault="00F726F8"/>
    <w:p w:rsidR="001628B6" w:rsidRPr="001628B6" w:rsidRDefault="001628B6" w:rsidP="00145123">
      <w:pPr>
        <w:pStyle w:val="Titel"/>
      </w:pPr>
      <w:r w:rsidRPr="001628B6">
        <w:t>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055"/>
        <w:gridCol w:w="7156"/>
      </w:tblGrid>
      <w:tr w:rsidR="00AC658F" w:rsidTr="006C44CC">
        <w:trPr>
          <w:trHeight w:val="397"/>
        </w:trPr>
        <w:tc>
          <w:tcPr>
            <w:tcW w:w="2055" w:type="dxa"/>
            <w:vAlign w:val="center"/>
          </w:tcPr>
          <w:p w:rsidR="00AC658F" w:rsidRPr="00633C03" w:rsidRDefault="00AC658F" w:rsidP="006C44CC">
            <w:pPr>
              <w:spacing w:after="0" w:line="240" w:lineRule="auto"/>
              <w:rPr>
                <w:b/>
              </w:rPr>
            </w:pPr>
            <w:r>
              <w:rPr>
                <w:b/>
              </w:rPr>
              <w:t>Dokument</w:t>
            </w:r>
          </w:p>
        </w:tc>
        <w:tc>
          <w:tcPr>
            <w:tcW w:w="7156" w:type="dxa"/>
            <w:vAlign w:val="center"/>
          </w:tcPr>
          <w:p w:rsidR="00AC658F" w:rsidRDefault="00AC658F" w:rsidP="00996BE8">
            <w:pPr>
              <w:spacing w:after="0" w:line="240" w:lineRule="auto"/>
            </w:pPr>
            <w:r w:rsidRPr="00C10BBE">
              <w:t>In Arbeit</w:t>
            </w:r>
            <w:r w:rsidRPr="00C10BBE">
              <w:rPr>
                <w:vanish/>
                <w:color w:val="A6A6A6" w:themeColor="background1" w:themeShade="A6"/>
              </w:rPr>
              <w:t>;</w:t>
            </w:r>
            <w:r w:rsidR="007F3954" w:rsidRPr="00C10BBE">
              <w:rPr>
                <w:vanish/>
                <w:color w:val="A6A6A6" w:themeColor="background1" w:themeShade="A6"/>
              </w:rPr>
              <w:t xml:space="preserve"> </w:t>
            </w:r>
            <w:r w:rsidRPr="00C10BBE">
              <w:rPr>
                <w:vanish/>
                <w:color w:val="A6A6A6" w:themeColor="background1" w:themeShade="A6"/>
              </w:rPr>
              <w:t xml:space="preserve">Entwurf; </w:t>
            </w:r>
            <w:r w:rsidR="007F3954" w:rsidRPr="00C10BBE">
              <w:rPr>
                <w:vanish/>
                <w:color w:val="A6A6A6" w:themeColor="background1" w:themeShade="A6"/>
              </w:rPr>
              <w:t>Vorschlag; Genehmigt; Abgelöst;</w:t>
            </w:r>
            <w:r w:rsidR="00996BE8" w:rsidRPr="00C10BBE">
              <w:rPr>
                <w:vanish/>
                <w:color w:val="A6A6A6" w:themeColor="background1" w:themeShade="A6"/>
              </w:rPr>
              <w:t xml:space="preserve"> </w:t>
            </w:r>
            <w:r w:rsidRPr="00C10BBE">
              <w:rPr>
                <w:vanish/>
                <w:color w:val="A6A6A6" w:themeColor="background1" w:themeShade="A6"/>
              </w:rPr>
              <w:t>Aufgehoben</w:t>
            </w:r>
          </w:p>
        </w:tc>
      </w:tr>
      <w:tr w:rsidR="001628B6" w:rsidTr="00CF7C0A">
        <w:trPr>
          <w:trHeight w:val="397"/>
        </w:trPr>
        <w:tc>
          <w:tcPr>
            <w:tcW w:w="2055" w:type="dxa"/>
            <w:vAlign w:val="center"/>
          </w:tcPr>
          <w:p w:rsidR="001628B6" w:rsidRDefault="001628B6" w:rsidP="00314B9A">
            <w:pPr>
              <w:spacing w:after="0" w:line="240" w:lineRule="auto"/>
              <w:rPr>
                <w:b/>
              </w:rPr>
            </w:pPr>
            <w:r>
              <w:rPr>
                <w:b/>
              </w:rPr>
              <w:t>Version</w:t>
            </w:r>
          </w:p>
        </w:tc>
        <w:tc>
          <w:tcPr>
            <w:tcW w:w="7156" w:type="dxa"/>
            <w:vAlign w:val="center"/>
          </w:tcPr>
          <w:p w:rsidR="001628B6" w:rsidRDefault="00C10BBE" w:rsidP="00314B9A">
            <w:pPr>
              <w:spacing w:after="0" w:line="240" w:lineRule="auto"/>
            </w:pPr>
            <w:r>
              <w:t>1.1</w:t>
            </w:r>
          </w:p>
        </w:tc>
      </w:tr>
      <w:tr w:rsidR="001628B6" w:rsidTr="00CF7C0A">
        <w:trPr>
          <w:trHeight w:val="397"/>
        </w:trPr>
        <w:tc>
          <w:tcPr>
            <w:tcW w:w="2055" w:type="dxa"/>
            <w:vAlign w:val="center"/>
          </w:tcPr>
          <w:p w:rsidR="001628B6" w:rsidRDefault="00CF7C0A" w:rsidP="00314B9A">
            <w:pPr>
              <w:spacing w:after="0" w:line="240" w:lineRule="auto"/>
              <w:rPr>
                <w:b/>
              </w:rPr>
            </w:pPr>
            <w:r>
              <w:rPr>
                <w:b/>
              </w:rPr>
              <w:t>Änderung</w:t>
            </w:r>
          </w:p>
        </w:tc>
        <w:tc>
          <w:tcPr>
            <w:tcW w:w="7156" w:type="dxa"/>
            <w:vAlign w:val="center"/>
          </w:tcPr>
          <w:p w:rsidR="001628B6" w:rsidRDefault="001628B6" w:rsidP="00C10BBE">
            <w:pPr>
              <w:spacing w:after="0" w:line="240" w:lineRule="auto"/>
            </w:pPr>
            <w:r>
              <w:t>Minor</w:t>
            </w:r>
            <w:r w:rsidR="00CF7C0A">
              <w:t xml:space="preserve"> Change</w:t>
            </w:r>
          </w:p>
        </w:tc>
      </w:tr>
      <w:tr w:rsidR="001628B6" w:rsidTr="00CF7C0A">
        <w:trPr>
          <w:trHeight w:val="397"/>
        </w:trPr>
        <w:tc>
          <w:tcPr>
            <w:tcW w:w="2055" w:type="dxa"/>
            <w:vAlign w:val="center"/>
          </w:tcPr>
          <w:p w:rsidR="001628B6" w:rsidRPr="00633C03" w:rsidRDefault="001628B6" w:rsidP="00314B9A">
            <w:pPr>
              <w:spacing w:after="0" w:line="240" w:lineRule="auto"/>
              <w:rPr>
                <w:b/>
              </w:rPr>
            </w:pPr>
            <w:r w:rsidRPr="00633C03">
              <w:rPr>
                <w:b/>
              </w:rPr>
              <w:t>Ersetzt Version</w:t>
            </w:r>
          </w:p>
        </w:tc>
        <w:tc>
          <w:tcPr>
            <w:tcW w:w="7156" w:type="dxa"/>
            <w:vAlign w:val="center"/>
          </w:tcPr>
          <w:p w:rsidR="001628B6" w:rsidRPr="00C10BBE" w:rsidRDefault="00C10BBE" w:rsidP="00314B9A">
            <w:pPr>
              <w:spacing w:after="0" w:line="240" w:lineRule="auto"/>
              <w:rPr>
                <w:highlight w:val="cyan"/>
              </w:rPr>
            </w:pPr>
            <w:r w:rsidRPr="00C10BBE">
              <w:rPr>
                <w:highlight w:val="cyan"/>
              </w:rPr>
              <w:t>Keine – Version 1.0 bleibt gültig</w:t>
            </w:r>
          </w:p>
        </w:tc>
      </w:tr>
      <w:tr w:rsidR="001628B6" w:rsidTr="00CF7C0A">
        <w:trPr>
          <w:trHeight w:val="397"/>
        </w:trPr>
        <w:tc>
          <w:tcPr>
            <w:tcW w:w="2055" w:type="dxa"/>
            <w:vAlign w:val="center"/>
          </w:tcPr>
          <w:p w:rsidR="001628B6" w:rsidRPr="00F04802" w:rsidRDefault="001628B6" w:rsidP="00314B9A">
            <w:pPr>
              <w:spacing w:after="0" w:line="240" w:lineRule="auto"/>
              <w:rPr>
                <w:b/>
              </w:rPr>
            </w:pPr>
            <w:r w:rsidRPr="00F04802">
              <w:rPr>
                <w:b/>
              </w:rPr>
              <w:t>Ausgabedatum</w:t>
            </w:r>
          </w:p>
        </w:tc>
        <w:tc>
          <w:tcPr>
            <w:tcW w:w="7156" w:type="dxa"/>
            <w:vAlign w:val="center"/>
          </w:tcPr>
          <w:p w:rsidR="001628B6" w:rsidRPr="00C10BBE" w:rsidRDefault="001628B6" w:rsidP="008B520B">
            <w:pPr>
              <w:spacing w:after="0" w:line="240" w:lineRule="auto"/>
              <w:rPr>
                <w:highlight w:val="yellow"/>
              </w:rPr>
            </w:pPr>
            <w:r w:rsidRPr="00C10BBE">
              <w:rPr>
                <w:highlight w:val="yellow"/>
              </w:rPr>
              <w:t>201</w:t>
            </w:r>
            <w:r w:rsidR="008B520B" w:rsidRPr="00C10BBE">
              <w:rPr>
                <w:highlight w:val="yellow"/>
              </w:rPr>
              <w:t>X</w:t>
            </w:r>
            <w:r w:rsidRPr="00C10BBE">
              <w:rPr>
                <w:highlight w:val="yellow"/>
              </w:rPr>
              <w:t>-XX-XX</w:t>
            </w:r>
          </w:p>
        </w:tc>
      </w:tr>
      <w:tr w:rsidR="00CF7C0A" w:rsidTr="006C44CC">
        <w:trPr>
          <w:trHeight w:val="397"/>
        </w:trPr>
        <w:tc>
          <w:tcPr>
            <w:tcW w:w="2055" w:type="dxa"/>
            <w:vAlign w:val="center"/>
          </w:tcPr>
          <w:p w:rsidR="00CF7C0A" w:rsidRDefault="00CF7C0A" w:rsidP="006C44CC">
            <w:pPr>
              <w:spacing w:after="0" w:line="240" w:lineRule="auto"/>
              <w:rPr>
                <w:b/>
              </w:rPr>
            </w:pPr>
            <w:r>
              <w:rPr>
                <w:b/>
              </w:rPr>
              <w:t>Genehmigt am</w:t>
            </w:r>
          </w:p>
        </w:tc>
        <w:tc>
          <w:tcPr>
            <w:tcW w:w="7156" w:type="dxa"/>
            <w:vAlign w:val="center"/>
          </w:tcPr>
          <w:p w:rsidR="00CF7C0A" w:rsidRPr="00C10BBE" w:rsidRDefault="008B520B" w:rsidP="006C44CC">
            <w:pPr>
              <w:spacing w:after="0" w:line="240" w:lineRule="auto"/>
              <w:rPr>
                <w:highlight w:val="yellow"/>
              </w:rPr>
            </w:pPr>
            <w:r w:rsidRPr="00C10BBE">
              <w:rPr>
                <w:highlight w:val="yellow"/>
              </w:rPr>
              <w:t>201X</w:t>
            </w:r>
            <w:r w:rsidR="00CF7C0A" w:rsidRPr="00C10BBE">
              <w:rPr>
                <w:highlight w:val="yellow"/>
              </w:rPr>
              <w:t>-XX-XX</w:t>
            </w:r>
          </w:p>
        </w:tc>
      </w:tr>
      <w:tr w:rsidR="001628B6" w:rsidTr="00CF7C0A">
        <w:trPr>
          <w:trHeight w:val="397"/>
        </w:trPr>
        <w:tc>
          <w:tcPr>
            <w:tcW w:w="2055" w:type="dxa"/>
            <w:vAlign w:val="center"/>
          </w:tcPr>
          <w:p w:rsidR="001628B6" w:rsidRDefault="001628B6" w:rsidP="00314B9A">
            <w:pPr>
              <w:spacing w:after="0" w:line="240" w:lineRule="auto"/>
              <w:rPr>
                <w:b/>
              </w:rPr>
            </w:pPr>
            <w:r>
              <w:rPr>
                <w:b/>
              </w:rPr>
              <w:t xml:space="preserve">Überprüft am </w:t>
            </w:r>
          </w:p>
        </w:tc>
        <w:tc>
          <w:tcPr>
            <w:tcW w:w="7156" w:type="dxa"/>
            <w:vAlign w:val="center"/>
          </w:tcPr>
          <w:p w:rsidR="001628B6" w:rsidRPr="00C10BBE" w:rsidRDefault="001628B6" w:rsidP="00314B9A">
            <w:pPr>
              <w:spacing w:after="0" w:line="240" w:lineRule="auto"/>
              <w:rPr>
                <w:highlight w:val="yellow"/>
              </w:rPr>
            </w:pPr>
            <w:r w:rsidRPr="00C10BBE">
              <w:rPr>
                <w:highlight w:val="yellow"/>
              </w:rPr>
              <w:t>20XX-XX-XX</w:t>
            </w:r>
          </w:p>
        </w:tc>
      </w:tr>
    </w:tbl>
    <w:p w:rsidR="001628B6" w:rsidRDefault="001628B6"/>
    <w:p w:rsidR="001628B6" w:rsidRPr="00145123" w:rsidRDefault="001628B6" w:rsidP="00145123">
      <w:pPr>
        <w:pStyle w:val="Titel"/>
      </w:pPr>
      <w:r w:rsidRPr="00145123">
        <w:t>Autor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055"/>
        <w:gridCol w:w="7156"/>
      </w:tblGrid>
      <w:tr w:rsidR="001B1FDD" w:rsidTr="00CF7C0A">
        <w:trPr>
          <w:trHeight w:val="397"/>
        </w:trPr>
        <w:tc>
          <w:tcPr>
            <w:tcW w:w="2055" w:type="dxa"/>
            <w:tcBorders>
              <w:bottom w:val="single" w:sz="4" w:space="0" w:color="auto"/>
            </w:tcBorders>
            <w:vAlign w:val="center"/>
          </w:tcPr>
          <w:p w:rsidR="001B1FDD" w:rsidRDefault="001B1FDD" w:rsidP="00FA5BB4">
            <w:pPr>
              <w:spacing w:after="0" w:line="240" w:lineRule="auto"/>
              <w:rPr>
                <w:b/>
              </w:rPr>
            </w:pPr>
            <w:r>
              <w:rPr>
                <w:b/>
              </w:rPr>
              <w:t>Fachgruppe</w:t>
            </w:r>
          </w:p>
        </w:tc>
        <w:tc>
          <w:tcPr>
            <w:tcW w:w="7156" w:type="dxa"/>
            <w:tcBorders>
              <w:bottom w:val="single" w:sz="4" w:space="0" w:color="auto"/>
            </w:tcBorders>
            <w:vAlign w:val="center"/>
          </w:tcPr>
          <w:p w:rsidR="001B1FDD" w:rsidRDefault="00C10BBE" w:rsidP="00C10BBE">
            <w:r>
              <w:t>Fachgruppe Digitale Archivierung</w:t>
            </w:r>
          </w:p>
        </w:tc>
      </w:tr>
      <w:tr w:rsidR="00F726F8" w:rsidTr="00CF7C0A">
        <w:trPr>
          <w:trHeight w:val="397"/>
        </w:trPr>
        <w:tc>
          <w:tcPr>
            <w:tcW w:w="2055" w:type="dxa"/>
            <w:tcBorders>
              <w:bottom w:val="nil"/>
              <w:right w:val="single" w:sz="4" w:space="0" w:color="auto"/>
            </w:tcBorders>
            <w:vAlign w:val="center"/>
          </w:tcPr>
          <w:p w:rsidR="00F726F8" w:rsidRDefault="0000242B" w:rsidP="00FA5BB4">
            <w:pPr>
              <w:spacing w:after="0" w:line="240" w:lineRule="auto"/>
              <w:rPr>
                <w:b/>
              </w:rPr>
            </w:pPr>
            <w:r>
              <w:rPr>
                <w:b/>
              </w:rPr>
              <w:t>Kontaktperson</w:t>
            </w:r>
          </w:p>
        </w:tc>
        <w:tc>
          <w:tcPr>
            <w:tcW w:w="7156" w:type="dxa"/>
            <w:tcBorders>
              <w:left w:val="single" w:sz="4" w:space="0" w:color="auto"/>
              <w:bottom w:val="nil"/>
            </w:tcBorders>
            <w:vAlign w:val="center"/>
          </w:tcPr>
          <w:p w:rsidR="00F726F8" w:rsidRDefault="00F726F8" w:rsidP="00FA5BB4">
            <w:pPr>
              <w:tabs>
                <w:tab w:val="left" w:pos="1772"/>
              </w:tabs>
              <w:spacing w:after="0" w:line="240" w:lineRule="auto"/>
            </w:pPr>
          </w:p>
        </w:tc>
      </w:tr>
      <w:tr w:rsidR="00F726F8" w:rsidTr="00CF7C0A">
        <w:trPr>
          <w:trHeight w:val="318"/>
        </w:trPr>
        <w:tc>
          <w:tcPr>
            <w:tcW w:w="2055" w:type="dxa"/>
            <w:tcBorders>
              <w:top w:val="nil"/>
              <w:bottom w:val="nil"/>
              <w:right w:val="single" w:sz="4" w:space="0" w:color="auto"/>
            </w:tcBorders>
            <w:vAlign w:val="center"/>
          </w:tcPr>
          <w:p w:rsidR="00F726F8" w:rsidRPr="00F726F8" w:rsidRDefault="00F726F8" w:rsidP="00FA5BB4">
            <w:pPr>
              <w:tabs>
                <w:tab w:val="left" w:pos="1772"/>
              </w:tabs>
              <w:spacing w:after="0" w:line="240" w:lineRule="auto"/>
            </w:pPr>
            <w:r>
              <w:t>Name Vorname</w:t>
            </w:r>
          </w:p>
        </w:tc>
        <w:tc>
          <w:tcPr>
            <w:tcW w:w="7156" w:type="dxa"/>
            <w:tcBorders>
              <w:top w:val="nil"/>
              <w:left w:val="single" w:sz="4" w:space="0" w:color="auto"/>
              <w:bottom w:val="nil"/>
            </w:tcBorders>
            <w:vAlign w:val="center"/>
          </w:tcPr>
          <w:p w:rsidR="00F726F8" w:rsidRDefault="00C10BBE" w:rsidP="00C10BBE">
            <w:pPr>
              <w:tabs>
                <w:tab w:val="left" w:pos="1772"/>
              </w:tabs>
              <w:spacing w:after="0" w:line="240" w:lineRule="auto"/>
            </w:pPr>
            <w:r>
              <w:t xml:space="preserve">Georg Büchler, </w:t>
            </w:r>
          </w:p>
        </w:tc>
      </w:tr>
      <w:tr w:rsidR="00F726F8" w:rsidTr="00CF7C0A">
        <w:trPr>
          <w:trHeight w:val="318"/>
        </w:trPr>
        <w:tc>
          <w:tcPr>
            <w:tcW w:w="2055" w:type="dxa"/>
            <w:tcBorders>
              <w:top w:val="nil"/>
              <w:bottom w:val="nil"/>
              <w:right w:val="single" w:sz="4" w:space="0" w:color="auto"/>
            </w:tcBorders>
            <w:vAlign w:val="center"/>
          </w:tcPr>
          <w:p w:rsidR="00F726F8" w:rsidRPr="00F726F8" w:rsidRDefault="00F726F8" w:rsidP="00FA5BB4">
            <w:pPr>
              <w:tabs>
                <w:tab w:val="left" w:pos="1772"/>
              </w:tabs>
              <w:spacing w:after="0" w:line="240" w:lineRule="auto"/>
            </w:pPr>
            <w:r>
              <w:t>Organisation</w:t>
            </w:r>
          </w:p>
        </w:tc>
        <w:tc>
          <w:tcPr>
            <w:tcW w:w="7156" w:type="dxa"/>
            <w:tcBorders>
              <w:top w:val="nil"/>
              <w:left w:val="single" w:sz="4" w:space="0" w:color="auto"/>
              <w:bottom w:val="nil"/>
            </w:tcBorders>
            <w:vAlign w:val="center"/>
          </w:tcPr>
          <w:p w:rsidR="00F726F8" w:rsidRDefault="00C10BBE" w:rsidP="00FA5BB4">
            <w:pPr>
              <w:tabs>
                <w:tab w:val="left" w:pos="1772"/>
              </w:tabs>
              <w:spacing w:after="0" w:line="240" w:lineRule="auto"/>
            </w:pPr>
            <w:r>
              <w:t>KOST</w:t>
            </w:r>
          </w:p>
        </w:tc>
      </w:tr>
      <w:tr w:rsidR="00F726F8" w:rsidTr="00CF7C0A">
        <w:trPr>
          <w:trHeight w:val="318"/>
        </w:trPr>
        <w:tc>
          <w:tcPr>
            <w:tcW w:w="2055" w:type="dxa"/>
            <w:tcBorders>
              <w:top w:val="nil"/>
              <w:bottom w:val="nil"/>
              <w:right w:val="single" w:sz="4" w:space="0" w:color="auto"/>
            </w:tcBorders>
            <w:vAlign w:val="center"/>
          </w:tcPr>
          <w:p w:rsidR="00F726F8" w:rsidRPr="00F726F8" w:rsidRDefault="00F726F8" w:rsidP="00FA5BB4">
            <w:pPr>
              <w:tabs>
                <w:tab w:val="left" w:pos="1772"/>
              </w:tabs>
              <w:spacing w:after="0" w:line="240" w:lineRule="auto"/>
            </w:pPr>
            <w:r>
              <w:t>E-Mail</w:t>
            </w:r>
          </w:p>
        </w:tc>
        <w:tc>
          <w:tcPr>
            <w:tcW w:w="7156" w:type="dxa"/>
            <w:tcBorders>
              <w:top w:val="nil"/>
              <w:left w:val="single" w:sz="4" w:space="0" w:color="auto"/>
              <w:bottom w:val="nil"/>
            </w:tcBorders>
            <w:vAlign w:val="center"/>
          </w:tcPr>
          <w:p w:rsidR="00F726F8" w:rsidRDefault="00523F32" w:rsidP="00FA5BB4">
            <w:pPr>
              <w:tabs>
                <w:tab w:val="left" w:pos="1772"/>
              </w:tabs>
              <w:spacing w:after="0" w:line="240" w:lineRule="auto"/>
            </w:pPr>
            <w:hyperlink r:id="rId8" w:history="1">
              <w:r w:rsidR="00C10BBE" w:rsidRPr="00757B27">
                <w:rPr>
                  <w:rStyle w:val="Hyperlink"/>
                  <w:rFonts w:ascii="Arial" w:hAnsi="Arial"/>
                  <w:sz w:val="22"/>
                </w:rPr>
                <w:t>georg.buechler@kost.admin.ch</w:t>
              </w:r>
            </w:hyperlink>
          </w:p>
        </w:tc>
      </w:tr>
      <w:tr w:rsidR="00F726F8" w:rsidTr="00CF7C0A">
        <w:trPr>
          <w:trHeight w:val="397"/>
        </w:trPr>
        <w:tc>
          <w:tcPr>
            <w:tcW w:w="2055" w:type="dxa"/>
            <w:tcBorders>
              <w:top w:val="nil"/>
              <w:right w:val="single" w:sz="4" w:space="0" w:color="auto"/>
            </w:tcBorders>
            <w:vAlign w:val="center"/>
          </w:tcPr>
          <w:p w:rsidR="00F726F8" w:rsidRPr="00FB3FE4" w:rsidRDefault="00F726F8" w:rsidP="00FB3FE4">
            <w:pPr>
              <w:tabs>
                <w:tab w:val="left" w:pos="1772"/>
              </w:tabs>
              <w:spacing w:after="0" w:line="240" w:lineRule="auto"/>
            </w:pPr>
            <w:r>
              <w:t>Telefon</w:t>
            </w:r>
          </w:p>
        </w:tc>
        <w:tc>
          <w:tcPr>
            <w:tcW w:w="7156" w:type="dxa"/>
            <w:tcBorders>
              <w:top w:val="nil"/>
              <w:left w:val="single" w:sz="4" w:space="0" w:color="auto"/>
            </w:tcBorders>
            <w:vAlign w:val="center"/>
          </w:tcPr>
          <w:p w:rsidR="00F726F8" w:rsidRDefault="00C10BBE" w:rsidP="00FB3FE4">
            <w:pPr>
              <w:tabs>
                <w:tab w:val="left" w:pos="1772"/>
              </w:tabs>
              <w:spacing w:after="0" w:line="240" w:lineRule="auto"/>
            </w:pPr>
            <w:r w:rsidRPr="009334F6">
              <w:t>079 463 98 90</w:t>
            </w:r>
          </w:p>
        </w:tc>
      </w:tr>
      <w:tr w:rsidR="00D77F86" w:rsidTr="00CF7C0A">
        <w:trPr>
          <w:trHeight w:val="397"/>
        </w:trPr>
        <w:tc>
          <w:tcPr>
            <w:tcW w:w="2055" w:type="dxa"/>
            <w:vAlign w:val="center"/>
          </w:tcPr>
          <w:p w:rsidR="00D77F86" w:rsidRDefault="001B1FDD" w:rsidP="00FA5BB4">
            <w:pPr>
              <w:rPr>
                <w:b/>
              </w:rPr>
            </w:pPr>
            <w:r>
              <w:rPr>
                <w:b/>
              </w:rPr>
              <w:t>Herausgeber</w:t>
            </w:r>
          </w:p>
        </w:tc>
        <w:tc>
          <w:tcPr>
            <w:tcW w:w="7156" w:type="dxa"/>
            <w:vAlign w:val="center"/>
          </w:tcPr>
          <w:p w:rsidR="00D77F86" w:rsidRDefault="00D77F86" w:rsidP="00FA5BB4">
            <w:pPr>
              <w:spacing w:after="0"/>
            </w:pPr>
            <w:r>
              <w:t xml:space="preserve">Verein eCH, </w:t>
            </w:r>
            <w:r w:rsidR="001C0447">
              <w:rPr>
                <w:szCs w:val="22"/>
              </w:rPr>
              <w:t>Mainaustrasse 30</w:t>
            </w:r>
            <w:r>
              <w:t>,</w:t>
            </w:r>
            <w:r w:rsidR="00B14694">
              <w:t xml:space="preserve"> Postfach,</w:t>
            </w:r>
            <w:r>
              <w:t xml:space="preserve"> </w:t>
            </w:r>
            <w:r w:rsidR="001C0447">
              <w:t>80</w:t>
            </w:r>
            <w:r w:rsidR="00B14694">
              <w:t>34</w:t>
            </w:r>
            <w:r>
              <w:t xml:space="preserve"> </w:t>
            </w:r>
            <w:r w:rsidR="001C0447">
              <w:t>Zürich</w:t>
            </w:r>
          </w:p>
          <w:p w:rsidR="00D77F86" w:rsidRPr="00F619FB" w:rsidRDefault="00D77F86" w:rsidP="00FA5BB4">
            <w:pPr>
              <w:spacing w:after="0"/>
              <w:rPr>
                <w:szCs w:val="22"/>
              </w:rPr>
            </w:pPr>
            <w:r w:rsidRPr="00F619FB">
              <w:rPr>
                <w:szCs w:val="22"/>
              </w:rPr>
              <w:t xml:space="preserve">T </w:t>
            </w:r>
            <w:r w:rsidR="001C0447" w:rsidRPr="00F619FB">
              <w:rPr>
                <w:szCs w:val="22"/>
              </w:rPr>
              <w:t>044 388 74 64</w:t>
            </w:r>
            <w:r w:rsidRPr="00F619FB">
              <w:rPr>
                <w:szCs w:val="22"/>
              </w:rPr>
              <w:t xml:space="preserve">, F </w:t>
            </w:r>
            <w:r w:rsidR="001C0447" w:rsidRPr="00F619FB">
              <w:rPr>
                <w:szCs w:val="22"/>
              </w:rPr>
              <w:t>0</w:t>
            </w:r>
            <w:r w:rsidR="001C0447" w:rsidRPr="00F619FB">
              <w:rPr>
                <w:rFonts w:cs="Arial"/>
                <w:szCs w:val="22"/>
              </w:rPr>
              <w:t>44 388 71 80</w:t>
            </w:r>
          </w:p>
          <w:p w:rsidR="00D77F86" w:rsidRDefault="00523F32" w:rsidP="00FB3FE4">
            <w:pPr>
              <w:spacing w:after="80"/>
            </w:pPr>
            <w:hyperlink r:id="rId9" w:history="1">
              <w:r w:rsidR="001B20EF">
                <w:rPr>
                  <w:rStyle w:val="Hyperlink"/>
                  <w:rFonts w:ascii="Arial" w:hAnsi="Arial"/>
                  <w:sz w:val="22"/>
                </w:rPr>
                <w:t>www.ech.ch</w:t>
              </w:r>
            </w:hyperlink>
            <w:r w:rsidR="001B20EF">
              <w:t xml:space="preserve"> </w:t>
            </w:r>
            <w:r w:rsidR="00D77F86" w:rsidRPr="001C0447">
              <w:t>/</w:t>
            </w:r>
            <w:r w:rsidR="00D77F86">
              <w:t xml:space="preserve"> </w:t>
            </w:r>
            <w:hyperlink r:id="rId10" w:history="1">
              <w:r w:rsidR="00D77F86" w:rsidRPr="001B20EF">
                <w:rPr>
                  <w:rStyle w:val="Hyperlink"/>
                  <w:rFonts w:ascii="Arial" w:hAnsi="Arial"/>
                  <w:sz w:val="22"/>
                </w:rPr>
                <w:t>info@ech.ch</w:t>
              </w:r>
            </w:hyperlink>
          </w:p>
        </w:tc>
      </w:tr>
    </w:tbl>
    <w:p w:rsidR="00565A37" w:rsidRDefault="00565A37"/>
    <w:p w:rsidR="00565A37" w:rsidRDefault="006A53C0" w:rsidP="001116F6">
      <w:pPr>
        <w:pStyle w:val="Titel"/>
      </w:pPr>
      <w:r>
        <w:br w:type="page"/>
      </w:r>
      <w:r w:rsidR="00565A37">
        <w:lastRenderedPageBreak/>
        <w:t>Zusammenfassung</w:t>
      </w:r>
    </w:p>
    <w:p w:rsidR="00A62DFA" w:rsidRPr="00366E84" w:rsidRDefault="006B7F32" w:rsidP="00A62DFA">
      <w:pPr>
        <w:rPr>
          <w:vanish/>
          <w:color w:val="A6A6A6" w:themeColor="background1" w:themeShade="A6"/>
        </w:rPr>
      </w:pPr>
      <w:r w:rsidRPr="00366E84">
        <w:rPr>
          <w:vanish/>
          <w:color w:val="A6A6A6" w:themeColor="background1" w:themeShade="A6"/>
        </w:rPr>
        <w:t>&lt;Die Zusammenfassung kurz und übersichtlich gestalten, mit folgenden Inhalten:</w:t>
      </w:r>
    </w:p>
    <w:p w:rsidR="006B7F32" w:rsidRPr="00366E84" w:rsidRDefault="006B7F32" w:rsidP="006B7F32">
      <w:pPr>
        <w:numPr>
          <w:ilvl w:val="0"/>
          <w:numId w:val="6"/>
        </w:numPr>
        <w:rPr>
          <w:vanish/>
          <w:color w:val="A6A6A6" w:themeColor="background1" w:themeShade="A6"/>
        </w:rPr>
      </w:pPr>
      <w:r w:rsidRPr="00366E84">
        <w:rPr>
          <w:vanish/>
          <w:color w:val="A6A6A6" w:themeColor="background1" w:themeShade="A6"/>
        </w:rPr>
        <w:t>Kurze Beschreibung worum es in diesem Dokument geht</w:t>
      </w:r>
    </w:p>
    <w:p w:rsidR="006B7F32" w:rsidRPr="00366E84" w:rsidRDefault="006B7F32" w:rsidP="006B7F32">
      <w:pPr>
        <w:numPr>
          <w:ilvl w:val="0"/>
          <w:numId w:val="6"/>
        </w:numPr>
        <w:rPr>
          <w:vanish/>
          <w:color w:val="A6A6A6" w:themeColor="background1" w:themeShade="A6"/>
        </w:rPr>
      </w:pPr>
      <w:r w:rsidRPr="00366E84">
        <w:rPr>
          <w:vanish/>
          <w:color w:val="A6A6A6" w:themeColor="background1" w:themeShade="A6"/>
        </w:rPr>
        <w:t>An welches Publikum richtet sich das Dokument (Techniker, Administration etc.)</w:t>
      </w:r>
    </w:p>
    <w:p w:rsidR="006B7F32" w:rsidRPr="00366E84" w:rsidRDefault="006B7F32" w:rsidP="006B7F32">
      <w:pPr>
        <w:numPr>
          <w:ilvl w:val="0"/>
          <w:numId w:val="6"/>
        </w:numPr>
        <w:rPr>
          <w:vanish/>
          <w:color w:val="A6A6A6" w:themeColor="background1" w:themeShade="A6"/>
        </w:rPr>
      </w:pPr>
      <w:r w:rsidRPr="00366E84">
        <w:rPr>
          <w:vanish/>
          <w:color w:val="A6A6A6" w:themeColor="background1" w:themeShade="A6"/>
        </w:rPr>
        <w:t>Den Kontext des Dokuments beschreiben: Die wichtigsten Anwendungsfälle nennen (Geschäftsprozesse, Kommunikation zwischen Systemen, Definition von Daten etc.)&gt;</w:t>
      </w:r>
    </w:p>
    <w:p w:rsidR="00366E84" w:rsidRPr="00662A39" w:rsidRDefault="00366E84" w:rsidP="00366E84">
      <w:r w:rsidRPr="00662A39">
        <w:t xml:space="preserve">Dieses Dokument </w:t>
      </w:r>
      <w:r>
        <w:t>spezifiziert eine Ablieferungsschnittstelle für Dossiers und Dokumente aus Geschäftsverwaltungssystemen, Fachanwendungen/Datenbanken und Dateisammlungen an ein Archiv. Es handelt sich dabei um eine Präzisierung des Submission Information Packages SIP, einem der Kernkonzepte des Open Archival Information Systems OAIS (ISO 14721:2003), des zentralen Referenzmodells für die Archivierung digitaler Unterlagen.</w:t>
      </w:r>
    </w:p>
    <w:p w:rsidR="00366E84" w:rsidRDefault="00366E84" w:rsidP="00366E84">
      <w:r>
        <w:t>Die Grundlage für das vorliegende Dokument bildet die Spezifikation Submission Information Package (SIP), Version 4.0, des Schweizerischen Bundesarchivs BAR. In diese Spezifikation sind Ergänzungen und Korrekturen aus den in der Koordinationsstelle für die dauerhafte Archivierung digitaler Unterlagen KOST vertretenen Archiven eingeflossen. Die Schnittstelle wird vom BAR und von verschiedenen Schweizer Staatsarchiven bereits verwendet.</w:t>
      </w:r>
    </w:p>
    <w:p w:rsidR="002B0382" w:rsidRDefault="002B0382" w:rsidP="00366E84">
      <w:r>
        <w:t>Im Minor Release wurden weitere Lockerungen vorgenommen, Archivneutrale Form</w:t>
      </w:r>
      <w:r w:rsidR="00A11093">
        <w:t>ulieren in den XSD-Dateien gewählt</w:t>
      </w:r>
      <w:r>
        <w:t xml:space="preserve"> und das Addendum zur Version 1.0 implementiert.</w:t>
      </w:r>
    </w:p>
    <w:p w:rsidR="00A11093" w:rsidRDefault="00A11093" w:rsidP="00A11093">
      <w:r>
        <w:t>Die vorliegende Version 1.1 ersetzt nicht die Version 1.0. Das heisst, dass die Version 1.0 nach wie vor gültig bleibt.</w:t>
      </w:r>
    </w:p>
    <w:p w:rsidR="00A11093" w:rsidRDefault="00A11093" w:rsidP="00366E84"/>
    <w:p w:rsidR="00366E84" w:rsidRDefault="00366E84" w:rsidP="00366E84"/>
    <w:p w:rsidR="00565A37" w:rsidRDefault="006B7F32">
      <w:pPr>
        <w:pStyle w:val="Nebentitel"/>
      </w:pPr>
      <w:r>
        <w:br w:type="page"/>
      </w:r>
      <w:r w:rsidR="00565A37">
        <w:lastRenderedPageBreak/>
        <w:t xml:space="preserve">Inhaltsverzeichnis </w:t>
      </w:r>
    </w:p>
    <w:p w:rsidR="00D27DF7" w:rsidRDefault="00D322C7">
      <w:pPr>
        <w:pStyle w:val="Verzeichnis1"/>
        <w:tabs>
          <w:tab w:val="left" w:pos="425"/>
        </w:tabs>
        <w:rPr>
          <w:rFonts w:asciiTheme="minorHAnsi" w:eastAsiaTheme="minorEastAsia" w:hAnsiTheme="minorHAnsi" w:cstheme="minorBidi"/>
          <w:b w:val="0"/>
          <w:noProof/>
          <w:szCs w:val="22"/>
        </w:rPr>
      </w:pPr>
      <w:r>
        <w:fldChar w:fldCharType="begin"/>
      </w:r>
      <w:r w:rsidR="00565A37">
        <w:instrText xml:space="preserve"> TOC \o "1-5" </w:instrText>
      </w:r>
      <w:r>
        <w:fldChar w:fldCharType="separate"/>
      </w:r>
      <w:r w:rsidR="00D27DF7">
        <w:rPr>
          <w:noProof/>
        </w:rPr>
        <w:t>1</w:t>
      </w:r>
      <w:r w:rsidR="00D27DF7">
        <w:rPr>
          <w:rFonts w:asciiTheme="minorHAnsi" w:eastAsiaTheme="minorEastAsia" w:hAnsiTheme="minorHAnsi" w:cstheme="minorBidi"/>
          <w:b w:val="0"/>
          <w:noProof/>
          <w:szCs w:val="22"/>
        </w:rPr>
        <w:tab/>
      </w:r>
      <w:r w:rsidR="00D27DF7">
        <w:rPr>
          <w:noProof/>
        </w:rPr>
        <w:t>Status des Dokuments</w:t>
      </w:r>
      <w:r w:rsidR="00D27DF7">
        <w:rPr>
          <w:noProof/>
        </w:rPr>
        <w:tab/>
      </w:r>
      <w:r w:rsidR="00D27DF7">
        <w:rPr>
          <w:noProof/>
        </w:rPr>
        <w:fldChar w:fldCharType="begin"/>
      </w:r>
      <w:r w:rsidR="00D27DF7">
        <w:rPr>
          <w:noProof/>
        </w:rPr>
        <w:instrText xml:space="preserve"> PAGEREF _Toc396116332 \h </w:instrText>
      </w:r>
      <w:r w:rsidR="00D27DF7">
        <w:rPr>
          <w:noProof/>
        </w:rPr>
      </w:r>
      <w:r w:rsidR="00D27DF7">
        <w:rPr>
          <w:noProof/>
        </w:rPr>
        <w:fldChar w:fldCharType="separate"/>
      </w:r>
      <w:r w:rsidR="00D27DF7">
        <w:rPr>
          <w:noProof/>
        </w:rPr>
        <w:t>5</w:t>
      </w:r>
      <w:r w:rsidR="00D27DF7">
        <w:rPr>
          <w:noProof/>
        </w:rPr>
        <w:fldChar w:fldCharType="end"/>
      </w:r>
    </w:p>
    <w:p w:rsidR="00D27DF7" w:rsidRDefault="00D27DF7">
      <w:pPr>
        <w:pStyle w:val="Verzeichnis1"/>
        <w:tabs>
          <w:tab w:val="left" w:pos="425"/>
        </w:tabs>
        <w:rPr>
          <w:rFonts w:asciiTheme="minorHAnsi" w:eastAsiaTheme="minorEastAsia" w:hAnsiTheme="minorHAnsi" w:cstheme="minorBidi"/>
          <w:b w:val="0"/>
          <w:noProof/>
          <w:szCs w:val="22"/>
        </w:rPr>
      </w:pPr>
      <w:r>
        <w:rPr>
          <w:noProof/>
        </w:rPr>
        <w:t>2</w:t>
      </w:r>
      <w:r>
        <w:rPr>
          <w:rFonts w:asciiTheme="minorHAnsi" w:eastAsiaTheme="minorEastAsia" w:hAnsiTheme="minorHAnsi" w:cstheme="minorBidi"/>
          <w:b w:val="0"/>
          <w:noProof/>
          <w:szCs w:val="22"/>
        </w:rPr>
        <w:tab/>
      </w:r>
      <w:r>
        <w:rPr>
          <w:noProof/>
        </w:rPr>
        <w:t>Einleitung</w:t>
      </w:r>
      <w:r>
        <w:rPr>
          <w:noProof/>
        </w:rPr>
        <w:tab/>
      </w:r>
      <w:r>
        <w:rPr>
          <w:noProof/>
        </w:rPr>
        <w:fldChar w:fldCharType="begin"/>
      </w:r>
      <w:r>
        <w:rPr>
          <w:noProof/>
        </w:rPr>
        <w:instrText xml:space="preserve"> PAGEREF _Toc396116333 \h </w:instrText>
      </w:r>
      <w:r>
        <w:rPr>
          <w:noProof/>
        </w:rPr>
      </w:r>
      <w:r>
        <w:rPr>
          <w:noProof/>
        </w:rPr>
        <w:fldChar w:fldCharType="separate"/>
      </w:r>
      <w:r>
        <w:rPr>
          <w:noProof/>
        </w:rPr>
        <w:t>5</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2.1</w:t>
      </w:r>
      <w:r>
        <w:rPr>
          <w:rFonts w:asciiTheme="minorHAnsi" w:eastAsiaTheme="minorEastAsia" w:hAnsiTheme="minorHAnsi" w:cstheme="minorBidi"/>
          <w:noProof/>
          <w:szCs w:val="22"/>
        </w:rPr>
        <w:tab/>
      </w:r>
      <w:r>
        <w:rPr>
          <w:noProof/>
        </w:rPr>
        <w:t>Ziel und Zweck</w:t>
      </w:r>
      <w:r>
        <w:rPr>
          <w:noProof/>
        </w:rPr>
        <w:tab/>
      </w:r>
      <w:r>
        <w:rPr>
          <w:noProof/>
        </w:rPr>
        <w:fldChar w:fldCharType="begin"/>
      </w:r>
      <w:r>
        <w:rPr>
          <w:noProof/>
        </w:rPr>
        <w:instrText xml:space="preserve"> PAGEREF _Toc396116334 \h </w:instrText>
      </w:r>
      <w:r>
        <w:rPr>
          <w:noProof/>
        </w:rPr>
      </w:r>
      <w:r>
        <w:rPr>
          <w:noProof/>
        </w:rPr>
        <w:fldChar w:fldCharType="separate"/>
      </w:r>
      <w:r>
        <w:rPr>
          <w:noProof/>
        </w:rPr>
        <w:t>5</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2.2</w:t>
      </w:r>
      <w:r>
        <w:rPr>
          <w:rFonts w:asciiTheme="minorHAnsi" w:eastAsiaTheme="minorEastAsia" w:hAnsiTheme="minorHAnsi" w:cstheme="minorBidi"/>
          <w:noProof/>
          <w:szCs w:val="22"/>
        </w:rPr>
        <w:tab/>
      </w:r>
      <w:r>
        <w:rPr>
          <w:noProof/>
        </w:rPr>
        <w:t>Struktur des Dokuments</w:t>
      </w:r>
      <w:r>
        <w:rPr>
          <w:noProof/>
        </w:rPr>
        <w:tab/>
      </w:r>
      <w:r>
        <w:rPr>
          <w:noProof/>
        </w:rPr>
        <w:fldChar w:fldCharType="begin"/>
      </w:r>
      <w:r>
        <w:rPr>
          <w:noProof/>
        </w:rPr>
        <w:instrText xml:space="preserve"> PAGEREF _Toc396116335 \h </w:instrText>
      </w:r>
      <w:r>
        <w:rPr>
          <w:noProof/>
        </w:rPr>
      </w:r>
      <w:r>
        <w:rPr>
          <w:noProof/>
        </w:rPr>
        <w:fldChar w:fldCharType="separate"/>
      </w:r>
      <w:r>
        <w:rPr>
          <w:noProof/>
        </w:rPr>
        <w:t>5</w:t>
      </w:r>
      <w:r>
        <w:rPr>
          <w:noProof/>
        </w:rPr>
        <w:fldChar w:fldCharType="end"/>
      </w:r>
    </w:p>
    <w:p w:rsidR="00D27DF7" w:rsidRDefault="00D27DF7">
      <w:pPr>
        <w:pStyle w:val="Verzeichnis3"/>
        <w:rPr>
          <w:rFonts w:asciiTheme="minorHAnsi" w:eastAsiaTheme="minorEastAsia" w:hAnsiTheme="minorHAnsi" w:cstheme="minorBidi"/>
          <w:noProof/>
          <w:szCs w:val="22"/>
        </w:rPr>
      </w:pPr>
      <w:r>
        <w:rPr>
          <w:noProof/>
        </w:rPr>
        <w:t>2.2.1</w:t>
      </w:r>
      <w:r>
        <w:rPr>
          <w:rFonts w:asciiTheme="minorHAnsi" w:eastAsiaTheme="minorEastAsia" w:hAnsiTheme="minorHAnsi" w:cstheme="minorBidi"/>
          <w:noProof/>
          <w:szCs w:val="22"/>
        </w:rPr>
        <w:tab/>
      </w:r>
      <w:r>
        <w:rPr>
          <w:noProof/>
        </w:rPr>
        <w:t>Aufbau Kapitel</w:t>
      </w:r>
      <w:r>
        <w:rPr>
          <w:noProof/>
        </w:rPr>
        <w:tab/>
      </w:r>
      <w:r>
        <w:rPr>
          <w:noProof/>
        </w:rPr>
        <w:fldChar w:fldCharType="begin"/>
      </w:r>
      <w:r>
        <w:rPr>
          <w:noProof/>
        </w:rPr>
        <w:instrText xml:space="preserve"> PAGEREF _Toc396116336 \h </w:instrText>
      </w:r>
      <w:r>
        <w:rPr>
          <w:noProof/>
        </w:rPr>
      </w:r>
      <w:r>
        <w:rPr>
          <w:noProof/>
        </w:rPr>
        <w:fldChar w:fldCharType="separate"/>
      </w:r>
      <w:r>
        <w:rPr>
          <w:noProof/>
        </w:rPr>
        <w:t>5</w:t>
      </w:r>
      <w:r>
        <w:rPr>
          <w:noProof/>
        </w:rPr>
        <w:fldChar w:fldCharType="end"/>
      </w:r>
    </w:p>
    <w:p w:rsidR="00D27DF7" w:rsidRDefault="00D27DF7">
      <w:pPr>
        <w:pStyle w:val="Verzeichnis3"/>
        <w:rPr>
          <w:rFonts w:asciiTheme="minorHAnsi" w:eastAsiaTheme="minorEastAsia" w:hAnsiTheme="minorHAnsi" w:cstheme="minorBidi"/>
          <w:noProof/>
          <w:szCs w:val="22"/>
        </w:rPr>
      </w:pPr>
      <w:r>
        <w:rPr>
          <w:noProof/>
        </w:rPr>
        <w:t>2.2.2</w:t>
      </w:r>
      <w:r>
        <w:rPr>
          <w:rFonts w:asciiTheme="minorHAnsi" w:eastAsiaTheme="minorEastAsia" w:hAnsiTheme="minorHAnsi" w:cstheme="minorBidi"/>
          <w:noProof/>
          <w:szCs w:val="22"/>
        </w:rPr>
        <w:tab/>
      </w:r>
      <w:r>
        <w:rPr>
          <w:noProof/>
        </w:rPr>
        <w:t>ID Anforderungen</w:t>
      </w:r>
      <w:r>
        <w:rPr>
          <w:noProof/>
        </w:rPr>
        <w:tab/>
      </w:r>
      <w:r>
        <w:rPr>
          <w:noProof/>
        </w:rPr>
        <w:fldChar w:fldCharType="begin"/>
      </w:r>
      <w:r>
        <w:rPr>
          <w:noProof/>
        </w:rPr>
        <w:instrText xml:space="preserve"> PAGEREF _Toc396116337 \h </w:instrText>
      </w:r>
      <w:r>
        <w:rPr>
          <w:noProof/>
        </w:rPr>
      </w:r>
      <w:r>
        <w:rPr>
          <w:noProof/>
        </w:rPr>
        <w:fldChar w:fldCharType="separate"/>
      </w:r>
      <w:r>
        <w:rPr>
          <w:noProof/>
        </w:rPr>
        <w:t>6</w:t>
      </w:r>
      <w:r>
        <w:rPr>
          <w:noProof/>
        </w:rPr>
        <w:fldChar w:fldCharType="end"/>
      </w:r>
    </w:p>
    <w:p w:rsidR="00D27DF7" w:rsidRDefault="00D27DF7">
      <w:pPr>
        <w:pStyle w:val="Verzeichnis3"/>
        <w:rPr>
          <w:rFonts w:asciiTheme="minorHAnsi" w:eastAsiaTheme="minorEastAsia" w:hAnsiTheme="minorHAnsi" w:cstheme="minorBidi"/>
          <w:noProof/>
          <w:szCs w:val="22"/>
        </w:rPr>
      </w:pPr>
      <w:r>
        <w:rPr>
          <w:noProof/>
        </w:rPr>
        <w:t>2.2.3</w:t>
      </w:r>
      <w:r>
        <w:rPr>
          <w:rFonts w:asciiTheme="minorHAnsi" w:eastAsiaTheme="minorEastAsia" w:hAnsiTheme="minorHAnsi" w:cstheme="minorBidi"/>
          <w:noProof/>
          <w:szCs w:val="22"/>
        </w:rPr>
        <w:tab/>
      </w:r>
      <w:r>
        <w:rPr>
          <w:noProof/>
        </w:rPr>
        <w:t>Unterscheidung zwischen Muss und Kann-Anforderungen</w:t>
      </w:r>
      <w:r>
        <w:rPr>
          <w:noProof/>
        </w:rPr>
        <w:tab/>
      </w:r>
      <w:r>
        <w:rPr>
          <w:noProof/>
        </w:rPr>
        <w:fldChar w:fldCharType="begin"/>
      </w:r>
      <w:r>
        <w:rPr>
          <w:noProof/>
        </w:rPr>
        <w:instrText xml:space="preserve"> PAGEREF _Toc396116338 \h </w:instrText>
      </w:r>
      <w:r>
        <w:rPr>
          <w:noProof/>
        </w:rPr>
      </w:r>
      <w:r>
        <w:rPr>
          <w:noProof/>
        </w:rPr>
        <w:fldChar w:fldCharType="separate"/>
      </w:r>
      <w:r>
        <w:rPr>
          <w:noProof/>
        </w:rPr>
        <w:t>6</w:t>
      </w:r>
      <w:r>
        <w:rPr>
          <w:noProof/>
        </w:rPr>
        <w:fldChar w:fldCharType="end"/>
      </w:r>
    </w:p>
    <w:p w:rsidR="00D27DF7" w:rsidRDefault="00D27DF7">
      <w:pPr>
        <w:pStyle w:val="Verzeichnis3"/>
        <w:rPr>
          <w:rFonts w:asciiTheme="minorHAnsi" w:eastAsiaTheme="minorEastAsia" w:hAnsiTheme="minorHAnsi" w:cstheme="minorBidi"/>
          <w:noProof/>
          <w:szCs w:val="22"/>
        </w:rPr>
      </w:pPr>
      <w:r>
        <w:rPr>
          <w:noProof/>
        </w:rPr>
        <w:t>2.2.4</w:t>
      </w:r>
      <w:r>
        <w:rPr>
          <w:rFonts w:asciiTheme="minorHAnsi" w:eastAsiaTheme="minorEastAsia" w:hAnsiTheme="minorHAnsi" w:cstheme="minorBidi"/>
          <w:noProof/>
          <w:szCs w:val="22"/>
        </w:rPr>
        <w:tab/>
      </w:r>
      <w:r>
        <w:rPr>
          <w:noProof/>
        </w:rPr>
        <w:t>Notation Ordner, Dateien und Ordnerstrukturen</w:t>
      </w:r>
      <w:r>
        <w:rPr>
          <w:noProof/>
        </w:rPr>
        <w:tab/>
      </w:r>
      <w:r>
        <w:rPr>
          <w:noProof/>
        </w:rPr>
        <w:fldChar w:fldCharType="begin"/>
      </w:r>
      <w:r>
        <w:rPr>
          <w:noProof/>
        </w:rPr>
        <w:instrText xml:space="preserve"> PAGEREF _Toc396116339 \h </w:instrText>
      </w:r>
      <w:r>
        <w:rPr>
          <w:noProof/>
        </w:rPr>
      </w:r>
      <w:r>
        <w:rPr>
          <w:noProof/>
        </w:rPr>
        <w:fldChar w:fldCharType="separate"/>
      </w:r>
      <w:r>
        <w:rPr>
          <w:noProof/>
        </w:rPr>
        <w:t>7</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2.3</w:t>
      </w:r>
      <w:r>
        <w:rPr>
          <w:rFonts w:asciiTheme="minorHAnsi" w:eastAsiaTheme="minorEastAsia" w:hAnsiTheme="minorHAnsi" w:cstheme="minorBidi"/>
          <w:noProof/>
          <w:szCs w:val="22"/>
        </w:rPr>
        <w:tab/>
      </w:r>
      <w:r>
        <w:rPr>
          <w:noProof/>
        </w:rPr>
        <w:t>Präzisierungsbedarf</w:t>
      </w:r>
      <w:r>
        <w:rPr>
          <w:noProof/>
        </w:rPr>
        <w:tab/>
      </w:r>
      <w:r>
        <w:rPr>
          <w:noProof/>
        </w:rPr>
        <w:fldChar w:fldCharType="begin"/>
      </w:r>
      <w:r>
        <w:rPr>
          <w:noProof/>
        </w:rPr>
        <w:instrText xml:space="preserve"> PAGEREF _Toc396116340 \h </w:instrText>
      </w:r>
      <w:r>
        <w:rPr>
          <w:noProof/>
        </w:rPr>
      </w:r>
      <w:r>
        <w:rPr>
          <w:noProof/>
        </w:rPr>
        <w:fldChar w:fldCharType="separate"/>
      </w:r>
      <w:r>
        <w:rPr>
          <w:noProof/>
        </w:rPr>
        <w:t>7</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2.4</w:t>
      </w:r>
      <w:r>
        <w:rPr>
          <w:rFonts w:asciiTheme="minorHAnsi" w:eastAsiaTheme="minorEastAsia" w:hAnsiTheme="minorHAnsi" w:cstheme="minorBidi"/>
          <w:noProof/>
          <w:szCs w:val="22"/>
        </w:rPr>
        <w:tab/>
      </w:r>
      <w:r>
        <w:rPr>
          <w:noProof/>
        </w:rPr>
        <w:t>Übersicht</w:t>
      </w:r>
      <w:r>
        <w:rPr>
          <w:noProof/>
        </w:rPr>
        <w:tab/>
      </w:r>
      <w:r>
        <w:rPr>
          <w:noProof/>
        </w:rPr>
        <w:fldChar w:fldCharType="begin"/>
      </w:r>
      <w:r>
        <w:rPr>
          <w:noProof/>
        </w:rPr>
        <w:instrText xml:space="preserve"> PAGEREF _Toc396116341 \h </w:instrText>
      </w:r>
      <w:r>
        <w:rPr>
          <w:noProof/>
        </w:rPr>
      </w:r>
      <w:r>
        <w:rPr>
          <w:noProof/>
        </w:rPr>
        <w:fldChar w:fldCharType="separate"/>
      </w:r>
      <w:r>
        <w:rPr>
          <w:noProof/>
        </w:rPr>
        <w:t>8</w:t>
      </w:r>
      <w:r>
        <w:rPr>
          <w:noProof/>
        </w:rPr>
        <w:fldChar w:fldCharType="end"/>
      </w:r>
    </w:p>
    <w:p w:rsidR="00D27DF7" w:rsidRDefault="00D27DF7">
      <w:pPr>
        <w:pStyle w:val="Verzeichnis3"/>
        <w:rPr>
          <w:rFonts w:asciiTheme="minorHAnsi" w:eastAsiaTheme="minorEastAsia" w:hAnsiTheme="minorHAnsi" w:cstheme="minorBidi"/>
          <w:noProof/>
          <w:szCs w:val="22"/>
        </w:rPr>
      </w:pPr>
      <w:r>
        <w:rPr>
          <w:noProof/>
        </w:rPr>
        <w:t>2.4.1</w:t>
      </w:r>
      <w:r>
        <w:rPr>
          <w:rFonts w:asciiTheme="minorHAnsi" w:eastAsiaTheme="minorEastAsia" w:hAnsiTheme="minorHAnsi" w:cstheme="minorBidi"/>
          <w:noProof/>
          <w:szCs w:val="22"/>
        </w:rPr>
        <w:tab/>
      </w:r>
      <w:r>
        <w:rPr>
          <w:noProof/>
        </w:rPr>
        <w:t>Abgrenzung</w:t>
      </w:r>
      <w:r>
        <w:rPr>
          <w:noProof/>
        </w:rPr>
        <w:tab/>
      </w:r>
      <w:r>
        <w:rPr>
          <w:noProof/>
        </w:rPr>
        <w:fldChar w:fldCharType="begin"/>
      </w:r>
      <w:r>
        <w:rPr>
          <w:noProof/>
        </w:rPr>
        <w:instrText xml:space="preserve"> PAGEREF _Toc396116342 \h </w:instrText>
      </w:r>
      <w:r>
        <w:rPr>
          <w:noProof/>
        </w:rPr>
      </w:r>
      <w:r>
        <w:rPr>
          <w:noProof/>
        </w:rPr>
        <w:fldChar w:fldCharType="separate"/>
      </w:r>
      <w:r>
        <w:rPr>
          <w:noProof/>
        </w:rPr>
        <w:t>8</w:t>
      </w:r>
      <w:r>
        <w:rPr>
          <w:noProof/>
        </w:rPr>
        <w:fldChar w:fldCharType="end"/>
      </w:r>
    </w:p>
    <w:p w:rsidR="00D27DF7" w:rsidRDefault="00D27DF7">
      <w:pPr>
        <w:pStyle w:val="Verzeichnis4"/>
        <w:rPr>
          <w:rFonts w:asciiTheme="minorHAnsi" w:eastAsiaTheme="minorEastAsia" w:hAnsiTheme="minorHAnsi" w:cstheme="minorBidi"/>
          <w:noProof/>
          <w:szCs w:val="22"/>
        </w:rPr>
      </w:pPr>
      <w:r>
        <w:rPr>
          <w:noProof/>
        </w:rPr>
        <w:t>2.4.1.1</w:t>
      </w:r>
      <w:r>
        <w:rPr>
          <w:rFonts w:asciiTheme="minorHAnsi" w:eastAsiaTheme="minorEastAsia" w:hAnsiTheme="minorHAnsi" w:cstheme="minorBidi"/>
          <w:noProof/>
          <w:szCs w:val="22"/>
        </w:rPr>
        <w:tab/>
      </w:r>
      <w:r>
        <w:rPr>
          <w:noProof/>
        </w:rPr>
        <w:t>Definitionen</w:t>
      </w:r>
      <w:r>
        <w:rPr>
          <w:noProof/>
        </w:rPr>
        <w:tab/>
      </w:r>
      <w:r>
        <w:rPr>
          <w:noProof/>
        </w:rPr>
        <w:fldChar w:fldCharType="begin"/>
      </w:r>
      <w:r>
        <w:rPr>
          <w:noProof/>
        </w:rPr>
        <w:instrText xml:space="preserve"> PAGEREF _Toc396116343 \h </w:instrText>
      </w:r>
      <w:r>
        <w:rPr>
          <w:noProof/>
        </w:rPr>
      </w:r>
      <w:r>
        <w:rPr>
          <w:noProof/>
        </w:rPr>
        <w:fldChar w:fldCharType="separate"/>
      </w:r>
      <w:r>
        <w:rPr>
          <w:noProof/>
        </w:rPr>
        <w:t>8</w:t>
      </w:r>
      <w:r>
        <w:rPr>
          <w:noProof/>
        </w:rPr>
        <w:fldChar w:fldCharType="end"/>
      </w:r>
    </w:p>
    <w:p w:rsidR="00D27DF7" w:rsidRDefault="00D27DF7">
      <w:pPr>
        <w:pStyle w:val="Verzeichnis4"/>
        <w:rPr>
          <w:rFonts w:asciiTheme="minorHAnsi" w:eastAsiaTheme="minorEastAsia" w:hAnsiTheme="minorHAnsi" w:cstheme="minorBidi"/>
          <w:noProof/>
          <w:szCs w:val="22"/>
        </w:rPr>
      </w:pPr>
      <w:r>
        <w:rPr>
          <w:noProof/>
        </w:rPr>
        <w:t>2.4.1.2</w:t>
      </w:r>
      <w:r>
        <w:rPr>
          <w:rFonts w:asciiTheme="minorHAnsi" w:eastAsiaTheme="minorEastAsia" w:hAnsiTheme="minorHAnsi" w:cstheme="minorBidi"/>
          <w:noProof/>
          <w:szCs w:val="22"/>
        </w:rPr>
        <w:tab/>
      </w:r>
      <w:r>
        <w:rPr>
          <w:noProof/>
        </w:rPr>
        <w:t>Anforderungen pro Ablieferungstyp</w:t>
      </w:r>
      <w:r>
        <w:rPr>
          <w:noProof/>
        </w:rPr>
        <w:tab/>
      </w:r>
      <w:r>
        <w:rPr>
          <w:noProof/>
        </w:rPr>
        <w:fldChar w:fldCharType="begin"/>
      </w:r>
      <w:r>
        <w:rPr>
          <w:noProof/>
        </w:rPr>
        <w:instrText xml:space="preserve"> PAGEREF _Toc396116344 \h </w:instrText>
      </w:r>
      <w:r>
        <w:rPr>
          <w:noProof/>
        </w:rPr>
      </w:r>
      <w:r>
        <w:rPr>
          <w:noProof/>
        </w:rPr>
        <w:fldChar w:fldCharType="separate"/>
      </w:r>
      <w:r>
        <w:rPr>
          <w:noProof/>
        </w:rPr>
        <w:t>9</w:t>
      </w:r>
      <w:r>
        <w:rPr>
          <w:noProof/>
        </w:rPr>
        <w:fldChar w:fldCharType="end"/>
      </w:r>
    </w:p>
    <w:p w:rsidR="00D27DF7" w:rsidRDefault="00D27DF7">
      <w:pPr>
        <w:pStyle w:val="Verzeichnis3"/>
        <w:rPr>
          <w:rFonts w:asciiTheme="minorHAnsi" w:eastAsiaTheme="minorEastAsia" w:hAnsiTheme="minorHAnsi" w:cstheme="minorBidi"/>
          <w:noProof/>
          <w:szCs w:val="22"/>
        </w:rPr>
      </w:pPr>
      <w:r>
        <w:rPr>
          <w:noProof/>
        </w:rPr>
        <w:t>2.4.2</w:t>
      </w:r>
      <w:r>
        <w:rPr>
          <w:rFonts w:asciiTheme="minorHAnsi" w:eastAsiaTheme="minorEastAsia" w:hAnsiTheme="minorHAnsi" w:cstheme="minorBidi"/>
          <w:noProof/>
          <w:szCs w:val="22"/>
        </w:rPr>
        <w:tab/>
      </w:r>
      <w:r>
        <w:rPr>
          <w:noProof/>
        </w:rPr>
        <w:t>Anwendungsgebiet</w:t>
      </w:r>
      <w:r>
        <w:rPr>
          <w:noProof/>
        </w:rPr>
        <w:tab/>
      </w:r>
      <w:r>
        <w:rPr>
          <w:noProof/>
        </w:rPr>
        <w:fldChar w:fldCharType="begin"/>
      </w:r>
      <w:r>
        <w:rPr>
          <w:noProof/>
        </w:rPr>
        <w:instrText xml:space="preserve"> PAGEREF _Toc396116345 \h </w:instrText>
      </w:r>
      <w:r>
        <w:rPr>
          <w:noProof/>
        </w:rPr>
      </w:r>
      <w:r>
        <w:rPr>
          <w:noProof/>
        </w:rPr>
        <w:fldChar w:fldCharType="separate"/>
      </w:r>
      <w:r>
        <w:rPr>
          <w:noProof/>
        </w:rPr>
        <w:t>9</w:t>
      </w:r>
      <w:r>
        <w:rPr>
          <w:noProof/>
        </w:rPr>
        <w:fldChar w:fldCharType="end"/>
      </w:r>
    </w:p>
    <w:p w:rsidR="00D27DF7" w:rsidRDefault="00D27DF7">
      <w:pPr>
        <w:pStyle w:val="Verzeichnis4"/>
        <w:rPr>
          <w:rFonts w:asciiTheme="minorHAnsi" w:eastAsiaTheme="minorEastAsia" w:hAnsiTheme="minorHAnsi" w:cstheme="minorBidi"/>
          <w:noProof/>
          <w:szCs w:val="22"/>
        </w:rPr>
      </w:pPr>
      <w:r>
        <w:rPr>
          <w:noProof/>
        </w:rPr>
        <w:t>2.4.2.1</w:t>
      </w:r>
      <w:r>
        <w:rPr>
          <w:rFonts w:asciiTheme="minorHAnsi" w:eastAsiaTheme="minorEastAsia" w:hAnsiTheme="minorHAnsi" w:cstheme="minorBidi"/>
          <w:noProof/>
          <w:szCs w:val="22"/>
        </w:rPr>
        <w:tab/>
      </w:r>
      <w:r>
        <w:rPr>
          <w:noProof/>
        </w:rPr>
        <w:t>Prozess</w:t>
      </w:r>
      <w:r>
        <w:rPr>
          <w:noProof/>
        </w:rPr>
        <w:tab/>
      </w:r>
      <w:r>
        <w:rPr>
          <w:noProof/>
        </w:rPr>
        <w:fldChar w:fldCharType="begin"/>
      </w:r>
      <w:r>
        <w:rPr>
          <w:noProof/>
        </w:rPr>
        <w:instrText xml:space="preserve"> PAGEREF _Toc396116346 \h </w:instrText>
      </w:r>
      <w:r>
        <w:rPr>
          <w:noProof/>
        </w:rPr>
      </w:r>
      <w:r>
        <w:rPr>
          <w:noProof/>
        </w:rPr>
        <w:fldChar w:fldCharType="separate"/>
      </w:r>
      <w:r>
        <w:rPr>
          <w:noProof/>
        </w:rPr>
        <w:t>9</w:t>
      </w:r>
      <w:r>
        <w:rPr>
          <w:noProof/>
        </w:rPr>
        <w:fldChar w:fldCharType="end"/>
      </w:r>
    </w:p>
    <w:p w:rsidR="00D27DF7" w:rsidRDefault="00D27DF7">
      <w:pPr>
        <w:pStyle w:val="Verzeichnis3"/>
        <w:rPr>
          <w:rFonts w:asciiTheme="minorHAnsi" w:eastAsiaTheme="minorEastAsia" w:hAnsiTheme="minorHAnsi" w:cstheme="minorBidi"/>
          <w:noProof/>
          <w:szCs w:val="22"/>
        </w:rPr>
      </w:pPr>
      <w:r>
        <w:rPr>
          <w:noProof/>
        </w:rPr>
        <w:t>2.4.3</w:t>
      </w:r>
      <w:r>
        <w:rPr>
          <w:rFonts w:asciiTheme="minorHAnsi" w:eastAsiaTheme="minorEastAsia" w:hAnsiTheme="minorHAnsi" w:cstheme="minorBidi"/>
          <w:noProof/>
          <w:szCs w:val="22"/>
        </w:rPr>
        <w:tab/>
      </w:r>
      <w:r>
        <w:rPr>
          <w:noProof/>
        </w:rPr>
        <w:t>Ablieferungsobjekt Paket – SIP</w:t>
      </w:r>
      <w:r>
        <w:rPr>
          <w:noProof/>
        </w:rPr>
        <w:tab/>
      </w:r>
      <w:r>
        <w:rPr>
          <w:noProof/>
        </w:rPr>
        <w:fldChar w:fldCharType="begin"/>
      </w:r>
      <w:r>
        <w:rPr>
          <w:noProof/>
        </w:rPr>
        <w:instrText xml:space="preserve"> PAGEREF _Toc396116347 \h </w:instrText>
      </w:r>
      <w:r>
        <w:rPr>
          <w:noProof/>
        </w:rPr>
      </w:r>
      <w:r>
        <w:rPr>
          <w:noProof/>
        </w:rPr>
        <w:fldChar w:fldCharType="separate"/>
      </w:r>
      <w:r>
        <w:rPr>
          <w:noProof/>
        </w:rPr>
        <w:t>10</w:t>
      </w:r>
      <w:r>
        <w:rPr>
          <w:noProof/>
        </w:rPr>
        <w:fldChar w:fldCharType="end"/>
      </w:r>
    </w:p>
    <w:p w:rsidR="00D27DF7" w:rsidRDefault="00D27DF7">
      <w:pPr>
        <w:pStyle w:val="Verzeichnis3"/>
        <w:rPr>
          <w:rFonts w:asciiTheme="minorHAnsi" w:eastAsiaTheme="minorEastAsia" w:hAnsiTheme="minorHAnsi" w:cstheme="minorBidi"/>
          <w:noProof/>
          <w:szCs w:val="22"/>
        </w:rPr>
      </w:pPr>
      <w:r>
        <w:rPr>
          <w:noProof/>
        </w:rPr>
        <w:t>2.4.4</w:t>
      </w:r>
      <w:r>
        <w:rPr>
          <w:rFonts w:asciiTheme="minorHAnsi" w:eastAsiaTheme="minorEastAsia" w:hAnsiTheme="minorHAnsi" w:cstheme="minorBidi"/>
          <w:noProof/>
          <w:szCs w:val="22"/>
        </w:rPr>
        <w:tab/>
      </w:r>
      <w:r>
        <w:rPr>
          <w:noProof/>
        </w:rPr>
        <w:t>Inhalt</w:t>
      </w:r>
      <w:r>
        <w:rPr>
          <w:noProof/>
        </w:rPr>
        <w:tab/>
      </w:r>
      <w:r>
        <w:rPr>
          <w:noProof/>
        </w:rPr>
        <w:fldChar w:fldCharType="begin"/>
      </w:r>
      <w:r>
        <w:rPr>
          <w:noProof/>
        </w:rPr>
        <w:instrText xml:space="preserve"> PAGEREF _Toc396116348 \h </w:instrText>
      </w:r>
      <w:r>
        <w:rPr>
          <w:noProof/>
        </w:rPr>
      </w:r>
      <w:r>
        <w:rPr>
          <w:noProof/>
        </w:rPr>
        <w:fldChar w:fldCharType="separate"/>
      </w:r>
      <w:r>
        <w:rPr>
          <w:noProof/>
        </w:rPr>
        <w:t>11</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2.5</w:t>
      </w:r>
      <w:r>
        <w:rPr>
          <w:rFonts w:asciiTheme="minorHAnsi" w:eastAsiaTheme="minorEastAsia" w:hAnsiTheme="minorHAnsi" w:cstheme="minorBidi"/>
          <w:noProof/>
          <w:szCs w:val="22"/>
        </w:rPr>
        <w:tab/>
      </w:r>
      <w:r>
        <w:rPr>
          <w:noProof/>
        </w:rPr>
        <w:t>Verhältnis Ablieferung – Paket</w:t>
      </w:r>
      <w:r>
        <w:rPr>
          <w:noProof/>
        </w:rPr>
        <w:tab/>
      </w:r>
      <w:r>
        <w:rPr>
          <w:noProof/>
        </w:rPr>
        <w:fldChar w:fldCharType="begin"/>
      </w:r>
      <w:r>
        <w:rPr>
          <w:noProof/>
        </w:rPr>
        <w:instrText xml:space="preserve"> PAGEREF _Toc396116349 \h </w:instrText>
      </w:r>
      <w:r>
        <w:rPr>
          <w:noProof/>
        </w:rPr>
      </w:r>
      <w:r>
        <w:rPr>
          <w:noProof/>
        </w:rPr>
        <w:fldChar w:fldCharType="separate"/>
      </w:r>
      <w:r>
        <w:rPr>
          <w:noProof/>
        </w:rPr>
        <w:t>11</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2.6</w:t>
      </w:r>
      <w:r>
        <w:rPr>
          <w:rFonts w:asciiTheme="minorHAnsi" w:eastAsiaTheme="minorEastAsia" w:hAnsiTheme="minorHAnsi" w:cstheme="minorBidi"/>
          <w:noProof/>
          <w:szCs w:val="22"/>
        </w:rPr>
        <w:tab/>
      </w:r>
      <w:r>
        <w:rPr>
          <w:noProof/>
        </w:rPr>
        <w:t>Sicherheitseinstellungen Dateien im Paket</w:t>
      </w:r>
      <w:r>
        <w:rPr>
          <w:noProof/>
        </w:rPr>
        <w:tab/>
      </w:r>
      <w:r>
        <w:rPr>
          <w:noProof/>
        </w:rPr>
        <w:fldChar w:fldCharType="begin"/>
      </w:r>
      <w:r>
        <w:rPr>
          <w:noProof/>
        </w:rPr>
        <w:instrText xml:space="preserve"> PAGEREF _Toc396116350 \h </w:instrText>
      </w:r>
      <w:r>
        <w:rPr>
          <w:noProof/>
        </w:rPr>
      </w:r>
      <w:r>
        <w:rPr>
          <w:noProof/>
        </w:rPr>
        <w:fldChar w:fldCharType="separate"/>
      </w:r>
      <w:r>
        <w:rPr>
          <w:noProof/>
        </w:rPr>
        <w:t>11</w:t>
      </w:r>
      <w:r>
        <w:rPr>
          <w:noProof/>
        </w:rPr>
        <w:fldChar w:fldCharType="end"/>
      </w:r>
    </w:p>
    <w:p w:rsidR="00D27DF7" w:rsidRDefault="00D27DF7">
      <w:pPr>
        <w:pStyle w:val="Verzeichnis1"/>
        <w:tabs>
          <w:tab w:val="left" w:pos="425"/>
        </w:tabs>
        <w:rPr>
          <w:rFonts w:asciiTheme="minorHAnsi" w:eastAsiaTheme="minorEastAsia" w:hAnsiTheme="minorHAnsi" w:cstheme="minorBidi"/>
          <w:b w:val="0"/>
          <w:noProof/>
          <w:szCs w:val="22"/>
        </w:rPr>
      </w:pPr>
      <w:r>
        <w:rPr>
          <w:noProof/>
        </w:rPr>
        <w:t>3</w:t>
      </w:r>
      <w:r>
        <w:rPr>
          <w:rFonts w:asciiTheme="minorHAnsi" w:eastAsiaTheme="minorEastAsia" w:hAnsiTheme="minorHAnsi" w:cstheme="minorBidi"/>
          <w:b w:val="0"/>
          <w:noProof/>
          <w:szCs w:val="22"/>
        </w:rPr>
        <w:tab/>
      </w:r>
      <w:r>
        <w:rPr>
          <w:noProof/>
        </w:rPr>
        <w:t>Primärdaten</w:t>
      </w:r>
      <w:r>
        <w:rPr>
          <w:noProof/>
        </w:rPr>
        <w:tab/>
      </w:r>
      <w:r>
        <w:rPr>
          <w:noProof/>
        </w:rPr>
        <w:fldChar w:fldCharType="begin"/>
      </w:r>
      <w:r>
        <w:rPr>
          <w:noProof/>
        </w:rPr>
        <w:instrText xml:space="preserve"> PAGEREF _Toc396116351 \h </w:instrText>
      </w:r>
      <w:r>
        <w:rPr>
          <w:noProof/>
        </w:rPr>
      </w:r>
      <w:r>
        <w:rPr>
          <w:noProof/>
        </w:rPr>
        <w:fldChar w:fldCharType="separate"/>
      </w:r>
      <w:r>
        <w:rPr>
          <w:noProof/>
        </w:rPr>
        <w:t>12</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3.1</w:t>
      </w:r>
      <w:r>
        <w:rPr>
          <w:rFonts w:asciiTheme="minorHAnsi" w:eastAsiaTheme="minorEastAsia" w:hAnsiTheme="minorHAnsi" w:cstheme="minorBidi"/>
          <w:noProof/>
          <w:szCs w:val="22"/>
        </w:rPr>
        <w:tab/>
      </w:r>
      <w:r>
        <w:rPr>
          <w:noProof/>
        </w:rPr>
        <w:t>Grundsätzliches</w:t>
      </w:r>
      <w:r>
        <w:rPr>
          <w:noProof/>
        </w:rPr>
        <w:tab/>
      </w:r>
      <w:r>
        <w:rPr>
          <w:noProof/>
        </w:rPr>
        <w:fldChar w:fldCharType="begin"/>
      </w:r>
      <w:r>
        <w:rPr>
          <w:noProof/>
        </w:rPr>
        <w:instrText xml:space="preserve"> PAGEREF _Toc396116352 \h </w:instrText>
      </w:r>
      <w:r>
        <w:rPr>
          <w:noProof/>
        </w:rPr>
      </w:r>
      <w:r>
        <w:rPr>
          <w:noProof/>
        </w:rPr>
        <w:fldChar w:fldCharType="separate"/>
      </w:r>
      <w:r>
        <w:rPr>
          <w:noProof/>
        </w:rPr>
        <w:t>12</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3.2</w:t>
      </w:r>
      <w:r>
        <w:rPr>
          <w:rFonts w:asciiTheme="minorHAnsi" w:eastAsiaTheme="minorEastAsia" w:hAnsiTheme="minorHAnsi" w:cstheme="minorBidi"/>
          <w:noProof/>
          <w:szCs w:val="22"/>
        </w:rPr>
        <w:tab/>
      </w:r>
      <w:r>
        <w:rPr>
          <w:noProof/>
        </w:rPr>
        <w:t>Formate</w:t>
      </w:r>
      <w:r>
        <w:rPr>
          <w:noProof/>
        </w:rPr>
        <w:tab/>
      </w:r>
      <w:r>
        <w:rPr>
          <w:noProof/>
        </w:rPr>
        <w:fldChar w:fldCharType="begin"/>
      </w:r>
      <w:r>
        <w:rPr>
          <w:noProof/>
        </w:rPr>
        <w:instrText xml:space="preserve"> PAGEREF _Toc396116353 \h </w:instrText>
      </w:r>
      <w:r>
        <w:rPr>
          <w:noProof/>
        </w:rPr>
      </w:r>
      <w:r>
        <w:rPr>
          <w:noProof/>
        </w:rPr>
        <w:fldChar w:fldCharType="separate"/>
      </w:r>
      <w:r>
        <w:rPr>
          <w:noProof/>
        </w:rPr>
        <w:t>12</w:t>
      </w:r>
      <w:r>
        <w:rPr>
          <w:noProof/>
        </w:rPr>
        <w:fldChar w:fldCharType="end"/>
      </w:r>
    </w:p>
    <w:p w:rsidR="00D27DF7" w:rsidRDefault="00D27DF7">
      <w:pPr>
        <w:pStyle w:val="Verzeichnis1"/>
        <w:tabs>
          <w:tab w:val="left" w:pos="425"/>
        </w:tabs>
        <w:rPr>
          <w:rFonts w:asciiTheme="minorHAnsi" w:eastAsiaTheme="minorEastAsia" w:hAnsiTheme="minorHAnsi" w:cstheme="minorBidi"/>
          <w:b w:val="0"/>
          <w:noProof/>
          <w:szCs w:val="22"/>
        </w:rPr>
      </w:pPr>
      <w:r>
        <w:rPr>
          <w:noProof/>
        </w:rPr>
        <w:t>4</w:t>
      </w:r>
      <w:r>
        <w:rPr>
          <w:rFonts w:asciiTheme="minorHAnsi" w:eastAsiaTheme="minorEastAsia" w:hAnsiTheme="minorHAnsi" w:cstheme="minorBidi"/>
          <w:b w:val="0"/>
          <w:noProof/>
          <w:szCs w:val="22"/>
        </w:rPr>
        <w:tab/>
      </w:r>
      <w:r>
        <w:rPr>
          <w:noProof/>
        </w:rPr>
        <w:t>Metadaten</w:t>
      </w:r>
      <w:r>
        <w:rPr>
          <w:noProof/>
        </w:rPr>
        <w:tab/>
      </w:r>
      <w:r>
        <w:rPr>
          <w:noProof/>
        </w:rPr>
        <w:fldChar w:fldCharType="begin"/>
      </w:r>
      <w:r>
        <w:rPr>
          <w:noProof/>
        </w:rPr>
        <w:instrText xml:space="preserve"> PAGEREF _Toc396116354 \h </w:instrText>
      </w:r>
      <w:r>
        <w:rPr>
          <w:noProof/>
        </w:rPr>
      </w:r>
      <w:r>
        <w:rPr>
          <w:noProof/>
        </w:rPr>
        <w:fldChar w:fldCharType="separate"/>
      </w:r>
      <w:r>
        <w:rPr>
          <w:noProof/>
        </w:rPr>
        <w:t>13</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4.1</w:t>
      </w:r>
      <w:r>
        <w:rPr>
          <w:rFonts w:asciiTheme="minorHAnsi" w:eastAsiaTheme="minorEastAsia" w:hAnsiTheme="minorHAnsi" w:cstheme="minorBidi"/>
          <w:noProof/>
          <w:szCs w:val="22"/>
        </w:rPr>
        <w:tab/>
      </w:r>
      <w:r>
        <w:rPr>
          <w:noProof/>
        </w:rPr>
        <w:t>Allgemeine Anforderungen</w:t>
      </w:r>
      <w:r>
        <w:rPr>
          <w:noProof/>
        </w:rPr>
        <w:tab/>
      </w:r>
      <w:r>
        <w:rPr>
          <w:noProof/>
        </w:rPr>
        <w:fldChar w:fldCharType="begin"/>
      </w:r>
      <w:r>
        <w:rPr>
          <w:noProof/>
        </w:rPr>
        <w:instrText xml:space="preserve"> PAGEREF _Toc396116355 \h </w:instrText>
      </w:r>
      <w:r>
        <w:rPr>
          <w:noProof/>
        </w:rPr>
      </w:r>
      <w:r>
        <w:rPr>
          <w:noProof/>
        </w:rPr>
        <w:fldChar w:fldCharType="separate"/>
      </w:r>
      <w:r>
        <w:rPr>
          <w:noProof/>
        </w:rPr>
        <w:t>13</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4.2</w:t>
      </w:r>
      <w:r>
        <w:rPr>
          <w:rFonts w:asciiTheme="minorHAnsi" w:eastAsiaTheme="minorEastAsia" w:hAnsiTheme="minorHAnsi" w:cstheme="minorBidi"/>
          <w:noProof/>
          <w:szCs w:val="22"/>
        </w:rPr>
        <w:tab/>
      </w:r>
      <w:r>
        <w:rPr>
          <w:noProof/>
        </w:rPr>
        <w:t>Konzeptuelles Datenmodell</w:t>
      </w:r>
      <w:r>
        <w:rPr>
          <w:noProof/>
        </w:rPr>
        <w:tab/>
      </w:r>
      <w:r>
        <w:rPr>
          <w:noProof/>
        </w:rPr>
        <w:fldChar w:fldCharType="begin"/>
      </w:r>
      <w:r>
        <w:rPr>
          <w:noProof/>
        </w:rPr>
        <w:instrText xml:space="preserve"> PAGEREF _Toc396116356 \h </w:instrText>
      </w:r>
      <w:r>
        <w:rPr>
          <w:noProof/>
        </w:rPr>
      </w:r>
      <w:r>
        <w:rPr>
          <w:noProof/>
        </w:rPr>
        <w:fldChar w:fldCharType="separate"/>
      </w:r>
      <w:r>
        <w:rPr>
          <w:noProof/>
        </w:rPr>
        <w:t>13</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4.3</w:t>
      </w:r>
      <w:r>
        <w:rPr>
          <w:rFonts w:asciiTheme="minorHAnsi" w:eastAsiaTheme="minorEastAsia" w:hAnsiTheme="minorHAnsi" w:cstheme="minorBidi"/>
          <w:noProof/>
          <w:szCs w:val="22"/>
        </w:rPr>
        <w:tab/>
      </w:r>
      <w:r>
        <w:rPr>
          <w:noProof/>
        </w:rPr>
        <w:t>Datenmodell Ablieferungstyp GEVER</w:t>
      </w:r>
      <w:r>
        <w:rPr>
          <w:noProof/>
        </w:rPr>
        <w:tab/>
      </w:r>
      <w:r>
        <w:rPr>
          <w:noProof/>
        </w:rPr>
        <w:fldChar w:fldCharType="begin"/>
      </w:r>
      <w:r>
        <w:rPr>
          <w:noProof/>
        </w:rPr>
        <w:instrText xml:space="preserve"> PAGEREF _Toc396116357 \h </w:instrText>
      </w:r>
      <w:r>
        <w:rPr>
          <w:noProof/>
        </w:rPr>
      </w:r>
      <w:r>
        <w:rPr>
          <w:noProof/>
        </w:rPr>
        <w:fldChar w:fldCharType="separate"/>
      </w:r>
      <w:r>
        <w:rPr>
          <w:noProof/>
        </w:rPr>
        <w:t>16</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4.4</w:t>
      </w:r>
      <w:r>
        <w:rPr>
          <w:rFonts w:asciiTheme="minorHAnsi" w:eastAsiaTheme="minorEastAsia" w:hAnsiTheme="minorHAnsi" w:cstheme="minorBidi"/>
          <w:noProof/>
          <w:szCs w:val="22"/>
        </w:rPr>
        <w:tab/>
      </w:r>
      <w:r>
        <w:rPr>
          <w:noProof/>
        </w:rPr>
        <w:t>Datenmodell Ablieferungstyp FILES</w:t>
      </w:r>
      <w:r>
        <w:rPr>
          <w:noProof/>
        </w:rPr>
        <w:tab/>
      </w:r>
      <w:r>
        <w:rPr>
          <w:noProof/>
        </w:rPr>
        <w:fldChar w:fldCharType="begin"/>
      </w:r>
      <w:r>
        <w:rPr>
          <w:noProof/>
        </w:rPr>
        <w:instrText xml:space="preserve"> PAGEREF _Toc396116358 \h </w:instrText>
      </w:r>
      <w:r>
        <w:rPr>
          <w:noProof/>
        </w:rPr>
      </w:r>
      <w:r>
        <w:rPr>
          <w:noProof/>
        </w:rPr>
        <w:fldChar w:fldCharType="separate"/>
      </w:r>
      <w:r>
        <w:rPr>
          <w:noProof/>
        </w:rPr>
        <w:t>17</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4.5</w:t>
      </w:r>
      <w:r>
        <w:rPr>
          <w:rFonts w:asciiTheme="minorHAnsi" w:eastAsiaTheme="minorEastAsia" w:hAnsiTheme="minorHAnsi" w:cstheme="minorBidi"/>
          <w:noProof/>
          <w:szCs w:val="22"/>
        </w:rPr>
        <w:tab/>
      </w:r>
      <w:r>
        <w:rPr>
          <w:noProof/>
        </w:rPr>
        <w:t>Data Dictionary</w:t>
      </w:r>
      <w:r>
        <w:rPr>
          <w:noProof/>
        </w:rPr>
        <w:tab/>
      </w:r>
      <w:r>
        <w:rPr>
          <w:noProof/>
        </w:rPr>
        <w:fldChar w:fldCharType="begin"/>
      </w:r>
      <w:r>
        <w:rPr>
          <w:noProof/>
        </w:rPr>
        <w:instrText xml:space="preserve"> PAGEREF _Toc396116359 \h </w:instrText>
      </w:r>
      <w:r>
        <w:rPr>
          <w:noProof/>
        </w:rPr>
      </w:r>
      <w:r>
        <w:rPr>
          <w:noProof/>
        </w:rPr>
        <w:fldChar w:fldCharType="separate"/>
      </w:r>
      <w:r>
        <w:rPr>
          <w:noProof/>
        </w:rPr>
        <w:t>19</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4.6</w:t>
      </w:r>
      <w:r>
        <w:rPr>
          <w:rFonts w:asciiTheme="minorHAnsi" w:eastAsiaTheme="minorEastAsia" w:hAnsiTheme="minorHAnsi" w:cstheme="minorBidi"/>
          <w:noProof/>
          <w:szCs w:val="22"/>
        </w:rPr>
        <w:tab/>
      </w:r>
      <w:r>
        <w:rPr>
          <w:noProof/>
        </w:rPr>
        <w:t>XSD</w:t>
      </w:r>
      <w:r>
        <w:rPr>
          <w:noProof/>
        </w:rPr>
        <w:tab/>
      </w:r>
      <w:r>
        <w:rPr>
          <w:noProof/>
        </w:rPr>
        <w:fldChar w:fldCharType="begin"/>
      </w:r>
      <w:r>
        <w:rPr>
          <w:noProof/>
        </w:rPr>
        <w:instrText xml:space="preserve"> PAGEREF _Toc396116360 \h </w:instrText>
      </w:r>
      <w:r>
        <w:rPr>
          <w:noProof/>
        </w:rPr>
      </w:r>
      <w:r>
        <w:rPr>
          <w:noProof/>
        </w:rPr>
        <w:fldChar w:fldCharType="separate"/>
      </w:r>
      <w:r>
        <w:rPr>
          <w:noProof/>
        </w:rPr>
        <w:t>19</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4.7</w:t>
      </w:r>
      <w:r>
        <w:rPr>
          <w:rFonts w:asciiTheme="minorHAnsi" w:eastAsiaTheme="minorEastAsia" w:hAnsiTheme="minorHAnsi" w:cstheme="minorBidi"/>
          <w:noProof/>
          <w:szCs w:val="22"/>
        </w:rPr>
        <w:tab/>
      </w:r>
      <w:r>
        <w:rPr>
          <w:noProof/>
        </w:rPr>
        <w:t xml:space="preserve">Aufbau Inhaltsverzeichnis im </w:t>
      </w:r>
      <w:r w:rsidRPr="00BB7E40">
        <w:rPr>
          <w:rFonts w:ascii="Courier New" w:hAnsi="Courier New" w:cs="Courier New"/>
          <w:bCs/>
          <w:noProof/>
        </w:rPr>
        <w:t>metadata.xml</w:t>
      </w:r>
      <w:r>
        <w:rPr>
          <w:noProof/>
        </w:rPr>
        <w:tab/>
      </w:r>
      <w:r>
        <w:rPr>
          <w:noProof/>
        </w:rPr>
        <w:fldChar w:fldCharType="begin"/>
      </w:r>
      <w:r>
        <w:rPr>
          <w:noProof/>
        </w:rPr>
        <w:instrText xml:space="preserve"> PAGEREF _Toc396116361 \h </w:instrText>
      </w:r>
      <w:r>
        <w:rPr>
          <w:noProof/>
        </w:rPr>
      </w:r>
      <w:r>
        <w:rPr>
          <w:noProof/>
        </w:rPr>
        <w:fldChar w:fldCharType="separate"/>
      </w:r>
      <w:r>
        <w:rPr>
          <w:noProof/>
        </w:rPr>
        <w:t>20</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4.8</w:t>
      </w:r>
      <w:r>
        <w:rPr>
          <w:rFonts w:asciiTheme="minorHAnsi" w:eastAsiaTheme="minorEastAsia" w:hAnsiTheme="minorHAnsi" w:cstheme="minorBidi"/>
          <w:noProof/>
          <w:szCs w:val="22"/>
        </w:rPr>
        <w:tab/>
      </w:r>
      <w:r>
        <w:rPr>
          <w:noProof/>
        </w:rPr>
        <w:t>Mapping Metadaten des Ursprungssystems auf SIP-Metadaten</w:t>
      </w:r>
      <w:r>
        <w:rPr>
          <w:noProof/>
        </w:rPr>
        <w:tab/>
      </w:r>
      <w:r>
        <w:rPr>
          <w:noProof/>
        </w:rPr>
        <w:fldChar w:fldCharType="begin"/>
      </w:r>
      <w:r>
        <w:rPr>
          <w:noProof/>
        </w:rPr>
        <w:instrText xml:space="preserve"> PAGEREF _Toc396116362 \h </w:instrText>
      </w:r>
      <w:r>
        <w:rPr>
          <w:noProof/>
        </w:rPr>
      </w:r>
      <w:r>
        <w:rPr>
          <w:noProof/>
        </w:rPr>
        <w:fldChar w:fldCharType="separate"/>
      </w:r>
      <w:r>
        <w:rPr>
          <w:noProof/>
        </w:rPr>
        <w:t>21</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lastRenderedPageBreak/>
        <w:t>4.9</w:t>
      </w:r>
      <w:r>
        <w:rPr>
          <w:rFonts w:asciiTheme="minorHAnsi" w:eastAsiaTheme="minorEastAsia" w:hAnsiTheme="minorHAnsi" w:cstheme="minorBidi"/>
          <w:noProof/>
          <w:szCs w:val="22"/>
        </w:rPr>
        <w:tab/>
      </w:r>
      <w:r>
        <w:rPr>
          <w:noProof/>
        </w:rPr>
        <w:t>Metadaten zu den Schutzfristen</w:t>
      </w:r>
      <w:r>
        <w:rPr>
          <w:noProof/>
        </w:rPr>
        <w:tab/>
      </w:r>
      <w:r>
        <w:rPr>
          <w:noProof/>
        </w:rPr>
        <w:fldChar w:fldCharType="begin"/>
      </w:r>
      <w:r>
        <w:rPr>
          <w:noProof/>
        </w:rPr>
        <w:instrText xml:space="preserve"> PAGEREF _Toc396116363 \h </w:instrText>
      </w:r>
      <w:r>
        <w:rPr>
          <w:noProof/>
        </w:rPr>
      </w:r>
      <w:r>
        <w:rPr>
          <w:noProof/>
        </w:rPr>
        <w:fldChar w:fldCharType="separate"/>
      </w:r>
      <w:r>
        <w:rPr>
          <w:noProof/>
        </w:rPr>
        <w:t>23</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4.10</w:t>
      </w:r>
      <w:r>
        <w:rPr>
          <w:rFonts w:asciiTheme="minorHAnsi" w:eastAsiaTheme="minorEastAsia" w:hAnsiTheme="minorHAnsi" w:cstheme="minorBidi"/>
          <w:noProof/>
          <w:szCs w:val="22"/>
        </w:rPr>
        <w:tab/>
      </w:r>
      <w:r>
        <w:rPr>
          <w:noProof/>
        </w:rPr>
        <w:t>Metadaten zu den Zeiträumen der Dossiers</w:t>
      </w:r>
      <w:r>
        <w:rPr>
          <w:noProof/>
        </w:rPr>
        <w:tab/>
      </w:r>
      <w:r>
        <w:rPr>
          <w:noProof/>
        </w:rPr>
        <w:fldChar w:fldCharType="begin"/>
      </w:r>
      <w:r>
        <w:rPr>
          <w:noProof/>
        </w:rPr>
        <w:instrText xml:space="preserve"> PAGEREF _Toc396116364 \h </w:instrText>
      </w:r>
      <w:r>
        <w:rPr>
          <w:noProof/>
        </w:rPr>
      </w:r>
      <w:r>
        <w:rPr>
          <w:noProof/>
        </w:rPr>
        <w:fldChar w:fldCharType="separate"/>
      </w:r>
      <w:r>
        <w:rPr>
          <w:noProof/>
        </w:rPr>
        <w:t>24</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4.11</w:t>
      </w:r>
      <w:r>
        <w:rPr>
          <w:rFonts w:asciiTheme="minorHAnsi" w:eastAsiaTheme="minorEastAsia" w:hAnsiTheme="minorHAnsi" w:cstheme="minorBidi"/>
          <w:noProof/>
          <w:szCs w:val="22"/>
        </w:rPr>
        <w:tab/>
      </w:r>
      <w:r>
        <w:rPr>
          <w:noProof/>
        </w:rPr>
        <w:t>Metadaten zu den Prüfsummen der Dateien</w:t>
      </w:r>
      <w:r>
        <w:rPr>
          <w:noProof/>
        </w:rPr>
        <w:tab/>
      </w:r>
      <w:r>
        <w:rPr>
          <w:noProof/>
        </w:rPr>
        <w:fldChar w:fldCharType="begin"/>
      </w:r>
      <w:r>
        <w:rPr>
          <w:noProof/>
        </w:rPr>
        <w:instrText xml:space="preserve"> PAGEREF _Toc396116365 \h </w:instrText>
      </w:r>
      <w:r>
        <w:rPr>
          <w:noProof/>
        </w:rPr>
      </w:r>
      <w:r>
        <w:rPr>
          <w:noProof/>
        </w:rPr>
        <w:fldChar w:fldCharType="separate"/>
      </w:r>
      <w:r>
        <w:rPr>
          <w:noProof/>
        </w:rPr>
        <w:t>24</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4.12</w:t>
      </w:r>
      <w:r>
        <w:rPr>
          <w:rFonts w:asciiTheme="minorHAnsi" w:eastAsiaTheme="minorEastAsia" w:hAnsiTheme="minorHAnsi" w:cstheme="minorBidi"/>
          <w:noProof/>
          <w:szCs w:val="22"/>
        </w:rPr>
        <w:tab/>
      </w:r>
      <w:r>
        <w:rPr>
          <w:noProof/>
        </w:rPr>
        <w:t>Referenzierung der Zugehörigkeit zu Dossiers in den Metadaten</w:t>
      </w:r>
      <w:r>
        <w:rPr>
          <w:noProof/>
        </w:rPr>
        <w:tab/>
      </w:r>
      <w:r>
        <w:rPr>
          <w:noProof/>
        </w:rPr>
        <w:fldChar w:fldCharType="begin"/>
      </w:r>
      <w:r>
        <w:rPr>
          <w:noProof/>
        </w:rPr>
        <w:instrText xml:space="preserve"> PAGEREF _Toc396116366 \h </w:instrText>
      </w:r>
      <w:r>
        <w:rPr>
          <w:noProof/>
        </w:rPr>
      </w:r>
      <w:r>
        <w:rPr>
          <w:noProof/>
        </w:rPr>
        <w:fldChar w:fldCharType="separate"/>
      </w:r>
      <w:r>
        <w:rPr>
          <w:noProof/>
        </w:rPr>
        <w:t>25</w:t>
      </w:r>
      <w:r>
        <w:rPr>
          <w:noProof/>
        </w:rPr>
        <w:fldChar w:fldCharType="end"/>
      </w:r>
    </w:p>
    <w:p w:rsidR="00D27DF7" w:rsidRDefault="00D27DF7">
      <w:pPr>
        <w:pStyle w:val="Verzeichnis1"/>
        <w:tabs>
          <w:tab w:val="left" w:pos="425"/>
        </w:tabs>
        <w:rPr>
          <w:rFonts w:asciiTheme="minorHAnsi" w:eastAsiaTheme="minorEastAsia" w:hAnsiTheme="minorHAnsi" w:cstheme="minorBidi"/>
          <w:b w:val="0"/>
          <w:noProof/>
          <w:szCs w:val="22"/>
        </w:rPr>
      </w:pPr>
      <w:r>
        <w:rPr>
          <w:noProof/>
        </w:rPr>
        <w:t>5</w:t>
      </w:r>
      <w:r>
        <w:rPr>
          <w:rFonts w:asciiTheme="minorHAnsi" w:eastAsiaTheme="minorEastAsia" w:hAnsiTheme="minorHAnsi" w:cstheme="minorBidi"/>
          <w:b w:val="0"/>
          <w:noProof/>
          <w:szCs w:val="22"/>
        </w:rPr>
        <w:tab/>
      </w:r>
      <w:r>
        <w:rPr>
          <w:noProof/>
        </w:rPr>
        <w:t>Struktur SIP</w:t>
      </w:r>
      <w:r>
        <w:rPr>
          <w:noProof/>
        </w:rPr>
        <w:tab/>
      </w:r>
      <w:r>
        <w:rPr>
          <w:noProof/>
        </w:rPr>
        <w:fldChar w:fldCharType="begin"/>
      </w:r>
      <w:r>
        <w:rPr>
          <w:noProof/>
        </w:rPr>
        <w:instrText xml:space="preserve"> PAGEREF _Toc396116367 \h </w:instrText>
      </w:r>
      <w:r>
        <w:rPr>
          <w:noProof/>
        </w:rPr>
      </w:r>
      <w:r>
        <w:rPr>
          <w:noProof/>
        </w:rPr>
        <w:fldChar w:fldCharType="separate"/>
      </w:r>
      <w:r>
        <w:rPr>
          <w:noProof/>
        </w:rPr>
        <w:t>26</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5.1</w:t>
      </w:r>
      <w:r>
        <w:rPr>
          <w:rFonts w:asciiTheme="minorHAnsi" w:eastAsiaTheme="minorEastAsia" w:hAnsiTheme="minorHAnsi" w:cstheme="minorBidi"/>
          <w:noProof/>
          <w:szCs w:val="22"/>
        </w:rPr>
        <w:tab/>
      </w:r>
      <w:r>
        <w:rPr>
          <w:noProof/>
        </w:rPr>
        <w:t>Rahmenvorgaben und Begrenzungen Grösse Paket</w:t>
      </w:r>
      <w:r>
        <w:rPr>
          <w:noProof/>
        </w:rPr>
        <w:tab/>
      </w:r>
      <w:r>
        <w:rPr>
          <w:noProof/>
        </w:rPr>
        <w:fldChar w:fldCharType="begin"/>
      </w:r>
      <w:r>
        <w:rPr>
          <w:noProof/>
        </w:rPr>
        <w:instrText xml:space="preserve"> PAGEREF _Toc396116368 \h </w:instrText>
      </w:r>
      <w:r>
        <w:rPr>
          <w:noProof/>
        </w:rPr>
      </w:r>
      <w:r>
        <w:rPr>
          <w:noProof/>
        </w:rPr>
        <w:fldChar w:fldCharType="separate"/>
      </w:r>
      <w:r>
        <w:rPr>
          <w:noProof/>
        </w:rPr>
        <w:t>26</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5.2</w:t>
      </w:r>
      <w:r>
        <w:rPr>
          <w:rFonts w:asciiTheme="minorHAnsi" w:eastAsiaTheme="minorEastAsia" w:hAnsiTheme="minorHAnsi" w:cstheme="minorBidi"/>
          <w:noProof/>
          <w:szCs w:val="22"/>
        </w:rPr>
        <w:tab/>
      </w:r>
      <w:r>
        <w:rPr>
          <w:noProof/>
        </w:rPr>
        <w:t>Rahmenvorgaben und Begrenzungen Anzahl Dateien im Paket</w:t>
      </w:r>
      <w:r>
        <w:rPr>
          <w:noProof/>
        </w:rPr>
        <w:tab/>
      </w:r>
      <w:r>
        <w:rPr>
          <w:noProof/>
        </w:rPr>
        <w:fldChar w:fldCharType="begin"/>
      </w:r>
      <w:r>
        <w:rPr>
          <w:noProof/>
        </w:rPr>
        <w:instrText xml:space="preserve"> PAGEREF _Toc396116369 \h </w:instrText>
      </w:r>
      <w:r>
        <w:rPr>
          <w:noProof/>
        </w:rPr>
      </w:r>
      <w:r>
        <w:rPr>
          <w:noProof/>
        </w:rPr>
        <w:fldChar w:fldCharType="separate"/>
      </w:r>
      <w:r>
        <w:rPr>
          <w:noProof/>
        </w:rPr>
        <w:t>26</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5.3</w:t>
      </w:r>
      <w:r>
        <w:rPr>
          <w:rFonts w:asciiTheme="minorHAnsi" w:eastAsiaTheme="minorEastAsia" w:hAnsiTheme="minorHAnsi" w:cstheme="minorBidi"/>
          <w:noProof/>
          <w:szCs w:val="22"/>
        </w:rPr>
        <w:tab/>
      </w:r>
      <w:r>
        <w:rPr>
          <w:noProof/>
        </w:rPr>
        <w:t>Erlaubte Zeichen bei der Benennung der Ordner und Dateien</w:t>
      </w:r>
      <w:r>
        <w:rPr>
          <w:noProof/>
        </w:rPr>
        <w:tab/>
      </w:r>
      <w:r>
        <w:rPr>
          <w:noProof/>
        </w:rPr>
        <w:fldChar w:fldCharType="begin"/>
      </w:r>
      <w:r>
        <w:rPr>
          <w:noProof/>
        </w:rPr>
        <w:instrText xml:space="preserve"> PAGEREF _Toc396116370 \h </w:instrText>
      </w:r>
      <w:r>
        <w:rPr>
          <w:noProof/>
        </w:rPr>
      </w:r>
      <w:r>
        <w:rPr>
          <w:noProof/>
        </w:rPr>
        <w:fldChar w:fldCharType="separate"/>
      </w:r>
      <w:r>
        <w:rPr>
          <w:noProof/>
        </w:rPr>
        <w:t>27</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5.4</w:t>
      </w:r>
      <w:r>
        <w:rPr>
          <w:rFonts w:asciiTheme="minorHAnsi" w:eastAsiaTheme="minorEastAsia" w:hAnsiTheme="minorHAnsi" w:cstheme="minorBidi"/>
          <w:noProof/>
          <w:szCs w:val="22"/>
        </w:rPr>
        <w:tab/>
      </w:r>
      <w:r>
        <w:rPr>
          <w:noProof/>
        </w:rPr>
        <w:t>Aufbau eines SIP</w:t>
      </w:r>
      <w:r>
        <w:rPr>
          <w:noProof/>
        </w:rPr>
        <w:tab/>
      </w:r>
      <w:r>
        <w:rPr>
          <w:noProof/>
        </w:rPr>
        <w:fldChar w:fldCharType="begin"/>
      </w:r>
      <w:r>
        <w:rPr>
          <w:noProof/>
        </w:rPr>
        <w:instrText xml:space="preserve"> PAGEREF _Toc396116371 \h </w:instrText>
      </w:r>
      <w:r>
        <w:rPr>
          <w:noProof/>
        </w:rPr>
      </w:r>
      <w:r>
        <w:rPr>
          <w:noProof/>
        </w:rPr>
        <w:fldChar w:fldCharType="separate"/>
      </w:r>
      <w:r>
        <w:rPr>
          <w:noProof/>
        </w:rPr>
        <w:t>29</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5.5</w:t>
      </w:r>
      <w:r>
        <w:rPr>
          <w:rFonts w:asciiTheme="minorHAnsi" w:eastAsiaTheme="minorEastAsia" w:hAnsiTheme="minorHAnsi" w:cstheme="minorBidi"/>
          <w:noProof/>
          <w:szCs w:val="22"/>
        </w:rPr>
        <w:tab/>
      </w:r>
      <w:r>
        <w:rPr>
          <w:noProof/>
        </w:rPr>
        <w:t>Pfadlängen und Hierarchien im SIP</w:t>
      </w:r>
      <w:r>
        <w:rPr>
          <w:noProof/>
        </w:rPr>
        <w:tab/>
      </w:r>
      <w:r>
        <w:rPr>
          <w:noProof/>
        </w:rPr>
        <w:fldChar w:fldCharType="begin"/>
      </w:r>
      <w:r>
        <w:rPr>
          <w:noProof/>
        </w:rPr>
        <w:instrText xml:space="preserve"> PAGEREF _Toc396116372 \h </w:instrText>
      </w:r>
      <w:r>
        <w:rPr>
          <w:noProof/>
        </w:rPr>
      </w:r>
      <w:r>
        <w:rPr>
          <w:noProof/>
        </w:rPr>
        <w:fldChar w:fldCharType="separate"/>
      </w:r>
      <w:r>
        <w:rPr>
          <w:noProof/>
        </w:rPr>
        <w:t>32</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5.6</w:t>
      </w:r>
      <w:r>
        <w:rPr>
          <w:rFonts w:asciiTheme="minorHAnsi" w:eastAsiaTheme="minorEastAsia" w:hAnsiTheme="minorHAnsi" w:cstheme="minorBidi"/>
          <w:noProof/>
          <w:szCs w:val="22"/>
        </w:rPr>
        <w:tab/>
      </w:r>
      <w:r>
        <w:rPr>
          <w:noProof/>
        </w:rPr>
        <w:t>Spezifische Vorgaben zu einem SIP für GEVER</w:t>
      </w:r>
      <w:r>
        <w:rPr>
          <w:noProof/>
        </w:rPr>
        <w:tab/>
      </w:r>
      <w:r>
        <w:rPr>
          <w:noProof/>
        </w:rPr>
        <w:fldChar w:fldCharType="begin"/>
      </w:r>
      <w:r>
        <w:rPr>
          <w:noProof/>
        </w:rPr>
        <w:instrText xml:space="preserve"> PAGEREF _Toc396116373 \h </w:instrText>
      </w:r>
      <w:r>
        <w:rPr>
          <w:noProof/>
        </w:rPr>
      </w:r>
      <w:r>
        <w:rPr>
          <w:noProof/>
        </w:rPr>
        <w:fldChar w:fldCharType="separate"/>
      </w:r>
      <w:r>
        <w:rPr>
          <w:noProof/>
        </w:rPr>
        <w:t>33</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5.7</w:t>
      </w:r>
      <w:r>
        <w:rPr>
          <w:rFonts w:asciiTheme="minorHAnsi" w:eastAsiaTheme="minorEastAsia" w:hAnsiTheme="minorHAnsi" w:cstheme="minorBidi"/>
          <w:noProof/>
          <w:szCs w:val="22"/>
        </w:rPr>
        <w:tab/>
      </w:r>
      <w:r>
        <w:rPr>
          <w:noProof/>
        </w:rPr>
        <w:t>Spezifische Vorgaben zu einem SIP für FILES</w:t>
      </w:r>
      <w:r>
        <w:rPr>
          <w:noProof/>
        </w:rPr>
        <w:tab/>
      </w:r>
      <w:r>
        <w:rPr>
          <w:noProof/>
        </w:rPr>
        <w:fldChar w:fldCharType="begin"/>
      </w:r>
      <w:r>
        <w:rPr>
          <w:noProof/>
        </w:rPr>
        <w:instrText xml:space="preserve"> PAGEREF _Toc396116374 \h </w:instrText>
      </w:r>
      <w:r>
        <w:rPr>
          <w:noProof/>
        </w:rPr>
      </w:r>
      <w:r>
        <w:rPr>
          <w:noProof/>
        </w:rPr>
        <w:fldChar w:fldCharType="separate"/>
      </w:r>
      <w:r>
        <w:rPr>
          <w:noProof/>
        </w:rPr>
        <w:t>37</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5.8</w:t>
      </w:r>
      <w:r>
        <w:rPr>
          <w:rFonts w:asciiTheme="minorHAnsi" w:eastAsiaTheme="minorEastAsia" w:hAnsiTheme="minorHAnsi" w:cstheme="minorBidi"/>
          <w:noProof/>
          <w:szCs w:val="22"/>
        </w:rPr>
        <w:tab/>
      </w:r>
      <w:r>
        <w:rPr>
          <w:noProof/>
        </w:rPr>
        <w:t>Aufbau eines FILES SIP mit integrierter Dokumentation</w:t>
      </w:r>
      <w:r>
        <w:rPr>
          <w:noProof/>
        </w:rPr>
        <w:tab/>
      </w:r>
      <w:r>
        <w:rPr>
          <w:noProof/>
        </w:rPr>
        <w:fldChar w:fldCharType="begin"/>
      </w:r>
      <w:r>
        <w:rPr>
          <w:noProof/>
        </w:rPr>
        <w:instrText xml:space="preserve"> PAGEREF _Toc396116375 \h </w:instrText>
      </w:r>
      <w:r>
        <w:rPr>
          <w:noProof/>
        </w:rPr>
      </w:r>
      <w:r>
        <w:rPr>
          <w:noProof/>
        </w:rPr>
        <w:fldChar w:fldCharType="separate"/>
      </w:r>
      <w:r>
        <w:rPr>
          <w:noProof/>
        </w:rPr>
        <w:t>38</w:t>
      </w:r>
      <w:r>
        <w:rPr>
          <w:noProof/>
        </w:rPr>
        <w:fldChar w:fldCharType="end"/>
      </w:r>
    </w:p>
    <w:p w:rsidR="00D27DF7" w:rsidRDefault="00D27DF7">
      <w:pPr>
        <w:pStyle w:val="Verzeichnis1"/>
        <w:tabs>
          <w:tab w:val="left" w:pos="425"/>
        </w:tabs>
        <w:rPr>
          <w:rFonts w:asciiTheme="minorHAnsi" w:eastAsiaTheme="minorEastAsia" w:hAnsiTheme="minorHAnsi" w:cstheme="minorBidi"/>
          <w:b w:val="0"/>
          <w:noProof/>
          <w:szCs w:val="22"/>
        </w:rPr>
      </w:pPr>
      <w:r>
        <w:rPr>
          <w:noProof/>
        </w:rPr>
        <w:t>6</w:t>
      </w:r>
      <w:r>
        <w:rPr>
          <w:rFonts w:asciiTheme="minorHAnsi" w:eastAsiaTheme="minorEastAsia" w:hAnsiTheme="minorHAnsi" w:cstheme="minorBidi"/>
          <w:b w:val="0"/>
          <w:noProof/>
          <w:szCs w:val="22"/>
        </w:rPr>
        <w:tab/>
      </w:r>
      <w:r>
        <w:rPr>
          <w:noProof/>
        </w:rPr>
        <w:t>Transfer</w:t>
      </w:r>
      <w:r>
        <w:rPr>
          <w:noProof/>
        </w:rPr>
        <w:tab/>
      </w:r>
      <w:r>
        <w:rPr>
          <w:noProof/>
        </w:rPr>
        <w:fldChar w:fldCharType="begin"/>
      </w:r>
      <w:r>
        <w:rPr>
          <w:noProof/>
        </w:rPr>
        <w:instrText xml:space="preserve"> PAGEREF _Toc396116376 \h </w:instrText>
      </w:r>
      <w:r>
        <w:rPr>
          <w:noProof/>
        </w:rPr>
      </w:r>
      <w:r>
        <w:rPr>
          <w:noProof/>
        </w:rPr>
        <w:fldChar w:fldCharType="separate"/>
      </w:r>
      <w:r>
        <w:rPr>
          <w:noProof/>
        </w:rPr>
        <w:t>40</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6.1</w:t>
      </w:r>
      <w:r>
        <w:rPr>
          <w:rFonts w:asciiTheme="minorHAnsi" w:eastAsiaTheme="minorEastAsia" w:hAnsiTheme="minorHAnsi" w:cstheme="minorBidi"/>
          <w:noProof/>
          <w:szCs w:val="22"/>
        </w:rPr>
        <w:tab/>
      </w:r>
      <w:r>
        <w:rPr>
          <w:noProof/>
        </w:rPr>
        <w:t>Format Package Container</w:t>
      </w:r>
      <w:r>
        <w:rPr>
          <w:noProof/>
        </w:rPr>
        <w:tab/>
      </w:r>
      <w:r>
        <w:rPr>
          <w:noProof/>
        </w:rPr>
        <w:fldChar w:fldCharType="begin"/>
      </w:r>
      <w:r>
        <w:rPr>
          <w:noProof/>
        </w:rPr>
        <w:instrText xml:space="preserve"> PAGEREF _Toc396116377 \h </w:instrText>
      </w:r>
      <w:r>
        <w:rPr>
          <w:noProof/>
        </w:rPr>
      </w:r>
      <w:r>
        <w:rPr>
          <w:noProof/>
        </w:rPr>
        <w:fldChar w:fldCharType="separate"/>
      </w:r>
      <w:r>
        <w:rPr>
          <w:noProof/>
        </w:rPr>
        <w:t>40</w:t>
      </w:r>
      <w:r>
        <w:rPr>
          <w:noProof/>
        </w:rPr>
        <w:fldChar w:fldCharType="end"/>
      </w:r>
    </w:p>
    <w:p w:rsidR="00D27DF7" w:rsidRDefault="00D27DF7">
      <w:pPr>
        <w:pStyle w:val="Verzeichnis1"/>
        <w:tabs>
          <w:tab w:val="left" w:pos="425"/>
        </w:tabs>
        <w:rPr>
          <w:rFonts w:asciiTheme="minorHAnsi" w:eastAsiaTheme="minorEastAsia" w:hAnsiTheme="minorHAnsi" w:cstheme="minorBidi"/>
          <w:b w:val="0"/>
          <w:noProof/>
          <w:szCs w:val="22"/>
        </w:rPr>
      </w:pPr>
      <w:r>
        <w:rPr>
          <w:noProof/>
        </w:rPr>
        <w:t>7</w:t>
      </w:r>
      <w:r>
        <w:rPr>
          <w:rFonts w:asciiTheme="minorHAnsi" w:eastAsiaTheme="minorEastAsia" w:hAnsiTheme="minorHAnsi" w:cstheme="minorBidi"/>
          <w:b w:val="0"/>
          <w:noProof/>
          <w:szCs w:val="22"/>
        </w:rPr>
        <w:tab/>
      </w:r>
      <w:r>
        <w:rPr>
          <w:noProof/>
        </w:rPr>
        <w:t>Version und Gültigkeit der Spezifikation</w:t>
      </w:r>
      <w:r>
        <w:rPr>
          <w:noProof/>
        </w:rPr>
        <w:tab/>
      </w:r>
      <w:r>
        <w:rPr>
          <w:noProof/>
        </w:rPr>
        <w:fldChar w:fldCharType="begin"/>
      </w:r>
      <w:r>
        <w:rPr>
          <w:noProof/>
        </w:rPr>
        <w:instrText xml:space="preserve"> PAGEREF _Toc396116378 \h </w:instrText>
      </w:r>
      <w:r>
        <w:rPr>
          <w:noProof/>
        </w:rPr>
      </w:r>
      <w:r>
        <w:rPr>
          <w:noProof/>
        </w:rPr>
        <w:fldChar w:fldCharType="separate"/>
      </w:r>
      <w:r>
        <w:rPr>
          <w:noProof/>
        </w:rPr>
        <w:t>40</w:t>
      </w:r>
      <w:r>
        <w:rPr>
          <w:noProof/>
        </w:rPr>
        <w:fldChar w:fldCharType="end"/>
      </w:r>
    </w:p>
    <w:p w:rsidR="00D27DF7" w:rsidRDefault="00D27DF7">
      <w:pPr>
        <w:pStyle w:val="Verzeichnis1"/>
        <w:tabs>
          <w:tab w:val="left" w:pos="425"/>
        </w:tabs>
        <w:rPr>
          <w:rFonts w:asciiTheme="minorHAnsi" w:eastAsiaTheme="minorEastAsia" w:hAnsiTheme="minorHAnsi" w:cstheme="minorBidi"/>
          <w:b w:val="0"/>
          <w:noProof/>
          <w:szCs w:val="22"/>
        </w:rPr>
      </w:pPr>
      <w:r>
        <w:rPr>
          <w:noProof/>
        </w:rPr>
        <w:t>8</w:t>
      </w:r>
      <w:r>
        <w:rPr>
          <w:rFonts w:asciiTheme="minorHAnsi" w:eastAsiaTheme="minorEastAsia" w:hAnsiTheme="minorHAnsi" w:cstheme="minorBidi"/>
          <w:b w:val="0"/>
          <w:noProof/>
          <w:szCs w:val="22"/>
        </w:rPr>
        <w:tab/>
      </w:r>
      <w:r>
        <w:rPr>
          <w:noProof/>
        </w:rPr>
        <w:t>Change-Request-Prozess</w:t>
      </w:r>
      <w:r>
        <w:rPr>
          <w:noProof/>
        </w:rPr>
        <w:tab/>
      </w:r>
      <w:r>
        <w:rPr>
          <w:noProof/>
        </w:rPr>
        <w:fldChar w:fldCharType="begin"/>
      </w:r>
      <w:r>
        <w:rPr>
          <w:noProof/>
        </w:rPr>
        <w:instrText xml:space="preserve"> PAGEREF _Toc396116379 \h </w:instrText>
      </w:r>
      <w:r>
        <w:rPr>
          <w:noProof/>
        </w:rPr>
      </w:r>
      <w:r>
        <w:rPr>
          <w:noProof/>
        </w:rPr>
        <w:fldChar w:fldCharType="separate"/>
      </w:r>
      <w:r>
        <w:rPr>
          <w:noProof/>
        </w:rPr>
        <w:t>41</w:t>
      </w:r>
      <w:r>
        <w:rPr>
          <w:noProof/>
        </w:rPr>
        <w:fldChar w:fldCharType="end"/>
      </w:r>
    </w:p>
    <w:p w:rsidR="00D27DF7" w:rsidRDefault="00D27DF7">
      <w:pPr>
        <w:pStyle w:val="Verzeichnis1"/>
        <w:tabs>
          <w:tab w:val="left" w:pos="425"/>
        </w:tabs>
        <w:rPr>
          <w:rFonts w:asciiTheme="minorHAnsi" w:eastAsiaTheme="minorEastAsia" w:hAnsiTheme="minorHAnsi" w:cstheme="minorBidi"/>
          <w:b w:val="0"/>
          <w:noProof/>
          <w:szCs w:val="22"/>
        </w:rPr>
      </w:pPr>
      <w:r>
        <w:rPr>
          <w:noProof/>
        </w:rPr>
        <w:t>9</w:t>
      </w:r>
      <w:r>
        <w:rPr>
          <w:rFonts w:asciiTheme="minorHAnsi" w:eastAsiaTheme="minorEastAsia" w:hAnsiTheme="minorHAnsi" w:cstheme="minorBidi"/>
          <w:b w:val="0"/>
          <w:noProof/>
          <w:szCs w:val="22"/>
        </w:rPr>
        <w:tab/>
      </w:r>
      <w:r>
        <w:rPr>
          <w:noProof/>
        </w:rPr>
        <w:t>Sicherheitsüberlegungen</w:t>
      </w:r>
      <w:r>
        <w:rPr>
          <w:noProof/>
        </w:rPr>
        <w:tab/>
      </w:r>
      <w:r>
        <w:rPr>
          <w:noProof/>
        </w:rPr>
        <w:fldChar w:fldCharType="begin"/>
      </w:r>
      <w:r>
        <w:rPr>
          <w:noProof/>
        </w:rPr>
        <w:instrText xml:space="preserve"> PAGEREF _Toc396116380 \h </w:instrText>
      </w:r>
      <w:r>
        <w:rPr>
          <w:noProof/>
        </w:rPr>
      </w:r>
      <w:r>
        <w:rPr>
          <w:noProof/>
        </w:rPr>
        <w:fldChar w:fldCharType="separate"/>
      </w:r>
      <w:r>
        <w:rPr>
          <w:noProof/>
        </w:rPr>
        <w:t>41</w:t>
      </w:r>
      <w:r>
        <w:rPr>
          <w:noProof/>
        </w:rPr>
        <w:fldChar w:fldCharType="end"/>
      </w:r>
    </w:p>
    <w:p w:rsidR="00D27DF7" w:rsidRDefault="00D27DF7">
      <w:pPr>
        <w:pStyle w:val="Verzeichnis1"/>
        <w:tabs>
          <w:tab w:val="left" w:pos="629"/>
        </w:tabs>
        <w:rPr>
          <w:rFonts w:asciiTheme="minorHAnsi" w:eastAsiaTheme="minorEastAsia" w:hAnsiTheme="minorHAnsi" w:cstheme="minorBidi"/>
          <w:b w:val="0"/>
          <w:noProof/>
          <w:szCs w:val="22"/>
        </w:rPr>
      </w:pPr>
      <w:r>
        <w:rPr>
          <w:noProof/>
        </w:rPr>
        <w:t>10</w:t>
      </w:r>
      <w:r>
        <w:rPr>
          <w:rFonts w:asciiTheme="minorHAnsi" w:eastAsiaTheme="minorEastAsia" w:hAnsiTheme="minorHAnsi" w:cstheme="minorBidi"/>
          <w:b w:val="0"/>
          <w:noProof/>
          <w:szCs w:val="22"/>
        </w:rPr>
        <w:tab/>
      </w:r>
      <w:r>
        <w:rPr>
          <w:noProof/>
        </w:rPr>
        <w:t>Haftungsausschluss/Hinweise auf Rechte Dritter</w:t>
      </w:r>
      <w:r>
        <w:rPr>
          <w:noProof/>
        </w:rPr>
        <w:tab/>
      </w:r>
      <w:r>
        <w:rPr>
          <w:noProof/>
        </w:rPr>
        <w:fldChar w:fldCharType="begin"/>
      </w:r>
      <w:r>
        <w:rPr>
          <w:noProof/>
        </w:rPr>
        <w:instrText xml:space="preserve"> PAGEREF _Toc396116381 \h </w:instrText>
      </w:r>
      <w:r>
        <w:rPr>
          <w:noProof/>
        </w:rPr>
      </w:r>
      <w:r>
        <w:rPr>
          <w:noProof/>
        </w:rPr>
        <w:fldChar w:fldCharType="separate"/>
      </w:r>
      <w:r>
        <w:rPr>
          <w:noProof/>
        </w:rPr>
        <w:t>42</w:t>
      </w:r>
      <w:r>
        <w:rPr>
          <w:noProof/>
        </w:rPr>
        <w:fldChar w:fldCharType="end"/>
      </w:r>
    </w:p>
    <w:p w:rsidR="00D27DF7" w:rsidRDefault="00D27DF7">
      <w:pPr>
        <w:pStyle w:val="Verzeichnis1"/>
        <w:tabs>
          <w:tab w:val="left" w:pos="629"/>
        </w:tabs>
        <w:rPr>
          <w:rFonts w:asciiTheme="minorHAnsi" w:eastAsiaTheme="minorEastAsia" w:hAnsiTheme="minorHAnsi" w:cstheme="minorBidi"/>
          <w:b w:val="0"/>
          <w:noProof/>
          <w:szCs w:val="22"/>
        </w:rPr>
      </w:pPr>
      <w:r>
        <w:rPr>
          <w:noProof/>
        </w:rPr>
        <w:t>11</w:t>
      </w:r>
      <w:r>
        <w:rPr>
          <w:rFonts w:asciiTheme="minorHAnsi" w:eastAsiaTheme="minorEastAsia" w:hAnsiTheme="minorHAnsi" w:cstheme="minorBidi"/>
          <w:b w:val="0"/>
          <w:noProof/>
          <w:szCs w:val="22"/>
        </w:rPr>
        <w:tab/>
      </w:r>
      <w:r>
        <w:rPr>
          <w:noProof/>
        </w:rPr>
        <w:t>Urheberrechte</w:t>
      </w:r>
      <w:r>
        <w:rPr>
          <w:noProof/>
        </w:rPr>
        <w:tab/>
      </w:r>
      <w:r>
        <w:rPr>
          <w:noProof/>
        </w:rPr>
        <w:fldChar w:fldCharType="begin"/>
      </w:r>
      <w:r>
        <w:rPr>
          <w:noProof/>
        </w:rPr>
        <w:instrText xml:space="preserve"> PAGEREF _Toc396116382 \h </w:instrText>
      </w:r>
      <w:r>
        <w:rPr>
          <w:noProof/>
        </w:rPr>
      </w:r>
      <w:r>
        <w:rPr>
          <w:noProof/>
        </w:rPr>
        <w:fldChar w:fldCharType="separate"/>
      </w:r>
      <w:r>
        <w:rPr>
          <w:noProof/>
        </w:rPr>
        <w:t>42</w:t>
      </w:r>
      <w:r>
        <w:rPr>
          <w:noProof/>
        </w:rPr>
        <w:fldChar w:fldCharType="end"/>
      </w:r>
    </w:p>
    <w:p w:rsidR="00D27DF7" w:rsidRDefault="00D27DF7">
      <w:pPr>
        <w:pStyle w:val="Verzeichnis1"/>
        <w:rPr>
          <w:rFonts w:asciiTheme="minorHAnsi" w:eastAsiaTheme="minorEastAsia" w:hAnsiTheme="minorHAnsi" w:cstheme="minorBidi"/>
          <w:b w:val="0"/>
          <w:noProof/>
          <w:szCs w:val="22"/>
        </w:rPr>
      </w:pPr>
      <w:r>
        <w:rPr>
          <w:noProof/>
        </w:rPr>
        <w:t>Anhang A – Referenzen &amp; Bibliographie</w:t>
      </w:r>
      <w:r>
        <w:rPr>
          <w:noProof/>
        </w:rPr>
        <w:tab/>
      </w:r>
      <w:r>
        <w:rPr>
          <w:noProof/>
        </w:rPr>
        <w:fldChar w:fldCharType="begin"/>
      </w:r>
      <w:r>
        <w:rPr>
          <w:noProof/>
        </w:rPr>
        <w:instrText xml:space="preserve"> PAGEREF _Toc396116383 \h </w:instrText>
      </w:r>
      <w:r>
        <w:rPr>
          <w:noProof/>
        </w:rPr>
      </w:r>
      <w:r>
        <w:rPr>
          <w:noProof/>
        </w:rPr>
        <w:fldChar w:fldCharType="separate"/>
      </w:r>
      <w:r>
        <w:rPr>
          <w:noProof/>
        </w:rPr>
        <w:t>43</w:t>
      </w:r>
      <w:r>
        <w:rPr>
          <w:noProof/>
        </w:rPr>
        <w:fldChar w:fldCharType="end"/>
      </w:r>
    </w:p>
    <w:p w:rsidR="00D27DF7" w:rsidRDefault="00D27DF7">
      <w:pPr>
        <w:pStyle w:val="Verzeichnis1"/>
        <w:rPr>
          <w:rFonts w:asciiTheme="minorHAnsi" w:eastAsiaTheme="minorEastAsia" w:hAnsiTheme="minorHAnsi" w:cstheme="minorBidi"/>
          <w:b w:val="0"/>
          <w:noProof/>
          <w:szCs w:val="22"/>
        </w:rPr>
      </w:pPr>
      <w:r>
        <w:rPr>
          <w:noProof/>
        </w:rPr>
        <w:t>Anhang B – Mitarbeit &amp; Überprüfung</w:t>
      </w:r>
      <w:r>
        <w:rPr>
          <w:noProof/>
        </w:rPr>
        <w:tab/>
      </w:r>
      <w:r>
        <w:rPr>
          <w:noProof/>
        </w:rPr>
        <w:fldChar w:fldCharType="begin"/>
      </w:r>
      <w:r>
        <w:rPr>
          <w:noProof/>
        </w:rPr>
        <w:instrText xml:space="preserve"> PAGEREF _Toc396116384 \h </w:instrText>
      </w:r>
      <w:r>
        <w:rPr>
          <w:noProof/>
        </w:rPr>
      </w:r>
      <w:r>
        <w:rPr>
          <w:noProof/>
        </w:rPr>
        <w:fldChar w:fldCharType="separate"/>
      </w:r>
      <w:r>
        <w:rPr>
          <w:noProof/>
        </w:rPr>
        <w:t>43</w:t>
      </w:r>
      <w:r>
        <w:rPr>
          <w:noProof/>
        </w:rPr>
        <w:fldChar w:fldCharType="end"/>
      </w:r>
    </w:p>
    <w:p w:rsidR="00D27DF7" w:rsidRDefault="00D27DF7">
      <w:pPr>
        <w:pStyle w:val="Verzeichnis1"/>
        <w:rPr>
          <w:rFonts w:asciiTheme="minorHAnsi" w:eastAsiaTheme="minorEastAsia" w:hAnsiTheme="minorHAnsi" w:cstheme="minorBidi"/>
          <w:b w:val="0"/>
          <w:noProof/>
          <w:szCs w:val="22"/>
        </w:rPr>
      </w:pPr>
      <w:r>
        <w:rPr>
          <w:noProof/>
        </w:rPr>
        <w:t>Anhang C – Abkürzungen</w:t>
      </w:r>
      <w:r>
        <w:rPr>
          <w:noProof/>
        </w:rPr>
        <w:tab/>
      </w:r>
      <w:r>
        <w:rPr>
          <w:noProof/>
        </w:rPr>
        <w:fldChar w:fldCharType="begin"/>
      </w:r>
      <w:r>
        <w:rPr>
          <w:noProof/>
        </w:rPr>
        <w:instrText xml:space="preserve"> PAGEREF _Toc396116385 \h </w:instrText>
      </w:r>
      <w:r>
        <w:rPr>
          <w:noProof/>
        </w:rPr>
      </w:r>
      <w:r>
        <w:rPr>
          <w:noProof/>
        </w:rPr>
        <w:fldChar w:fldCharType="separate"/>
      </w:r>
      <w:r>
        <w:rPr>
          <w:noProof/>
        </w:rPr>
        <w:t>43</w:t>
      </w:r>
      <w:r>
        <w:rPr>
          <w:noProof/>
        </w:rPr>
        <w:fldChar w:fldCharType="end"/>
      </w:r>
    </w:p>
    <w:p w:rsidR="00D27DF7" w:rsidRDefault="00D27DF7">
      <w:pPr>
        <w:pStyle w:val="Verzeichnis1"/>
        <w:rPr>
          <w:rFonts w:asciiTheme="minorHAnsi" w:eastAsiaTheme="minorEastAsia" w:hAnsiTheme="minorHAnsi" w:cstheme="minorBidi"/>
          <w:b w:val="0"/>
          <w:noProof/>
          <w:szCs w:val="22"/>
        </w:rPr>
      </w:pPr>
      <w:r>
        <w:rPr>
          <w:noProof/>
        </w:rPr>
        <w:t>Anhang D – Glossar</w:t>
      </w:r>
      <w:r>
        <w:rPr>
          <w:noProof/>
        </w:rPr>
        <w:tab/>
      </w:r>
      <w:r>
        <w:rPr>
          <w:noProof/>
        </w:rPr>
        <w:fldChar w:fldCharType="begin"/>
      </w:r>
      <w:r>
        <w:rPr>
          <w:noProof/>
        </w:rPr>
        <w:instrText xml:space="preserve"> PAGEREF _Toc396116386 \h </w:instrText>
      </w:r>
      <w:r>
        <w:rPr>
          <w:noProof/>
        </w:rPr>
      </w:r>
      <w:r>
        <w:rPr>
          <w:noProof/>
        </w:rPr>
        <w:fldChar w:fldCharType="separate"/>
      </w:r>
      <w:r>
        <w:rPr>
          <w:noProof/>
        </w:rPr>
        <w:t>44</w:t>
      </w:r>
      <w:r>
        <w:rPr>
          <w:noProof/>
        </w:rPr>
        <w:fldChar w:fldCharType="end"/>
      </w:r>
    </w:p>
    <w:p w:rsidR="00D27DF7" w:rsidRDefault="00D27DF7">
      <w:pPr>
        <w:pStyle w:val="Verzeichnis1"/>
        <w:rPr>
          <w:rFonts w:asciiTheme="minorHAnsi" w:eastAsiaTheme="minorEastAsia" w:hAnsiTheme="minorHAnsi" w:cstheme="minorBidi"/>
          <w:b w:val="0"/>
          <w:noProof/>
          <w:szCs w:val="22"/>
        </w:rPr>
      </w:pPr>
      <w:r>
        <w:rPr>
          <w:noProof/>
        </w:rPr>
        <w:t>Anhang E – Änderungen gegenüber Version 1.0</w:t>
      </w:r>
      <w:r>
        <w:rPr>
          <w:noProof/>
        </w:rPr>
        <w:tab/>
      </w:r>
      <w:r>
        <w:rPr>
          <w:noProof/>
        </w:rPr>
        <w:fldChar w:fldCharType="begin"/>
      </w:r>
      <w:r>
        <w:rPr>
          <w:noProof/>
        </w:rPr>
        <w:instrText xml:space="preserve"> PAGEREF _Toc396116387 \h </w:instrText>
      </w:r>
      <w:r>
        <w:rPr>
          <w:noProof/>
        </w:rPr>
      </w:r>
      <w:r>
        <w:rPr>
          <w:noProof/>
        </w:rPr>
        <w:fldChar w:fldCharType="separate"/>
      </w:r>
      <w:r>
        <w:rPr>
          <w:noProof/>
        </w:rPr>
        <w:t>45</w:t>
      </w:r>
      <w:r>
        <w:rPr>
          <w:noProof/>
        </w:rPr>
        <w:fldChar w:fldCharType="end"/>
      </w:r>
    </w:p>
    <w:p w:rsidR="00D27DF7" w:rsidRDefault="00D27DF7">
      <w:pPr>
        <w:pStyle w:val="Verzeichnis1"/>
        <w:rPr>
          <w:rFonts w:asciiTheme="minorHAnsi" w:eastAsiaTheme="minorEastAsia" w:hAnsiTheme="minorHAnsi" w:cstheme="minorBidi"/>
          <w:b w:val="0"/>
          <w:noProof/>
          <w:szCs w:val="22"/>
        </w:rPr>
      </w:pPr>
      <w:r>
        <w:rPr>
          <w:noProof/>
        </w:rPr>
        <w:t>Anhang F – Gültigkeit Kapitel</w:t>
      </w:r>
      <w:r>
        <w:rPr>
          <w:noProof/>
        </w:rPr>
        <w:tab/>
      </w:r>
      <w:r>
        <w:rPr>
          <w:noProof/>
        </w:rPr>
        <w:fldChar w:fldCharType="begin"/>
      </w:r>
      <w:r>
        <w:rPr>
          <w:noProof/>
        </w:rPr>
        <w:instrText xml:space="preserve"> PAGEREF _Toc396116388 \h </w:instrText>
      </w:r>
      <w:r>
        <w:rPr>
          <w:noProof/>
        </w:rPr>
      </w:r>
      <w:r>
        <w:rPr>
          <w:noProof/>
        </w:rPr>
        <w:fldChar w:fldCharType="separate"/>
      </w:r>
      <w:r>
        <w:rPr>
          <w:noProof/>
        </w:rPr>
        <w:t>46</w:t>
      </w:r>
      <w:r>
        <w:rPr>
          <w:noProof/>
        </w:rPr>
        <w:fldChar w:fldCharType="end"/>
      </w:r>
    </w:p>
    <w:p w:rsidR="00D27DF7" w:rsidRDefault="00D27DF7">
      <w:pPr>
        <w:pStyle w:val="Verzeichnis1"/>
        <w:rPr>
          <w:rFonts w:asciiTheme="minorHAnsi" w:eastAsiaTheme="minorEastAsia" w:hAnsiTheme="minorHAnsi" w:cstheme="minorBidi"/>
          <w:b w:val="0"/>
          <w:noProof/>
          <w:szCs w:val="22"/>
        </w:rPr>
      </w:pPr>
      <w:r>
        <w:rPr>
          <w:noProof/>
        </w:rPr>
        <w:t>Anhang G – Ausschnitt Mapping SIP-Metadaten –  GEVER-System</w:t>
      </w:r>
      <w:r>
        <w:rPr>
          <w:noProof/>
        </w:rPr>
        <w:tab/>
      </w:r>
      <w:r>
        <w:rPr>
          <w:noProof/>
        </w:rPr>
        <w:fldChar w:fldCharType="begin"/>
      </w:r>
      <w:r>
        <w:rPr>
          <w:noProof/>
        </w:rPr>
        <w:instrText xml:space="preserve"> PAGEREF _Toc396116389 \h </w:instrText>
      </w:r>
      <w:r>
        <w:rPr>
          <w:noProof/>
        </w:rPr>
      </w:r>
      <w:r>
        <w:rPr>
          <w:noProof/>
        </w:rPr>
        <w:fldChar w:fldCharType="separate"/>
      </w:r>
      <w:r>
        <w:rPr>
          <w:noProof/>
        </w:rPr>
        <w:t>48</w:t>
      </w:r>
      <w:r>
        <w:rPr>
          <w:noProof/>
        </w:rPr>
        <w:fldChar w:fldCharType="end"/>
      </w:r>
    </w:p>
    <w:p w:rsidR="00D27DF7" w:rsidRDefault="00D27DF7">
      <w:pPr>
        <w:pStyle w:val="Verzeichnis1"/>
        <w:rPr>
          <w:rFonts w:asciiTheme="minorHAnsi" w:eastAsiaTheme="minorEastAsia" w:hAnsiTheme="minorHAnsi" w:cstheme="minorBidi"/>
          <w:b w:val="0"/>
          <w:noProof/>
          <w:szCs w:val="22"/>
        </w:rPr>
      </w:pPr>
      <w:r>
        <w:rPr>
          <w:noProof/>
        </w:rPr>
        <w:t>Anhang H – Zeichensätze</w:t>
      </w:r>
      <w:r>
        <w:rPr>
          <w:noProof/>
        </w:rPr>
        <w:tab/>
      </w:r>
      <w:r>
        <w:rPr>
          <w:noProof/>
        </w:rPr>
        <w:fldChar w:fldCharType="begin"/>
      </w:r>
      <w:r>
        <w:rPr>
          <w:noProof/>
        </w:rPr>
        <w:instrText xml:space="preserve"> PAGEREF _Toc396116390 \h </w:instrText>
      </w:r>
      <w:r>
        <w:rPr>
          <w:noProof/>
        </w:rPr>
      </w:r>
      <w:r>
        <w:rPr>
          <w:noProof/>
        </w:rPr>
        <w:fldChar w:fldCharType="separate"/>
      </w:r>
      <w:r>
        <w:rPr>
          <w:noProof/>
        </w:rPr>
        <w:t>49</w:t>
      </w:r>
      <w:r>
        <w:rPr>
          <w:noProof/>
        </w:rPr>
        <w:fldChar w:fldCharType="end"/>
      </w:r>
    </w:p>
    <w:p w:rsidR="00565A37" w:rsidRDefault="00D322C7">
      <w:pPr>
        <w:pStyle w:val="Leerzeile"/>
      </w:pPr>
      <w:r>
        <w:fldChar w:fldCharType="end"/>
      </w:r>
    </w:p>
    <w:p w:rsidR="00565A37" w:rsidRPr="00E47191" w:rsidRDefault="00565A37" w:rsidP="00E47191">
      <w:pPr>
        <w:pStyle w:val="berschrift1"/>
      </w:pPr>
      <w:r>
        <w:br w:type="page"/>
      </w:r>
      <w:bookmarkStart w:id="0" w:name="_Toc396116332"/>
      <w:r w:rsidRPr="00E47191">
        <w:lastRenderedPageBreak/>
        <w:t>Status des Dokuments</w:t>
      </w:r>
      <w:bookmarkEnd w:id="0"/>
    </w:p>
    <w:p w:rsidR="00565A37" w:rsidRDefault="00565A37">
      <w:r>
        <w:t xml:space="preserve">Das vorliegende Dokument ist </w:t>
      </w:r>
      <w:r w:rsidRPr="00B61281">
        <w:rPr>
          <w:b/>
        </w:rPr>
        <w:t>in Arbeit.</w:t>
      </w:r>
      <w:r>
        <w:t xml:space="preserve"> Es ist nur für den internen Gebrauch in der Fachgruppe gedacht.</w:t>
      </w:r>
    </w:p>
    <w:p w:rsidR="0043089C" w:rsidRPr="00366E84" w:rsidRDefault="0043089C">
      <w:pPr>
        <w:rPr>
          <w:vanish/>
          <w:color w:val="A6A6A6"/>
        </w:rPr>
      </w:pPr>
      <w:r w:rsidRPr="00366E84">
        <w:rPr>
          <w:vanish/>
          <w:color w:val="A6A6A6"/>
        </w:rPr>
        <w:t>Das vorliegende Dokument</w:t>
      </w:r>
      <w:r w:rsidR="00856C0D" w:rsidRPr="00366E84">
        <w:rPr>
          <w:vanish/>
          <w:color w:val="A6A6A6"/>
        </w:rPr>
        <w:t xml:space="preserve"> ist ein erster </w:t>
      </w:r>
      <w:r w:rsidR="00856C0D" w:rsidRPr="00366E84">
        <w:rPr>
          <w:b/>
          <w:vanish/>
          <w:color w:val="A6A6A6"/>
        </w:rPr>
        <w:t>Entwurf.</w:t>
      </w:r>
      <w:r w:rsidRPr="00366E84">
        <w:rPr>
          <w:vanish/>
          <w:color w:val="A6A6A6"/>
        </w:rPr>
        <w:t xml:space="preserve"> Es wurde von der Fachgruppe finalisiert, jedoch noch nicht von den zuständigen Referenten geprüft.</w:t>
      </w:r>
    </w:p>
    <w:p w:rsidR="00565A37" w:rsidRPr="00366E84" w:rsidRDefault="00584444">
      <w:pPr>
        <w:rPr>
          <w:vanish/>
          <w:color w:val="A6A6A6"/>
        </w:rPr>
      </w:pPr>
      <w:r w:rsidRPr="00366E84">
        <w:rPr>
          <w:vanish/>
          <w:color w:val="A6A6A6"/>
        </w:rPr>
        <w:t xml:space="preserve">Das vorliegende Dokument ist ein </w:t>
      </w:r>
      <w:r w:rsidRPr="00366E84">
        <w:rPr>
          <w:b/>
          <w:vanish/>
          <w:color w:val="A6A6A6"/>
        </w:rPr>
        <w:t>Entwurf.</w:t>
      </w:r>
      <w:r w:rsidRPr="00366E84">
        <w:rPr>
          <w:vanish/>
          <w:color w:val="A6A6A6"/>
        </w:rPr>
        <w:t xml:space="preserve"> Es wurde</w:t>
      </w:r>
      <w:r w:rsidR="00615087" w:rsidRPr="00366E84">
        <w:rPr>
          <w:vanish/>
          <w:color w:val="A6A6A6"/>
        </w:rPr>
        <w:t xml:space="preserve"> von den zuständigen Referenten des</w:t>
      </w:r>
      <w:r w:rsidRPr="00366E84">
        <w:rPr>
          <w:vanish/>
          <w:color w:val="A6A6A6"/>
        </w:rPr>
        <w:t xml:space="preserve"> Expertenausschuss</w:t>
      </w:r>
      <w:r w:rsidR="00615087" w:rsidRPr="00366E84">
        <w:rPr>
          <w:vanish/>
          <w:color w:val="A6A6A6"/>
        </w:rPr>
        <w:t>es</w:t>
      </w:r>
      <w:r w:rsidRPr="00366E84">
        <w:rPr>
          <w:vanish/>
          <w:color w:val="A6A6A6"/>
        </w:rPr>
        <w:t xml:space="preserve"> zur öffentlichen Stellungnahme freigegeben, damit es von interessierten Kreisen begutachtet und bei Bedarf versuchsweise umgesetzt werden kann. Feedback ist erwünscht und sollte an die Geschäftsstelle von eCH gerichtet werden. Die Fachgruppe berücksichtigt die eingegangenen Antworten oder begründet Ablehnungen schriftlich. Der Inhalt ist vom Expertenausschuss noch nicht genehmigt, er kann auf der Basis des eingehenden Feedbacks noch ändern und hat daher keine normative Kraft.</w:t>
      </w:r>
    </w:p>
    <w:p w:rsidR="00565A37" w:rsidRPr="00366E84" w:rsidRDefault="00565A37">
      <w:pPr>
        <w:rPr>
          <w:vanish/>
          <w:color w:val="A6A6A6"/>
        </w:rPr>
      </w:pPr>
      <w:r w:rsidRPr="00366E84">
        <w:rPr>
          <w:vanish/>
          <w:color w:val="A6A6A6"/>
        </w:rPr>
        <w:t xml:space="preserve">Das vorliegende Dokument enthält den endgültigen Text, der dem Expertenausschuss am &lt;...&gt; zur Genehmigung </w:t>
      </w:r>
      <w:r w:rsidRPr="00366E84">
        <w:rPr>
          <w:b/>
          <w:vanish/>
          <w:color w:val="A6A6A6"/>
        </w:rPr>
        <w:t>vorgeschlagen</w:t>
      </w:r>
      <w:r w:rsidRPr="00366E84">
        <w:rPr>
          <w:vanish/>
          <w:color w:val="A6A6A6"/>
        </w:rPr>
        <w:t xml:space="preserve"> wird. Es wurde noch nicht offiziell genehmigt und hat daher noch keine normative Kraft.</w:t>
      </w:r>
    </w:p>
    <w:p w:rsidR="00565A37" w:rsidRPr="00366E84" w:rsidRDefault="00565A37">
      <w:pPr>
        <w:rPr>
          <w:vanish/>
          <w:color w:val="A6A6A6"/>
        </w:rPr>
      </w:pPr>
      <w:r w:rsidRPr="00366E84">
        <w:rPr>
          <w:vanish/>
          <w:color w:val="A6A6A6"/>
        </w:rPr>
        <w:t xml:space="preserve">Das vorliegende Dokument wurde vom Expertenausschuss </w:t>
      </w:r>
      <w:r w:rsidRPr="00366E84">
        <w:rPr>
          <w:b/>
          <w:vanish/>
          <w:color w:val="A6A6A6"/>
        </w:rPr>
        <w:t>genehmigt.</w:t>
      </w:r>
      <w:r w:rsidRPr="00366E84">
        <w:rPr>
          <w:vanish/>
          <w:color w:val="A6A6A6"/>
        </w:rPr>
        <w:t xml:space="preserve"> Es hat für das definierte Einsatzgebiet im festgelegten Gültigkeitsbereich normative Kraft.</w:t>
      </w:r>
    </w:p>
    <w:p w:rsidR="00565A37" w:rsidRDefault="00565A37" w:rsidP="00E47191">
      <w:pPr>
        <w:pStyle w:val="berschrift1"/>
      </w:pPr>
      <w:bookmarkStart w:id="1" w:name="_Toc396116333"/>
      <w:r>
        <w:t>Einleitung</w:t>
      </w:r>
      <w:bookmarkEnd w:id="1"/>
    </w:p>
    <w:p w:rsidR="00366E84" w:rsidRDefault="00366E84" w:rsidP="00366E84">
      <w:pPr>
        <w:pStyle w:val="berschrift2"/>
        <w:spacing w:before="0"/>
      </w:pPr>
      <w:bookmarkStart w:id="2" w:name="_Toc341965592"/>
      <w:bookmarkStart w:id="3" w:name="_Toc396116334"/>
      <w:r>
        <w:t>Ziel und Zweck</w:t>
      </w:r>
      <w:bookmarkEnd w:id="2"/>
      <w:bookmarkEnd w:id="3"/>
    </w:p>
    <w:p w:rsidR="00366E84" w:rsidRPr="00EC768A" w:rsidRDefault="00366E84" w:rsidP="00366E84">
      <w:r w:rsidRPr="00EC768A">
        <w:t xml:space="preserve">Die Spezifikation </w:t>
      </w:r>
      <w:r>
        <w:t>Archivische Ablieferungsschnittstelle</w:t>
      </w:r>
      <w:r w:rsidRPr="00EC768A">
        <w:t xml:space="preserve"> (SIP) hat die folgenden </w:t>
      </w:r>
      <w:r w:rsidRPr="00EC768A">
        <w:rPr>
          <w:b/>
          <w:bCs/>
        </w:rPr>
        <w:t>Ziele</w:t>
      </w:r>
      <w:r w:rsidRPr="00EC768A">
        <w:t>:</w:t>
      </w:r>
    </w:p>
    <w:p w:rsidR="00366E84" w:rsidRPr="00EC768A" w:rsidRDefault="00366E84" w:rsidP="00CC5B4E">
      <w:pPr>
        <w:numPr>
          <w:ilvl w:val="0"/>
          <w:numId w:val="12"/>
        </w:numPr>
        <w:spacing w:after="0" w:line="260" w:lineRule="atLeast"/>
        <w:jc w:val="both"/>
      </w:pPr>
      <w:r w:rsidRPr="00EC768A">
        <w:t xml:space="preserve">Die Spezifikation enthält die Anforderungen für die Realisierung eines Submission Information Package (SIP), das digitale Informationspaket für die Ablieferung von digitalem Archivgut an </w:t>
      </w:r>
      <w:r>
        <w:t>ein Archiv</w:t>
      </w:r>
      <w:r w:rsidRPr="00EC768A">
        <w:t xml:space="preserve">. Die Spezifikation legt fest, wie eine digitale Ablieferung an das </w:t>
      </w:r>
      <w:r>
        <w:t>Archiv</w:t>
      </w:r>
      <w:r w:rsidRPr="00EC768A">
        <w:t xml:space="preserve"> aussehen muss und dient damit den abliefernden Stellen einerseits als intern anzuwendende Spezifikation wie auch zur Kommunikation mit ihren Leistungserbringern und Softwareherstellern.</w:t>
      </w:r>
    </w:p>
    <w:p w:rsidR="00366E84" w:rsidRPr="00EC768A" w:rsidRDefault="00366E84" w:rsidP="00CC5B4E">
      <w:pPr>
        <w:numPr>
          <w:ilvl w:val="0"/>
          <w:numId w:val="12"/>
        </w:numPr>
        <w:spacing w:after="0" w:line="260" w:lineRule="atLeast"/>
        <w:jc w:val="both"/>
      </w:pPr>
      <w:r w:rsidRPr="00EC768A">
        <w:t xml:space="preserve">Die Spezifikation gibt Auskunft über die Anforderungen, die bei der Implementierung von digitalen Schnittstellen in GEVER-Systemen für die Ablieferung und bei der Erstellung von digitalen Ablieferungen aus Datenbanken und aus Dateisystemen eingehalten werden müssen. </w:t>
      </w:r>
    </w:p>
    <w:p w:rsidR="00366E84" w:rsidRDefault="00366E84" w:rsidP="00366E84">
      <w:pPr>
        <w:autoSpaceDE w:val="0"/>
        <w:autoSpaceDN w:val="0"/>
        <w:adjustRightInd w:val="0"/>
        <w:spacing w:line="240" w:lineRule="auto"/>
        <w:jc w:val="both"/>
      </w:pPr>
    </w:p>
    <w:p w:rsidR="00366E84" w:rsidRDefault="00366E84" w:rsidP="00366E84">
      <w:pPr>
        <w:autoSpaceDE w:val="0"/>
        <w:autoSpaceDN w:val="0"/>
        <w:adjustRightInd w:val="0"/>
        <w:spacing w:line="240" w:lineRule="auto"/>
        <w:jc w:val="both"/>
      </w:pPr>
      <w:r w:rsidRPr="00EC768A">
        <w:t xml:space="preserve">Die Spezifikation </w:t>
      </w:r>
      <w:r>
        <w:t>Archivische Ablieferungsschnittstelle</w:t>
      </w:r>
      <w:r w:rsidRPr="00EC768A">
        <w:t xml:space="preserve"> richtet sich an die folgenden </w:t>
      </w:r>
    </w:p>
    <w:p w:rsidR="00366E84" w:rsidRPr="00EC768A" w:rsidRDefault="00366E84" w:rsidP="00366E84">
      <w:pPr>
        <w:autoSpaceDE w:val="0"/>
        <w:autoSpaceDN w:val="0"/>
        <w:adjustRightInd w:val="0"/>
        <w:spacing w:line="240" w:lineRule="auto"/>
        <w:jc w:val="both"/>
      </w:pPr>
      <w:r w:rsidRPr="00EC768A">
        <w:rPr>
          <w:b/>
          <w:bCs/>
        </w:rPr>
        <w:t>Zielgruppen</w:t>
      </w:r>
      <w:r w:rsidRPr="00EC768A">
        <w:t>:</w:t>
      </w:r>
    </w:p>
    <w:p w:rsidR="00366E84" w:rsidRPr="00EC768A" w:rsidRDefault="00366E84" w:rsidP="00CC5B4E">
      <w:pPr>
        <w:numPr>
          <w:ilvl w:val="0"/>
          <w:numId w:val="12"/>
        </w:numPr>
        <w:spacing w:after="0" w:line="260" w:lineRule="atLeast"/>
        <w:jc w:val="both"/>
      </w:pPr>
      <w:r w:rsidRPr="00EC768A">
        <w:t>Abliefernde Stellen</w:t>
      </w:r>
    </w:p>
    <w:p w:rsidR="00366E84" w:rsidRDefault="00366E84" w:rsidP="00CC5B4E">
      <w:pPr>
        <w:numPr>
          <w:ilvl w:val="0"/>
          <w:numId w:val="12"/>
        </w:numPr>
        <w:spacing w:after="0" w:line="260" w:lineRule="atLeast"/>
        <w:jc w:val="both"/>
      </w:pPr>
      <w:r w:rsidRPr="00EC768A">
        <w:t xml:space="preserve">Leistungserbringer und Softwarehersteller von Applikationen, </w:t>
      </w:r>
      <w:r>
        <w:t>welche archivische Ablieferungsschnittstellen implementieren.</w:t>
      </w:r>
    </w:p>
    <w:p w:rsidR="00366E84" w:rsidRPr="00EC768A" w:rsidRDefault="00366E84" w:rsidP="00CC5B4E">
      <w:pPr>
        <w:numPr>
          <w:ilvl w:val="0"/>
          <w:numId w:val="12"/>
        </w:numPr>
        <w:spacing w:after="0" w:line="260" w:lineRule="atLeast"/>
        <w:jc w:val="both"/>
      </w:pPr>
      <w:r w:rsidRPr="00EC768A">
        <w:t xml:space="preserve">Mitarbeitende des </w:t>
      </w:r>
      <w:r>
        <w:t>Archivs</w:t>
      </w:r>
    </w:p>
    <w:p w:rsidR="00366E84" w:rsidRDefault="00366E84" w:rsidP="00366E84">
      <w:pPr>
        <w:pStyle w:val="Textkrper"/>
      </w:pPr>
    </w:p>
    <w:p w:rsidR="00366E84" w:rsidRPr="00EE48F7" w:rsidRDefault="00366E84" w:rsidP="00366E84">
      <w:pPr>
        <w:pStyle w:val="berschrift2"/>
        <w:spacing w:before="0"/>
      </w:pPr>
      <w:bookmarkStart w:id="4" w:name="_Toc341965593"/>
      <w:bookmarkStart w:id="5" w:name="_Toc396116335"/>
      <w:r>
        <w:t>Struktur des Dokuments</w:t>
      </w:r>
      <w:bookmarkEnd w:id="4"/>
      <w:bookmarkEnd w:id="5"/>
    </w:p>
    <w:p w:rsidR="00366E84" w:rsidRPr="009B46B4" w:rsidRDefault="00366E84" w:rsidP="00366E84">
      <w:pPr>
        <w:pStyle w:val="berschrift3"/>
        <w:keepNext/>
        <w:tabs>
          <w:tab w:val="clear" w:pos="794"/>
          <w:tab w:val="num" w:pos="720"/>
          <w:tab w:val="left" w:pos="2835"/>
        </w:tabs>
        <w:spacing w:before="240" w:line="200" w:lineRule="atLeast"/>
        <w:ind w:left="720" w:hanging="720"/>
      </w:pPr>
      <w:bookmarkStart w:id="6" w:name="_Toc241581044"/>
      <w:bookmarkStart w:id="7" w:name="_Toc341965594"/>
      <w:bookmarkStart w:id="8" w:name="_Toc396116336"/>
      <w:r w:rsidRPr="009B46B4">
        <w:lastRenderedPageBreak/>
        <w:t>Aufbau Kapitel</w:t>
      </w:r>
      <w:bookmarkEnd w:id="6"/>
      <w:bookmarkEnd w:id="7"/>
      <w:bookmarkEnd w:id="8"/>
    </w:p>
    <w:p w:rsidR="00366E84" w:rsidRDefault="00366E84" w:rsidP="00366E84">
      <w:pPr>
        <w:spacing w:line="300" w:lineRule="atLeast"/>
        <w:jc w:val="both"/>
      </w:pPr>
      <w:r w:rsidRPr="009B46B4">
        <w:t xml:space="preserve">Jedes Kapitel in dieser Spezifikation ist nach demselben Muster aufgebaut. </w:t>
      </w:r>
      <w:r>
        <w:t xml:space="preserve">Nach einer kurzen Einleitung werden die </w:t>
      </w:r>
      <w:r w:rsidRPr="009B46B4">
        <w:t>Anforderungen in einer Tabelle aufgeführt.</w:t>
      </w:r>
    </w:p>
    <w:p w:rsidR="00366E84" w:rsidRDefault="00366E84" w:rsidP="00366E84">
      <w:pPr>
        <w:spacing w:after="0" w:line="240" w:lineRule="auto"/>
      </w:pP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427"/>
        <w:gridCol w:w="6501"/>
        <w:gridCol w:w="1535"/>
      </w:tblGrid>
      <w:tr w:rsidR="00366E84" w:rsidRPr="00976C64" w:rsidTr="00366E84">
        <w:trPr>
          <w:cantSplit/>
          <w:tblHeader/>
        </w:trPr>
        <w:tc>
          <w:tcPr>
            <w:tcW w:w="1427" w:type="dxa"/>
            <w:shd w:val="clear" w:color="auto" w:fill="99CCFF"/>
          </w:tcPr>
          <w:p w:rsidR="00366E84" w:rsidRPr="00976C64" w:rsidRDefault="00366E84" w:rsidP="00366E84">
            <w:pPr>
              <w:pStyle w:val="TabelleGross"/>
              <w:rPr>
                <w:b/>
              </w:rPr>
            </w:pPr>
            <w:r w:rsidRPr="00976C64">
              <w:rPr>
                <w:b/>
              </w:rPr>
              <w:t>ID</w:t>
            </w:r>
          </w:p>
        </w:tc>
        <w:tc>
          <w:tcPr>
            <w:tcW w:w="6501" w:type="dxa"/>
            <w:shd w:val="clear" w:color="auto" w:fill="99CCFF"/>
          </w:tcPr>
          <w:p w:rsidR="00366E84" w:rsidRPr="00976C64" w:rsidRDefault="00366E84" w:rsidP="00366E84">
            <w:pPr>
              <w:pStyle w:val="TabelleGross"/>
              <w:rPr>
                <w:b/>
              </w:rPr>
            </w:pPr>
            <w:r w:rsidRPr="00976C64">
              <w:rPr>
                <w:b/>
              </w:rPr>
              <w:t>Beschreibung Anforderung</w:t>
            </w:r>
          </w:p>
        </w:tc>
        <w:tc>
          <w:tcPr>
            <w:tcW w:w="1535" w:type="dxa"/>
            <w:shd w:val="clear" w:color="auto" w:fill="99CCFF"/>
          </w:tcPr>
          <w:p w:rsidR="00366E84" w:rsidRPr="00976C64" w:rsidRDefault="00366E84" w:rsidP="00366E84">
            <w:pPr>
              <w:pStyle w:val="TabelleGross"/>
              <w:rPr>
                <w:b/>
              </w:rPr>
            </w:pPr>
            <w:r w:rsidRPr="00976C64">
              <w:rPr>
                <w:b/>
              </w:rPr>
              <w:t>M/K</w:t>
            </w:r>
          </w:p>
        </w:tc>
      </w:tr>
      <w:tr w:rsidR="00366E84" w:rsidRPr="00E1200B" w:rsidTr="00366E84">
        <w:trPr>
          <w:cantSplit/>
        </w:trPr>
        <w:tc>
          <w:tcPr>
            <w:tcW w:w="1427" w:type="dxa"/>
          </w:tcPr>
          <w:p w:rsidR="00366E84" w:rsidRPr="00E1200B" w:rsidRDefault="00366E84" w:rsidP="00366E84">
            <w:pPr>
              <w:pStyle w:val="TabelleGross"/>
            </w:pPr>
            <w:r w:rsidRPr="00E1200B">
              <w:t>enthält die ID der Anforderung</w:t>
            </w:r>
          </w:p>
        </w:tc>
        <w:tc>
          <w:tcPr>
            <w:tcW w:w="6501" w:type="dxa"/>
          </w:tcPr>
          <w:p w:rsidR="00366E84" w:rsidRPr="00E1200B" w:rsidRDefault="00366E84" w:rsidP="00366E84">
            <w:pPr>
              <w:pStyle w:val="TabelleGross"/>
            </w:pPr>
            <w:r w:rsidRPr="00E1200B">
              <w:t>enthält den Anforderungstext</w:t>
            </w:r>
          </w:p>
          <w:p w:rsidR="00366E84" w:rsidRPr="00E1200B" w:rsidRDefault="00366E84" w:rsidP="00366E84">
            <w:pPr>
              <w:pStyle w:val="TabelleGross"/>
            </w:pPr>
          </w:p>
        </w:tc>
        <w:tc>
          <w:tcPr>
            <w:tcW w:w="1535" w:type="dxa"/>
          </w:tcPr>
          <w:p w:rsidR="00366E84" w:rsidRPr="00E1200B" w:rsidRDefault="00366E84" w:rsidP="00366E84">
            <w:pPr>
              <w:pStyle w:val="TabelleGross"/>
            </w:pPr>
            <w:r w:rsidRPr="00E1200B">
              <w:t>definiert ob Muss- oder Kann-Anforderung</w:t>
            </w:r>
          </w:p>
        </w:tc>
      </w:tr>
    </w:tbl>
    <w:p w:rsidR="00366E84" w:rsidRPr="009B46B4" w:rsidRDefault="00366E84" w:rsidP="00366E84"/>
    <w:p w:rsidR="00366E84" w:rsidRDefault="00366E84" w:rsidP="00366E84">
      <w:pPr>
        <w:spacing w:line="300" w:lineRule="atLeast"/>
        <w:jc w:val="both"/>
      </w:pPr>
      <w:r w:rsidRPr="009B46B4">
        <w:t>Eine Anforderung wird häufig durch Empfehlungen und Beispiele weiter erklärt. Sowohl Empfehlungen wie auch Beispiele sind speziell gekennzeichnet.</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366E84" w:rsidRPr="00976C64" w:rsidTr="00366E84">
        <w:trPr>
          <w:cantSplit/>
          <w:tblHeader/>
        </w:trPr>
        <w:tc>
          <w:tcPr>
            <w:tcW w:w="1080" w:type="dxa"/>
            <w:shd w:val="clear" w:color="auto" w:fill="99CCFF"/>
          </w:tcPr>
          <w:p w:rsidR="00366E84" w:rsidRPr="00976C64" w:rsidRDefault="00366E84" w:rsidP="00366E84">
            <w:pPr>
              <w:pStyle w:val="TabelleGross"/>
              <w:rPr>
                <w:b/>
              </w:rPr>
            </w:pPr>
            <w:r w:rsidRPr="00976C64">
              <w:rPr>
                <w:b/>
              </w:rPr>
              <w:t>ID</w:t>
            </w:r>
          </w:p>
        </w:tc>
        <w:tc>
          <w:tcPr>
            <w:tcW w:w="6840" w:type="dxa"/>
            <w:shd w:val="clear" w:color="auto" w:fill="99CCFF"/>
          </w:tcPr>
          <w:p w:rsidR="00366E84" w:rsidRPr="00976C64" w:rsidRDefault="00366E84" w:rsidP="00366E84">
            <w:pPr>
              <w:pStyle w:val="TabelleGross"/>
              <w:rPr>
                <w:b/>
              </w:rPr>
            </w:pPr>
            <w:r w:rsidRPr="00976C64">
              <w:rPr>
                <w:b/>
              </w:rPr>
              <w:t>Beschreibung Anforderung</w:t>
            </w:r>
          </w:p>
        </w:tc>
        <w:tc>
          <w:tcPr>
            <w:tcW w:w="1543" w:type="dxa"/>
            <w:shd w:val="clear" w:color="auto" w:fill="99CCFF"/>
          </w:tcPr>
          <w:p w:rsidR="00366E84" w:rsidRPr="00976C64" w:rsidRDefault="00366E84" w:rsidP="00366E84">
            <w:pPr>
              <w:pStyle w:val="TabelleGross"/>
              <w:rPr>
                <w:b/>
              </w:rPr>
            </w:pPr>
            <w:r w:rsidRPr="00976C64">
              <w:rPr>
                <w:b/>
              </w:rPr>
              <w:t>M/K</w:t>
            </w:r>
          </w:p>
        </w:tc>
      </w:tr>
      <w:tr w:rsidR="00366E84" w:rsidRPr="007C2446" w:rsidTr="00366E84">
        <w:trPr>
          <w:cantSplit/>
        </w:trPr>
        <w:tc>
          <w:tcPr>
            <w:tcW w:w="1080" w:type="dxa"/>
          </w:tcPr>
          <w:p w:rsidR="00366E84" w:rsidRPr="007C2446" w:rsidRDefault="00366E84" w:rsidP="00366E84">
            <w:pPr>
              <w:pStyle w:val="TabelleGross"/>
            </w:pPr>
            <w:r w:rsidRPr="007C2446">
              <w:t>A_4.1-1</w:t>
            </w:r>
          </w:p>
        </w:tc>
        <w:tc>
          <w:tcPr>
            <w:tcW w:w="6840" w:type="dxa"/>
          </w:tcPr>
          <w:p w:rsidR="00366E84" w:rsidRPr="007C2446" w:rsidRDefault="00366E84" w:rsidP="00366E84">
            <w:pPr>
              <w:pStyle w:val="TabelleGross"/>
            </w:pPr>
            <w:r w:rsidRPr="007C2446">
              <w:t>Anforderungstext</w:t>
            </w:r>
          </w:p>
          <w:p w:rsidR="00366E84" w:rsidRPr="007C2446" w:rsidRDefault="00366E84" w:rsidP="00366E84">
            <w:pPr>
              <w:pStyle w:val="TabelleGross"/>
            </w:pPr>
          </w:p>
          <w:p w:rsidR="00366E84" w:rsidRPr="00976C64" w:rsidRDefault="00366E84" w:rsidP="00366E84">
            <w:pPr>
              <w:pStyle w:val="TabelleGross"/>
              <w:rPr>
                <w:b/>
              </w:rPr>
            </w:pPr>
            <w:r w:rsidRPr="00976C64">
              <w:rPr>
                <w:b/>
              </w:rPr>
              <w:t>Beispiel</w:t>
            </w:r>
          </w:p>
          <w:p w:rsidR="00366E84" w:rsidRPr="007C2446" w:rsidRDefault="00366E84" w:rsidP="00366E84">
            <w:pPr>
              <w:pStyle w:val="TabelleGross"/>
            </w:pPr>
            <w:r w:rsidRPr="007C2446">
              <w:t>Beispieltext</w:t>
            </w:r>
          </w:p>
          <w:p w:rsidR="00366E84" w:rsidRPr="007C2446" w:rsidRDefault="00366E84" w:rsidP="00366E84">
            <w:pPr>
              <w:pStyle w:val="TabelleGross"/>
            </w:pPr>
          </w:p>
          <w:p w:rsidR="00366E84" w:rsidRPr="00976C64" w:rsidRDefault="00366E84" w:rsidP="00366E84">
            <w:pPr>
              <w:pStyle w:val="TabelleGross"/>
              <w:rPr>
                <w:b/>
                <w:i/>
                <w:iCs/>
              </w:rPr>
            </w:pPr>
            <w:r w:rsidRPr="00976C64">
              <w:rPr>
                <w:b/>
                <w:i/>
                <w:iCs/>
              </w:rPr>
              <w:t>Empfehlung</w:t>
            </w:r>
          </w:p>
          <w:p w:rsidR="00366E84" w:rsidRPr="007C2446" w:rsidRDefault="00366E84" w:rsidP="00366E84">
            <w:pPr>
              <w:pStyle w:val="TabelleGross"/>
              <w:rPr>
                <w:i/>
                <w:iCs/>
              </w:rPr>
            </w:pPr>
            <w:r w:rsidRPr="007C2446">
              <w:rPr>
                <w:i/>
                <w:iCs/>
              </w:rPr>
              <w:t>Empfehlungstext ist immer kursiv.</w:t>
            </w:r>
          </w:p>
        </w:tc>
        <w:tc>
          <w:tcPr>
            <w:tcW w:w="1543" w:type="dxa"/>
          </w:tcPr>
          <w:p w:rsidR="00366E84" w:rsidRPr="007C2446" w:rsidRDefault="00366E84" w:rsidP="00366E84">
            <w:pPr>
              <w:pStyle w:val="TabelleGross"/>
            </w:pPr>
            <w:r w:rsidRPr="007C2446">
              <w:t>M</w:t>
            </w:r>
          </w:p>
        </w:tc>
      </w:tr>
    </w:tbl>
    <w:p w:rsidR="00366E84" w:rsidRPr="009B46B4" w:rsidRDefault="00366E84" w:rsidP="00366E84"/>
    <w:p w:rsidR="00366E84" w:rsidRPr="009B46B4" w:rsidRDefault="00366E84" w:rsidP="00366E84">
      <w:pPr>
        <w:pStyle w:val="berschrift3"/>
        <w:keepNext/>
        <w:tabs>
          <w:tab w:val="clear" w:pos="794"/>
          <w:tab w:val="num" w:pos="720"/>
          <w:tab w:val="left" w:pos="2835"/>
        </w:tabs>
        <w:spacing w:before="240" w:line="200" w:lineRule="atLeast"/>
        <w:ind w:left="720" w:hanging="720"/>
      </w:pPr>
      <w:bookmarkStart w:id="9" w:name="_Toc241581045"/>
      <w:bookmarkStart w:id="10" w:name="_Toc341965595"/>
      <w:bookmarkStart w:id="11" w:name="_Toc396116337"/>
      <w:r w:rsidRPr="009B46B4">
        <w:t>ID Anforderungen</w:t>
      </w:r>
      <w:bookmarkEnd w:id="9"/>
      <w:bookmarkEnd w:id="10"/>
      <w:bookmarkEnd w:id="11"/>
    </w:p>
    <w:p w:rsidR="00366E84" w:rsidRPr="009B46B4" w:rsidRDefault="00366E84" w:rsidP="00366E84">
      <w:pPr>
        <w:spacing w:line="300" w:lineRule="atLeast"/>
        <w:jc w:val="both"/>
      </w:pPr>
      <w:r w:rsidRPr="009B46B4">
        <w:t>Die Anforderungen sind über eine ID eindeutig identifizierbar.</w:t>
      </w:r>
    </w:p>
    <w:tbl>
      <w:tblPr>
        <w:tblW w:w="1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tblGrid>
      <w:tr w:rsidR="00366E84" w:rsidRPr="00976C64" w:rsidTr="00366E84">
        <w:trPr>
          <w:cantSplit/>
          <w:tblHeader/>
        </w:trPr>
        <w:tc>
          <w:tcPr>
            <w:tcW w:w="1080" w:type="dxa"/>
            <w:shd w:val="clear" w:color="auto" w:fill="99CCFF"/>
          </w:tcPr>
          <w:p w:rsidR="00366E84" w:rsidRPr="00976C64" w:rsidRDefault="00366E84" w:rsidP="00366E84">
            <w:pPr>
              <w:pStyle w:val="TabelleGross"/>
              <w:rPr>
                <w:b/>
              </w:rPr>
            </w:pPr>
            <w:r w:rsidRPr="00976C64">
              <w:rPr>
                <w:b/>
              </w:rPr>
              <w:t>ID</w:t>
            </w:r>
          </w:p>
        </w:tc>
      </w:tr>
      <w:tr w:rsidR="00366E84" w:rsidRPr="00191FDA" w:rsidTr="00366E84">
        <w:trPr>
          <w:cantSplit/>
        </w:trPr>
        <w:tc>
          <w:tcPr>
            <w:tcW w:w="1080" w:type="dxa"/>
          </w:tcPr>
          <w:p w:rsidR="00366E84" w:rsidRPr="00090D96" w:rsidRDefault="00366E84" w:rsidP="00366E84">
            <w:pPr>
              <w:pStyle w:val="TabelleGross"/>
            </w:pPr>
            <w:r w:rsidRPr="00090D96">
              <w:t>A_4.1-1</w:t>
            </w:r>
          </w:p>
        </w:tc>
      </w:tr>
    </w:tbl>
    <w:p w:rsidR="00366E84" w:rsidRPr="009B46B4" w:rsidRDefault="00366E84" w:rsidP="00366E84">
      <w:pPr>
        <w:spacing w:line="300" w:lineRule="atLeast"/>
        <w:jc w:val="both"/>
      </w:pPr>
    </w:p>
    <w:p w:rsidR="00366E84" w:rsidRPr="009B46B4" w:rsidRDefault="00366E84" w:rsidP="00366E84">
      <w:pPr>
        <w:spacing w:line="300" w:lineRule="atLeast"/>
        <w:jc w:val="both"/>
      </w:pPr>
      <w:r w:rsidRPr="009B46B4">
        <w:t>Diese ID ist nach dem folgenden Muster aufgebaut:</w:t>
      </w:r>
    </w:p>
    <w:tbl>
      <w:tblPr>
        <w:tblW w:w="0" w:type="auto"/>
        <w:tblInd w:w="108" w:type="dxa"/>
        <w:tblLook w:val="01E0" w:firstRow="1" w:lastRow="1" w:firstColumn="1" w:lastColumn="1" w:noHBand="0" w:noVBand="0"/>
      </w:tblPr>
      <w:tblGrid>
        <w:gridCol w:w="1059"/>
        <w:gridCol w:w="8120"/>
      </w:tblGrid>
      <w:tr w:rsidR="00366E84" w:rsidRPr="00090D96" w:rsidTr="00366E84">
        <w:tc>
          <w:tcPr>
            <w:tcW w:w="1059" w:type="dxa"/>
          </w:tcPr>
          <w:p w:rsidR="00366E84" w:rsidRPr="00090D96" w:rsidRDefault="00366E84" w:rsidP="00366E84">
            <w:pPr>
              <w:pStyle w:val="TabelleGross"/>
              <w:rPr>
                <w:highlight w:val="yellow"/>
              </w:rPr>
            </w:pPr>
            <w:r w:rsidRPr="00090D96">
              <w:t>A_</w:t>
            </w:r>
          </w:p>
        </w:tc>
        <w:tc>
          <w:tcPr>
            <w:tcW w:w="8120" w:type="dxa"/>
          </w:tcPr>
          <w:p w:rsidR="00366E84" w:rsidRPr="00090D96" w:rsidRDefault="00366E84" w:rsidP="00366E84">
            <w:pPr>
              <w:pStyle w:val="TabelleGross"/>
            </w:pPr>
            <w:r w:rsidRPr="00090D96">
              <w:t>Buchstabe + _ identifiziert Hauptkapitel</w:t>
            </w:r>
          </w:p>
          <w:p w:rsidR="00366E84" w:rsidRPr="00090D96" w:rsidRDefault="00366E84" w:rsidP="00366E84">
            <w:pPr>
              <w:pStyle w:val="TabelleGross"/>
            </w:pPr>
            <w:r w:rsidRPr="00090D96">
              <w:t>A_</w:t>
            </w:r>
            <w:r w:rsidRPr="00090D96">
              <w:tab/>
              <w:t>=</w:t>
            </w:r>
            <w:r w:rsidRPr="00090D96">
              <w:tab/>
              <w:t>Allgemeine Anforderungen</w:t>
            </w:r>
          </w:p>
          <w:p w:rsidR="00366E84" w:rsidRPr="00090D96" w:rsidRDefault="00366E84" w:rsidP="00366E84">
            <w:pPr>
              <w:pStyle w:val="TabelleGross"/>
            </w:pPr>
            <w:r w:rsidRPr="00090D96">
              <w:t>P_</w:t>
            </w:r>
            <w:r w:rsidRPr="00090D96">
              <w:tab/>
              <w:t>=</w:t>
            </w:r>
            <w:r w:rsidRPr="00090D96">
              <w:tab/>
              <w:t>Anforderungen an die Primärdaten</w:t>
            </w:r>
          </w:p>
          <w:p w:rsidR="00366E84" w:rsidRPr="00090D96" w:rsidRDefault="00366E84" w:rsidP="00366E84">
            <w:pPr>
              <w:pStyle w:val="TabelleGross"/>
            </w:pPr>
            <w:r w:rsidRPr="00090D96">
              <w:t>M_</w:t>
            </w:r>
            <w:r w:rsidRPr="00090D96">
              <w:tab/>
              <w:t>=</w:t>
            </w:r>
            <w:r w:rsidRPr="00090D96">
              <w:tab/>
              <w:t>Anforderungen an die Metadaten</w:t>
            </w:r>
          </w:p>
          <w:p w:rsidR="00366E84" w:rsidRDefault="00366E84" w:rsidP="00366E84">
            <w:pPr>
              <w:pStyle w:val="TabelleGross"/>
            </w:pPr>
            <w:r w:rsidRPr="00090D96">
              <w:t>S_</w:t>
            </w:r>
            <w:r w:rsidRPr="00090D96">
              <w:tab/>
              <w:t>=</w:t>
            </w:r>
            <w:r w:rsidRPr="00090D96">
              <w:tab/>
              <w:t>Anforderungen an die Paketstruktur</w:t>
            </w:r>
          </w:p>
          <w:p w:rsidR="00366E84" w:rsidRPr="00E1200B" w:rsidRDefault="00366E84" w:rsidP="00366E84">
            <w:pPr>
              <w:pStyle w:val="TabelleGross"/>
            </w:pPr>
            <w:r>
              <w:t>T_</w:t>
            </w:r>
            <w:r>
              <w:tab/>
              <w:t>=</w:t>
            </w:r>
            <w:r>
              <w:tab/>
              <w:t>Anforderungen an den Pakettransfer</w:t>
            </w:r>
          </w:p>
        </w:tc>
      </w:tr>
      <w:tr w:rsidR="00366E84" w:rsidRPr="00090D96" w:rsidTr="00366E84">
        <w:tc>
          <w:tcPr>
            <w:tcW w:w="1059" w:type="dxa"/>
          </w:tcPr>
          <w:p w:rsidR="00366E84" w:rsidRPr="00090D96" w:rsidRDefault="00366E84" w:rsidP="00366E84">
            <w:pPr>
              <w:pStyle w:val="TabelleGross"/>
              <w:rPr>
                <w:highlight w:val="yellow"/>
              </w:rPr>
            </w:pPr>
            <w:r w:rsidRPr="00090D96">
              <w:t>4.1-1</w:t>
            </w:r>
          </w:p>
        </w:tc>
        <w:tc>
          <w:tcPr>
            <w:tcW w:w="8120" w:type="dxa"/>
          </w:tcPr>
          <w:p w:rsidR="00366E84" w:rsidRPr="00090D96" w:rsidRDefault="00366E84" w:rsidP="00366E84">
            <w:pPr>
              <w:pStyle w:val="TabelleGross"/>
            </w:pPr>
            <w:r w:rsidRPr="00090D96">
              <w:t>Die Nummer beginnt mit der Angabe des Kapitels (Gruppierung der Anforderungen zum gleichen Thema), die Zahl hinter dem Bindestrich wird durchnummeriert und kennzeichnet so alle Anforderungen des Kapitels.</w:t>
            </w:r>
          </w:p>
        </w:tc>
      </w:tr>
    </w:tbl>
    <w:p w:rsidR="00366E84" w:rsidRDefault="00366E84" w:rsidP="00366E84"/>
    <w:p w:rsidR="00366E84" w:rsidRPr="009B46B4" w:rsidRDefault="00366E84" w:rsidP="00366E84">
      <w:pPr>
        <w:pStyle w:val="berschrift3"/>
        <w:keepNext/>
        <w:tabs>
          <w:tab w:val="clear" w:pos="794"/>
          <w:tab w:val="num" w:pos="720"/>
          <w:tab w:val="left" w:pos="2835"/>
        </w:tabs>
        <w:spacing w:before="240" w:line="200" w:lineRule="atLeast"/>
        <w:ind w:left="720" w:hanging="720"/>
      </w:pPr>
      <w:bookmarkStart w:id="12" w:name="_Toc241581046"/>
      <w:bookmarkStart w:id="13" w:name="_Toc341965596"/>
      <w:bookmarkStart w:id="14" w:name="_Toc396116338"/>
      <w:r w:rsidRPr="009B46B4">
        <w:lastRenderedPageBreak/>
        <w:t>Unterscheidung zwischen Muss und Kann-Anforderungen</w:t>
      </w:r>
      <w:bookmarkEnd w:id="12"/>
      <w:bookmarkEnd w:id="13"/>
      <w:bookmarkEnd w:id="14"/>
    </w:p>
    <w:p w:rsidR="00366E84" w:rsidRDefault="00366E84" w:rsidP="00366E84">
      <w:r w:rsidRPr="009B46B4">
        <w:t>Jede Anforderung ist entweder eine Muss- oder eine Kann-Anforderung. Dies wird mit einem Buchstaben kenntlich gemacht, der auf die Verbindlichkeit verweist:</w:t>
      </w:r>
    </w:p>
    <w:p w:rsidR="00366E84" w:rsidRPr="009B46B4" w:rsidRDefault="00366E84" w:rsidP="00366E84"/>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440"/>
        <w:gridCol w:w="8023"/>
      </w:tblGrid>
      <w:tr w:rsidR="00366E84" w:rsidRPr="00976C64" w:rsidTr="00366E84">
        <w:trPr>
          <w:tblHeader/>
        </w:trPr>
        <w:tc>
          <w:tcPr>
            <w:tcW w:w="1440" w:type="dxa"/>
            <w:shd w:val="clear" w:color="auto" w:fill="99CCFF"/>
          </w:tcPr>
          <w:p w:rsidR="00366E84" w:rsidRPr="00976C64" w:rsidRDefault="00366E84" w:rsidP="00366E84">
            <w:pPr>
              <w:pStyle w:val="TabelleGross"/>
              <w:rPr>
                <w:b/>
              </w:rPr>
            </w:pPr>
            <w:r w:rsidRPr="00976C64">
              <w:rPr>
                <w:b/>
              </w:rPr>
              <w:t>Abkürzung</w:t>
            </w:r>
          </w:p>
        </w:tc>
        <w:tc>
          <w:tcPr>
            <w:tcW w:w="8023" w:type="dxa"/>
            <w:shd w:val="clear" w:color="auto" w:fill="99CCFF"/>
          </w:tcPr>
          <w:p w:rsidR="00366E84" w:rsidRPr="00976C64" w:rsidRDefault="00366E84" w:rsidP="00366E84">
            <w:pPr>
              <w:pStyle w:val="TabelleGross"/>
              <w:rPr>
                <w:b/>
              </w:rPr>
            </w:pPr>
            <w:r w:rsidRPr="00976C64">
              <w:rPr>
                <w:b/>
              </w:rPr>
              <w:t>Bedeutung</w:t>
            </w:r>
          </w:p>
        </w:tc>
      </w:tr>
      <w:tr w:rsidR="00366E84" w:rsidRPr="00B458FE" w:rsidTr="00366E84">
        <w:trPr>
          <w:cantSplit/>
        </w:trPr>
        <w:tc>
          <w:tcPr>
            <w:tcW w:w="1440" w:type="dxa"/>
          </w:tcPr>
          <w:p w:rsidR="00366E84" w:rsidRPr="00612B07" w:rsidRDefault="00366E84" w:rsidP="00366E84">
            <w:pPr>
              <w:pStyle w:val="TabelleGross"/>
              <w:rPr>
                <w:rFonts w:ascii="Courier New" w:hAnsi="Courier New"/>
              </w:rPr>
            </w:pPr>
            <w:r w:rsidRPr="00612B07">
              <w:t>M</w:t>
            </w:r>
          </w:p>
        </w:tc>
        <w:tc>
          <w:tcPr>
            <w:tcW w:w="8023" w:type="dxa"/>
          </w:tcPr>
          <w:p w:rsidR="00366E84" w:rsidRPr="00612B07" w:rsidRDefault="00366E84" w:rsidP="00366E84">
            <w:pPr>
              <w:pStyle w:val="TabelleGross"/>
            </w:pPr>
            <w:r w:rsidRPr="00612B07">
              <w:t>Muss-Anforderung</w:t>
            </w:r>
            <w:r w:rsidRPr="00612B07">
              <w:br/>
              <w:t>Diese Anforderung muss erfüllt sein, um eine gültige Ablieferung zu erhalten.</w:t>
            </w:r>
          </w:p>
        </w:tc>
      </w:tr>
      <w:tr w:rsidR="00366E84" w:rsidRPr="00B458FE" w:rsidTr="00366E84">
        <w:tc>
          <w:tcPr>
            <w:tcW w:w="1440" w:type="dxa"/>
          </w:tcPr>
          <w:p w:rsidR="00366E84" w:rsidRPr="00612B07" w:rsidRDefault="00366E84" w:rsidP="00366E84">
            <w:pPr>
              <w:pStyle w:val="TabelleGross"/>
              <w:rPr>
                <w:rFonts w:ascii="Courier New" w:hAnsi="Courier New"/>
              </w:rPr>
            </w:pPr>
            <w:r w:rsidRPr="00612B07">
              <w:t>K</w:t>
            </w:r>
          </w:p>
        </w:tc>
        <w:tc>
          <w:tcPr>
            <w:tcW w:w="8023" w:type="dxa"/>
          </w:tcPr>
          <w:p w:rsidR="00352B0F" w:rsidRDefault="00366E84" w:rsidP="00352B0F">
            <w:pPr>
              <w:pStyle w:val="TabelleGross"/>
              <w:rPr>
                <w:ins w:id="15" w:author="U80789367" w:date="2014-10-28T15:21:00Z"/>
              </w:rPr>
            </w:pPr>
            <w:r w:rsidRPr="00445F79">
              <w:t>Kann-Anforderung</w:t>
            </w:r>
            <w:r w:rsidRPr="00445F79">
              <w:br/>
              <w:t xml:space="preserve">Diese Anforderung sollte erfüllt sein. Sie vereinfacht das Handling einer Ablieferung sowohl für die abliefernde Stelle wie auch für das Archiv im Sinne von </w:t>
            </w:r>
            <w:r w:rsidRPr="00445F79">
              <w:rPr>
                <w:i/>
                <w:iCs/>
              </w:rPr>
              <w:t>Best Practice</w:t>
            </w:r>
            <w:r w:rsidRPr="00445F79">
              <w:t>.</w:t>
            </w:r>
            <w:ins w:id="16" w:author="U80809724" w:date="2014-08-18T09:37:00Z">
              <w:r w:rsidR="00445F79">
                <w:br/>
              </w:r>
            </w:ins>
            <w:ins w:id="17" w:author="U80789367" w:date="2014-10-28T15:21:00Z">
              <w:r w:rsidR="00352B0F">
                <w:t>Das bedeutet, dass es dem der archivierenden Stelle frei steht, die Kann-Anforderungen von den abliefernden Stellen (Paketerstellung) einzufordern</w:t>
              </w:r>
            </w:ins>
          </w:p>
          <w:p w:rsidR="00445F79" w:rsidRPr="00445F79" w:rsidRDefault="00352B0F" w:rsidP="00352B0F">
            <w:pPr>
              <w:pStyle w:val="TabelleGross"/>
            </w:pPr>
            <w:ins w:id="18" w:author="U80789367" w:date="2014-10-28T15:21:00Z">
              <w:r>
                <w:t>oder nicht.</w:t>
              </w:r>
            </w:ins>
            <w:ins w:id="19" w:author="U80809724" w:date="2014-08-18T09:37:00Z">
              <w:del w:id="20" w:author="U80789367" w:date="2014-10-28T15:21:00Z">
                <w:r w:rsidR="00445F79" w:rsidDel="00352B0F">
                  <w:delText xml:space="preserve">Das bedeutet, dass es dem </w:delText>
                </w:r>
              </w:del>
            </w:ins>
            <w:ins w:id="21" w:author="U80809724" w:date="2014-08-18T09:42:00Z">
              <w:del w:id="22" w:author="U80789367" w:date="2014-10-28T15:21:00Z">
                <w:r w:rsidR="00445F79" w:rsidDel="00352B0F">
                  <w:delText>Anwender</w:delText>
                </w:r>
              </w:del>
            </w:ins>
            <w:ins w:id="23" w:author="U80809724" w:date="2014-08-18T09:37:00Z">
              <w:del w:id="24" w:author="U80789367" w:date="2014-10-28T15:21:00Z">
                <w:r w:rsidR="00445F79" w:rsidDel="00352B0F">
                  <w:delText xml:space="preserve"> frei steht die Kann-Felder zu füllen oder nicht.</w:delText>
                </w:r>
              </w:del>
            </w:ins>
          </w:p>
        </w:tc>
      </w:tr>
    </w:tbl>
    <w:p w:rsidR="00D32C7B" w:rsidRDefault="00D32C7B">
      <w:pPr>
        <w:spacing w:after="0" w:line="240" w:lineRule="auto"/>
        <w:rPr>
          <w:b/>
        </w:rPr>
      </w:pPr>
      <w:bookmarkStart w:id="25" w:name="_Toc241581047"/>
      <w:bookmarkStart w:id="26" w:name="_Toc341965597"/>
      <w:r>
        <w:br w:type="page"/>
      </w:r>
    </w:p>
    <w:p w:rsidR="00366E84" w:rsidRPr="009B46B4" w:rsidRDefault="00366E84" w:rsidP="00366E84">
      <w:pPr>
        <w:pStyle w:val="berschrift3"/>
        <w:keepNext/>
        <w:tabs>
          <w:tab w:val="clear" w:pos="794"/>
          <w:tab w:val="num" w:pos="720"/>
          <w:tab w:val="left" w:pos="2835"/>
        </w:tabs>
        <w:spacing w:before="240" w:line="200" w:lineRule="atLeast"/>
        <w:ind w:left="720" w:hanging="720"/>
      </w:pPr>
      <w:bookmarkStart w:id="27" w:name="_Toc396116339"/>
      <w:r w:rsidRPr="009B46B4">
        <w:lastRenderedPageBreak/>
        <w:t xml:space="preserve">Notation </w:t>
      </w:r>
      <w:r>
        <w:t>Ordner</w:t>
      </w:r>
      <w:r w:rsidRPr="009B46B4">
        <w:t xml:space="preserve">, Dateien und </w:t>
      </w:r>
      <w:r>
        <w:t>Ordner</w:t>
      </w:r>
      <w:r w:rsidRPr="009B46B4">
        <w:t>strukturen</w:t>
      </w:r>
      <w:bookmarkEnd w:id="25"/>
      <w:bookmarkEnd w:id="26"/>
      <w:bookmarkEnd w:id="27"/>
    </w:p>
    <w:p w:rsidR="00366E84" w:rsidRPr="009B46B4" w:rsidRDefault="00366E84" w:rsidP="00366E84">
      <w:r w:rsidRPr="009B46B4">
        <w:t xml:space="preserve">Für die Notation von </w:t>
      </w:r>
      <w:r>
        <w:t>Ordner</w:t>
      </w:r>
      <w:r w:rsidRPr="009B46B4">
        <w:t>n, Dateien etc. werden die folgenden Symbole und Parameter verwendet.</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440"/>
        <w:gridCol w:w="8023"/>
      </w:tblGrid>
      <w:tr w:rsidR="00366E84" w:rsidRPr="00976C64" w:rsidTr="00366E84">
        <w:tc>
          <w:tcPr>
            <w:tcW w:w="1440" w:type="dxa"/>
            <w:shd w:val="clear" w:color="auto" w:fill="99CCFF"/>
          </w:tcPr>
          <w:p w:rsidR="00366E84" w:rsidRPr="00976C64" w:rsidRDefault="00366E84" w:rsidP="00366E84">
            <w:pPr>
              <w:pStyle w:val="TabelleGross"/>
              <w:rPr>
                <w:b/>
              </w:rPr>
            </w:pPr>
            <w:r w:rsidRPr="00976C64">
              <w:rPr>
                <w:b/>
              </w:rPr>
              <w:t>Symbol</w:t>
            </w:r>
          </w:p>
        </w:tc>
        <w:tc>
          <w:tcPr>
            <w:tcW w:w="8023" w:type="dxa"/>
            <w:shd w:val="clear" w:color="auto" w:fill="99CCFF"/>
          </w:tcPr>
          <w:p w:rsidR="00366E84" w:rsidRPr="00976C64" w:rsidRDefault="00366E84" w:rsidP="00366E84">
            <w:pPr>
              <w:pStyle w:val="TabelleGross"/>
              <w:rPr>
                <w:b/>
              </w:rPr>
            </w:pPr>
            <w:r w:rsidRPr="00976C64">
              <w:rPr>
                <w:b/>
              </w:rPr>
              <w:t>Bedeutung</w:t>
            </w:r>
          </w:p>
        </w:tc>
      </w:tr>
      <w:tr w:rsidR="00366E84" w:rsidRPr="00B458FE" w:rsidTr="00366E84">
        <w:tc>
          <w:tcPr>
            <w:tcW w:w="1440" w:type="dxa"/>
          </w:tcPr>
          <w:p w:rsidR="00366E84" w:rsidRPr="00612B07" w:rsidRDefault="00366E84" w:rsidP="00366E84">
            <w:pPr>
              <w:pStyle w:val="TabelleGross"/>
              <w:rPr>
                <w:rFonts w:ascii="Courier New" w:hAnsi="Courier New"/>
              </w:rPr>
            </w:pPr>
            <w:r w:rsidRPr="00612B07">
              <w:rPr>
                <w:rFonts w:ascii="Courier New" w:hAnsi="Courier New"/>
              </w:rPr>
              <w:t>/</w:t>
            </w:r>
          </w:p>
        </w:tc>
        <w:tc>
          <w:tcPr>
            <w:tcW w:w="8023" w:type="dxa"/>
          </w:tcPr>
          <w:p w:rsidR="00366E84" w:rsidRPr="00612B07" w:rsidRDefault="00366E84" w:rsidP="00366E84">
            <w:pPr>
              <w:pStyle w:val="TabelleGross"/>
            </w:pPr>
            <w:r w:rsidRPr="00612B07">
              <w:t>Ordner</w:t>
            </w:r>
          </w:p>
        </w:tc>
      </w:tr>
      <w:tr w:rsidR="00366E84" w:rsidRPr="00B458FE" w:rsidTr="00366E84">
        <w:tc>
          <w:tcPr>
            <w:tcW w:w="1440" w:type="dxa"/>
          </w:tcPr>
          <w:p w:rsidR="00366E84" w:rsidRPr="00612B07" w:rsidRDefault="00366E84" w:rsidP="00366E84">
            <w:pPr>
              <w:pStyle w:val="TabelleGross"/>
              <w:rPr>
                <w:rFonts w:ascii="Courier New" w:hAnsi="Courier New"/>
              </w:rPr>
            </w:pPr>
            <w:r w:rsidRPr="00612B07">
              <w:rPr>
                <w:rFonts w:ascii="Courier New" w:hAnsi="Courier New"/>
              </w:rPr>
              <w:t>header/</w:t>
            </w:r>
          </w:p>
        </w:tc>
        <w:tc>
          <w:tcPr>
            <w:tcW w:w="8023" w:type="dxa"/>
          </w:tcPr>
          <w:p w:rsidR="00366E84" w:rsidRPr="00612B07" w:rsidRDefault="00366E84" w:rsidP="00366E84">
            <w:pPr>
              <w:pStyle w:val="TabelleGross"/>
            </w:pPr>
            <w:r w:rsidRPr="00612B07">
              <w:t>Ein Ordner mit dem Namen «header»</w:t>
            </w:r>
          </w:p>
        </w:tc>
      </w:tr>
      <w:tr w:rsidR="00366E84" w:rsidRPr="00B458FE" w:rsidTr="00366E84">
        <w:tc>
          <w:tcPr>
            <w:tcW w:w="1440" w:type="dxa"/>
          </w:tcPr>
          <w:p w:rsidR="00366E84" w:rsidRPr="00612B07" w:rsidRDefault="00366E84" w:rsidP="00366E84">
            <w:pPr>
              <w:pStyle w:val="TabelleGross"/>
              <w:rPr>
                <w:rFonts w:ascii="Courier New" w:hAnsi="Courier New"/>
              </w:rPr>
            </w:pPr>
            <w:r w:rsidRPr="00612B07">
              <w:rPr>
                <w:rFonts w:ascii="Courier New" w:hAnsi="Courier New"/>
              </w:rPr>
              <w:t>xy.txt</w:t>
            </w:r>
          </w:p>
        </w:tc>
        <w:tc>
          <w:tcPr>
            <w:tcW w:w="8023" w:type="dxa"/>
          </w:tcPr>
          <w:p w:rsidR="00366E84" w:rsidRPr="00612B07" w:rsidRDefault="00366E84" w:rsidP="00366E84">
            <w:pPr>
              <w:pStyle w:val="TabelleGross"/>
            </w:pPr>
            <w:r w:rsidRPr="00612B07">
              <w:t>Datei (mit Datei-Endung «txt»)</w:t>
            </w:r>
          </w:p>
        </w:tc>
      </w:tr>
      <w:tr w:rsidR="00366E84" w:rsidRPr="00B458FE" w:rsidTr="00366E84">
        <w:tc>
          <w:tcPr>
            <w:tcW w:w="1440" w:type="dxa"/>
          </w:tcPr>
          <w:p w:rsidR="00366E84" w:rsidRPr="00612B07" w:rsidRDefault="00366E84" w:rsidP="00366E84">
            <w:pPr>
              <w:pStyle w:val="TabelleGross"/>
              <w:rPr>
                <w:rFonts w:ascii="Courier New" w:hAnsi="Courier New"/>
                <w:color w:val="FF0000"/>
              </w:rPr>
            </w:pPr>
            <w:r w:rsidRPr="00612B07">
              <w:rPr>
                <w:rFonts w:ascii="Courier New" w:hAnsi="Courier New"/>
                <w:color w:val="FF0000"/>
              </w:rPr>
              <w:t>dir1/</w:t>
            </w:r>
          </w:p>
        </w:tc>
        <w:tc>
          <w:tcPr>
            <w:tcW w:w="8023" w:type="dxa"/>
          </w:tcPr>
          <w:p w:rsidR="00366E84" w:rsidRPr="00612B07" w:rsidRDefault="00366E84" w:rsidP="00366E84">
            <w:pPr>
              <w:pStyle w:val="TabelleGross"/>
            </w:pPr>
            <w:r w:rsidRPr="00612B07">
              <w:t>Beispiel-Ordner (in roter Farbe)</w:t>
            </w:r>
          </w:p>
        </w:tc>
      </w:tr>
      <w:tr w:rsidR="00366E84" w:rsidRPr="00B458FE" w:rsidTr="00366E84">
        <w:tc>
          <w:tcPr>
            <w:tcW w:w="1440" w:type="dxa"/>
          </w:tcPr>
          <w:p w:rsidR="00366E84" w:rsidRPr="00612B07" w:rsidRDefault="00366E84" w:rsidP="00366E84">
            <w:pPr>
              <w:pStyle w:val="TabelleGross"/>
              <w:rPr>
                <w:rFonts w:ascii="Courier New" w:hAnsi="Courier New"/>
                <w:color w:val="FF0000"/>
              </w:rPr>
            </w:pPr>
            <w:r w:rsidRPr="00612B07">
              <w:rPr>
                <w:rFonts w:ascii="Courier New" w:hAnsi="Courier New"/>
                <w:color w:val="FF0000"/>
              </w:rPr>
              <w:t>abc.pdf</w:t>
            </w:r>
          </w:p>
        </w:tc>
        <w:tc>
          <w:tcPr>
            <w:tcW w:w="8023" w:type="dxa"/>
          </w:tcPr>
          <w:p w:rsidR="00366E84" w:rsidRPr="00612B07" w:rsidRDefault="00366E84" w:rsidP="00366E84">
            <w:pPr>
              <w:pStyle w:val="TabelleGross"/>
            </w:pPr>
            <w:r w:rsidRPr="00612B07">
              <w:t>Beispiel-Dateien (in roter Farbe)</w:t>
            </w:r>
          </w:p>
        </w:tc>
      </w:tr>
      <w:tr w:rsidR="00366E84" w:rsidRPr="00B458FE" w:rsidTr="00366E84">
        <w:tc>
          <w:tcPr>
            <w:tcW w:w="1440" w:type="dxa"/>
          </w:tcPr>
          <w:p w:rsidR="00366E84" w:rsidRPr="00612B07" w:rsidRDefault="00366E84" w:rsidP="00366E84">
            <w:pPr>
              <w:pStyle w:val="TabelleGross"/>
              <w:rPr>
                <w:rFonts w:ascii="Courier New" w:hAnsi="Courier New"/>
              </w:rPr>
            </w:pPr>
            <w:r w:rsidRPr="00612B07">
              <w:rPr>
                <w:rFonts w:ascii="Courier New" w:hAnsi="Courier New"/>
              </w:rPr>
              <w:t>…</w:t>
            </w:r>
          </w:p>
        </w:tc>
        <w:tc>
          <w:tcPr>
            <w:tcW w:w="8023" w:type="dxa"/>
          </w:tcPr>
          <w:p w:rsidR="00366E84" w:rsidRPr="00612B07" w:rsidRDefault="00366E84" w:rsidP="00366E84">
            <w:pPr>
              <w:pStyle w:val="TabelleGross"/>
            </w:pPr>
            <w:r w:rsidRPr="00612B07">
              <w:t>Platzhalter für Dateien oder Ordner, die für die Erklärung nicht relevant sind.</w:t>
            </w:r>
          </w:p>
        </w:tc>
      </w:tr>
      <w:tr w:rsidR="00366E84" w:rsidRPr="00B458FE" w:rsidTr="00366E84">
        <w:tc>
          <w:tcPr>
            <w:tcW w:w="1440" w:type="dxa"/>
          </w:tcPr>
          <w:p w:rsidR="00366E84" w:rsidRPr="00612B07" w:rsidRDefault="00366E84" w:rsidP="00366E84">
            <w:pPr>
              <w:pStyle w:val="TabelleGross"/>
              <w:rPr>
                <w:rFonts w:ascii="Courier New" w:hAnsi="Courier New"/>
              </w:rPr>
            </w:pPr>
            <w:r w:rsidRPr="00612B07">
              <w:rPr>
                <w:rFonts w:ascii="Courier New" w:hAnsi="Courier New"/>
              </w:rPr>
              <w:t>[]</w:t>
            </w:r>
          </w:p>
        </w:tc>
        <w:tc>
          <w:tcPr>
            <w:tcW w:w="8023" w:type="dxa"/>
          </w:tcPr>
          <w:p w:rsidR="00366E84" w:rsidRPr="00612B07" w:rsidRDefault="00366E84" w:rsidP="00366E84">
            <w:pPr>
              <w:pStyle w:val="TabelleGross"/>
            </w:pPr>
            <w:r w:rsidRPr="00612B07">
              <w:t>Platzhalter für einen Ausdruck oder einen Basistyp wie «string», «integer» etc.</w:t>
            </w:r>
          </w:p>
        </w:tc>
      </w:tr>
    </w:tbl>
    <w:p w:rsidR="00366E84" w:rsidRDefault="00366E84" w:rsidP="00366E84">
      <w:pPr>
        <w:pStyle w:val="Textkrper"/>
      </w:pPr>
    </w:p>
    <w:p w:rsidR="00366E84" w:rsidRDefault="00366E84" w:rsidP="00366E84">
      <w:pPr>
        <w:pStyle w:val="berschrift2"/>
        <w:spacing w:before="0"/>
      </w:pPr>
      <w:bookmarkStart w:id="28" w:name="_Toc341965598"/>
      <w:bookmarkStart w:id="29" w:name="_Toc396116340"/>
      <w:r>
        <w:t>Präzisierungsbedarf</w:t>
      </w:r>
      <w:bookmarkEnd w:id="28"/>
      <w:bookmarkEnd w:id="29"/>
    </w:p>
    <w:p w:rsidR="00366E84" w:rsidRDefault="00366E84" w:rsidP="00CC5B4E">
      <w:pPr>
        <w:spacing w:line="300" w:lineRule="atLeast"/>
        <w:jc w:val="both"/>
      </w:pPr>
      <w:r>
        <w:t>Institutionen, die die vorliegende Spezifikation implementieren, müssen unter Umständen die folgenden Punkte präzisieren:</w:t>
      </w:r>
    </w:p>
    <w:p w:rsidR="00366E84" w:rsidRDefault="00366E84" w:rsidP="00CC5B4E">
      <w:pPr>
        <w:numPr>
          <w:ilvl w:val="0"/>
          <w:numId w:val="12"/>
        </w:numPr>
        <w:spacing w:after="0" w:line="260" w:lineRule="atLeast"/>
        <w:jc w:val="both"/>
      </w:pPr>
      <w:r>
        <w:t xml:space="preserve">zugelassene archivtaugliche Formate für die Primärdaten (siehe </w:t>
      </w:r>
      <w:r w:rsidR="00FF4F73">
        <w:fldChar w:fldCharType="begin"/>
      </w:r>
      <w:r w:rsidR="00FF4F73">
        <w:instrText xml:space="preserve"> REF _Ref319487145 \r \h  \* MERGEFORMAT </w:instrText>
      </w:r>
      <w:r w:rsidR="00FF4F73">
        <w:fldChar w:fldCharType="separate"/>
      </w:r>
      <w:r w:rsidR="00BD7D93">
        <w:t>3.2</w:t>
      </w:r>
      <w:r w:rsidR="00FF4F73">
        <w:fldChar w:fldCharType="end"/>
      </w:r>
      <w:r>
        <w:t>)</w:t>
      </w:r>
    </w:p>
    <w:p w:rsidR="00366E84" w:rsidRDefault="00366E84" w:rsidP="00CC5B4E">
      <w:pPr>
        <w:numPr>
          <w:ilvl w:val="0"/>
          <w:numId w:val="12"/>
        </w:numPr>
        <w:spacing w:after="0" w:line="260" w:lineRule="atLeast"/>
        <w:jc w:val="both"/>
      </w:pPr>
      <w:r>
        <w:t xml:space="preserve">Maximalgrösse eines SIP (siehe </w:t>
      </w:r>
      <w:r w:rsidR="00FF4F73">
        <w:fldChar w:fldCharType="begin"/>
      </w:r>
      <w:r w:rsidR="00FF4F73">
        <w:instrText xml:space="preserve"> REF _Ref319487257 \r \h  \* MERGEFORMAT </w:instrText>
      </w:r>
      <w:r w:rsidR="00FF4F73">
        <w:fldChar w:fldCharType="separate"/>
      </w:r>
      <w:r w:rsidR="00BD7D93">
        <w:t>5.1</w:t>
      </w:r>
      <w:r w:rsidR="00FF4F73">
        <w:fldChar w:fldCharType="end"/>
      </w:r>
      <w:r>
        <w:t>)</w:t>
      </w:r>
    </w:p>
    <w:p w:rsidR="00366E84" w:rsidRDefault="00366E84" w:rsidP="00CC5B4E">
      <w:pPr>
        <w:numPr>
          <w:ilvl w:val="0"/>
          <w:numId w:val="12"/>
        </w:numPr>
        <w:spacing w:after="0" w:line="260" w:lineRule="atLeast"/>
        <w:jc w:val="both"/>
      </w:pPr>
      <w:r>
        <w:t xml:space="preserve">Maximale Anzahl Dateien in einem Ordner innerhalb des SIP (siehe </w:t>
      </w:r>
      <w:r w:rsidR="00FF4F73">
        <w:fldChar w:fldCharType="begin"/>
      </w:r>
      <w:r w:rsidR="00FF4F73">
        <w:instrText xml:space="preserve"> REF _Ref319487300 \r \h  \* MERGEFORMAT </w:instrText>
      </w:r>
      <w:r w:rsidR="00FF4F73">
        <w:fldChar w:fldCharType="separate"/>
      </w:r>
      <w:r w:rsidR="00BD7D93">
        <w:t>5.2</w:t>
      </w:r>
      <w:r w:rsidR="00FF4F73">
        <w:fldChar w:fldCharType="end"/>
      </w:r>
      <w:r>
        <w:t>)</w:t>
      </w:r>
    </w:p>
    <w:p w:rsidR="00366E84" w:rsidRPr="00CC5B4E" w:rsidRDefault="00366E84" w:rsidP="00CC5B4E">
      <w:pPr>
        <w:numPr>
          <w:ilvl w:val="0"/>
          <w:numId w:val="12"/>
        </w:numPr>
        <w:spacing w:after="0" w:line="260" w:lineRule="atLeast"/>
        <w:jc w:val="both"/>
      </w:pPr>
      <w:r w:rsidRPr="00CC5B4E">
        <w:t xml:space="preserve">Name des Toplevel-Ordners </w:t>
      </w:r>
      <w:r w:rsidRPr="0009141A">
        <w:t xml:space="preserve">/ SIP-Identifikators </w:t>
      </w:r>
      <w:r w:rsidRPr="00CC5B4E">
        <w:t xml:space="preserve">(siehe </w:t>
      </w:r>
      <w:r w:rsidR="00D32C7B" w:rsidRPr="00CC5B4E">
        <w:t>5.4</w:t>
      </w:r>
      <w:r w:rsidRPr="00CC5B4E">
        <w:t>).</w:t>
      </w:r>
    </w:p>
    <w:p w:rsidR="00366E84" w:rsidRPr="00545C29" w:rsidRDefault="00366E84" w:rsidP="00CC5B4E">
      <w:pPr>
        <w:numPr>
          <w:ilvl w:val="0"/>
          <w:numId w:val="12"/>
        </w:numPr>
        <w:spacing w:after="0" w:line="260" w:lineRule="atLeast"/>
        <w:jc w:val="both"/>
      </w:pPr>
      <w:r>
        <w:t>Übernahmevorg</w:t>
      </w:r>
      <w:r w:rsidRPr="0009141A">
        <w:t>aben für das Or</w:t>
      </w:r>
      <w:r>
        <w:t>d</w:t>
      </w:r>
      <w:r w:rsidRPr="0009141A">
        <w:t>nungssystem (siehe 4.8-2)</w:t>
      </w:r>
    </w:p>
    <w:p w:rsidR="00366E84" w:rsidRDefault="00366E84" w:rsidP="00366E84">
      <w:pPr>
        <w:pStyle w:val="Textkrper"/>
      </w:pPr>
    </w:p>
    <w:p w:rsidR="00932D22" w:rsidRDefault="00932D22">
      <w:pPr>
        <w:spacing w:after="0" w:line="240" w:lineRule="auto"/>
        <w:rPr>
          <w:b/>
          <w:sz w:val="24"/>
        </w:rPr>
      </w:pPr>
      <w:bookmarkStart w:id="30" w:name="_Toc341965599"/>
      <w:r>
        <w:br w:type="page"/>
      </w:r>
    </w:p>
    <w:p w:rsidR="00597F72" w:rsidRDefault="00597F72" w:rsidP="00597F72">
      <w:pPr>
        <w:pStyle w:val="berschrift2"/>
      </w:pPr>
      <w:bookmarkStart w:id="31" w:name="_Toc396116341"/>
      <w:r>
        <w:lastRenderedPageBreak/>
        <w:t>Übersicht</w:t>
      </w:r>
      <w:bookmarkEnd w:id="30"/>
      <w:bookmarkEnd w:id="31"/>
    </w:p>
    <w:p w:rsidR="00597F72" w:rsidRDefault="00597F72" w:rsidP="00597F72">
      <w:pPr>
        <w:pStyle w:val="berschrift3"/>
      </w:pPr>
      <w:bookmarkStart w:id="32" w:name="_Toc341965600"/>
      <w:bookmarkStart w:id="33" w:name="_Toc396116342"/>
      <w:r>
        <w:t>Abgrenzung</w:t>
      </w:r>
      <w:bookmarkEnd w:id="32"/>
      <w:bookmarkEnd w:id="33"/>
    </w:p>
    <w:p w:rsidR="00597F72" w:rsidRDefault="00597F72" w:rsidP="00597F72">
      <w:pPr>
        <w:spacing w:line="300" w:lineRule="atLeast"/>
        <w:jc w:val="both"/>
      </w:pPr>
      <w:r w:rsidRPr="00F9757D">
        <w:t xml:space="preserve">Das vorliegende Dokument spezifiziert das Submission Information Package (SIP), das Ablieferungsobjekt für digitale Unterlagen an </w:t>
      </w:r>
      <w:r>
        <w:t>ein Archiv</w:t>
      </w:r>
      <w:r w:rsidRPr="00F9757D">
        <w:t xml:space="preserve">. Digitale Unterlagen </w:t>
      </w:r>
      <w:r>
        <w:t>müssen</w:t>
      </w:r>
      <w:r w:rsidRPr="00F9757D">
        <w:t xml:space="preserve"> aufbereitet als SIP an das </w:t>
      </w:r>
      <w:r>
        <w:t>Archiv</w:t>
      </w:r>
      <w:r w:rsidRPr="00F9757D">
        <w:t xml:space="preserve"> abgeliefert werden. (Vgl. Abb. 1).</w:t>
      </w:r>
    </w:p>
    <w:p w:rsidR="00597F72" w:rsidRPr="009B46B4" w:rsidRDefault="00597F72" w:rsidP="00597F72">
      <w:pPr>
        <w:spacing w:line="300" w:lineRule="atLeast"/>
        <w:jc w:val="both"/>
      </w:pPr>
    </w:p>
    <w:p w:rsidR="00597F72" w:rsidRPr="00B0073B" w:rsidRDefault="00597F72" w:rsidP="00597F72">
      <w:pPr>
        <w:spacing w:line="300" w:lineRule="atLeast"/>
        <w:rPr>
          <w:noProof/>
        </w:rPr>
      </w:pPr>
      <w:bookmarkStart w:id="34" w:name="_Toc228077547"/>
      <w:bookmarkStart w:id="35" w:name="_Toc232478853"/>
      <w:r>
        <w:rPr>
          <w:noProof/>
        </w:rPr>
        <w:drawing>
          <wp:inline distT="0" distB="0" distL="0" distR="0">
            <wp:extent cx="5760085" cy="2150681"/>
            <wp:effectExtent l="19050" t="0" r="0" b="0"/>
            <wp:docPr id="32"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5760085" cy="2150681"/>
                    </a:xfrm>
                    <a:prstGeom prst="rect">
                      <a:avLst/>
                    </a:prstGeom>
                    <a:noFill/>
                    <a:ln w="9525">
                      <a:noFill/>
                      <a:miter lim="800000"/>
                      <a:headEnd/>
                      <a:tailEnd/>
                    </a:ln>
                  </pic:spPr>
                </pic:pic>
              </a:graphicData>
            </a:graphic>
          </wp:inline>
        </w:drawing>
      </w:r>
    </w:p>
    <w:p w:rsidR="00597F72" w:rsidRPr="009B46B4" w:rsidRDefault="00597F72" w:rsidP="00597F72">
      <w:pPr>
        <w:pStyle w:val="Beschriftung"/>
        <w:rPr>
          <w:sz w:val="16"/>
          <w:szCs w:val="16"/>
        </w:rPr>
      </w:pPr>
      <w:r w:rsidRPr="009B46B4">
        <w:rPr>
          <w:sz w:val="16"/>
          <w:szCs w:val="16"/>
        </w:rPr>
        <w:t xml:space="preserve">Abb. </w:t>
      </w:r>
      <w:r w:rsidR="00D322C7" w:rsidRPr="009B46B4">
        <w:rPr>
          <w:sz w:val="16"/>
          <w:szCs w:val="16"/>
        </w:rPr>
        <w:fldChar w:fldCharType="begin"/>
      </w:r>
      <w:r w:rsidRPr="009B46B4">
        <w:rPr>
          <w:sz w:val="16"/>
          <w:szCs w:val="16"/>
        </w:rPr>
        <w:instrText xml:space="preserve"> SEQ Abb. \* ARABIC </w:instrText>
      </w:r>
      <w:r w:rsidR="00D322C7" w:rsidRPr="009B46B4">
        <w:rPr>
          <w:sz w:val="16"/>
          <w:szCs w:val="16"/>
        </w:rPr>
        <w:fldChar w:fldCharType="separate"/>
      </w:r>
      <w:r w:rsidR="00BD7D93">
        <w:rPr>
          <w:noProof/>
          <w:sz w:val="16"/>
          <w:szCs w:val="16"/>
        </w:rPr>
        <w:t>1</w:t>
      </w:r>
      <w:r w:rsidR="00D322C7" w:rsidRPr="009B46B4">
        <w:rPr>
          <w:sz w:val="16"/>
          <w:szCs w:val="16"/>
        </w:rPr>
        <w:fldChar w:fldCharType="end"/>
      </w:r>
      <w:r w:rsidRPr="009B46B4">
        <w:rPr>
          <w:sz w:val="16"/>
          <w:szCs w:val="16"/>
        </w:rPr>
        <w:t xml:space="preserve">: Abgrenzung </w:t>
      </w:r>
      <w:bookmarkEnd w:id="34"/>
      <w:r>
        <w:rPr>
          <w:sz w:val="16"/>
          <w:szCs w:val="16"/>
        </w:rPr>
        <w:t>Ablieferungsobjekt SIP</w:t>
      </w:r>
      <w:bookmarkEnd w:id="35"/>
    </w:p>
    <w:p w:rsidR="00597F72" w:rsidRDefault="00597F72" w:rsidP="00597F72">
      <w:pPr>
        <w:spacing w:line="300" w:lineRule="atLeast"/>
        <w:jc w:val="both"/>
      </w:pPr>
    </w:p>
    <w:p w:rsidR="00597F72" w:rsidRPr="00F9757D" w:rsidRDefault="00597F72" w:rsidP="00597F72">
      <w:pPr>
        <w:spacing w:line="300" w:lineRule="atLeast"/>
        <w:jc w:val="both"/>
      </w:pPr>
      <w:r w:rsidRPr="00F9757D">
        <w:t xml:space="preserve">Die vorliegende Spezifikation beschreibt die Anforderungen an alle technischen Implementierungen, die zum Ziel haben, ein SIP für das </w:t>
      </w:r>
      <w:r>
        <w:t>Archiv</w:t>
      </w:r>
      <w:r w:rsidRPr="00F9757D">
        <w:t xml:space="preserve"> aus einem bestehenden System zu extrahieren resp. aus einer Datei-Ablage herzustellen. (z. B. aus einem GEVER-System oder mit Daten aus einer Datenbank oder aus einer Sammlung von zusammengehörenden digitalen Unterlagen aus einer Datei-Ablage).</w:t>
      </w:r>
    </w:p>
    <w:p w:rsidR="00597F72" w:rsidRPr="00EC768A" w:rsidRDefault="00597F72" w:rsidP="00597F72">
      <w:pPr>
        <w:pStyle w:val="Textkrper"/>
      </w:pPr>
    </w:p>
    <w:p w:rsidR="00597F72" w:rsidRDefault="00597F72" w:rsidP="00597F72">
      <w:pPr>
        <w:pStyle w:val="berschrift4"/>
      </w:pPr>
      <w:bookmarkStart w:id="36" w:name="_Toc341965601"/>
      <w:bookmarkStart w:id="37" w:name="_Toc396116343"/>
      <w:r>
        <w:t>Definitionen</w:t>
      </w:r>
      <w:bookmarkEnd w:id="36"/>
      <w:bookmarkEnd w:id="37"/>
    </w:p>
    <w:p w:rsidR="00597F72" w:rsidRDefault="00597F72" w:rsidP="00597F72">
      <w:pPr>
        <w:spacing w:line="300" w:lineRule="atLeast"/>
        <w:jc w:val="both"/>
      </w:pPr>
      <w:r>
        <w:t xml:space="preserve">Im Rahmen dieser Spezifikation wird auf oberster Ebene zwischen zwei Ablieferungstypen unterschieden: GEVER-Ablieferungen und FILES-Ablieferungen. Der Typ FILES kann zusätzlich noch als FILES mit integrierter Dokumentation vorkommen. Dabei handelt es sich nicht um einen eigenen Ablieferungstyp sondern um einen </w:t>
      </w:r>
      <w:r w:rsidRPr="00B458FE">
        <w:t>Unter</w:t>
      </w:r>
      <w:r>
        <w:t>typ</w:t>
      </w:r>
      <w:r w:rsidRPr="00B458FE">
        <w:t xml:space="preserve"> zur FILES-Ablieferung</w:t>
      </w:r>
      <w:r>
        <w:t xml:space="preserve">. </w:t>
      </w:r>
      <w:r w:rsidRPr="00A84FDC">
        <w:t>Diese Typisierung leitet sich aus d</w:t>
      </w:r>
      <w:r>
        <w:t xml:space="preserve">er vorarchivischen Herkunft des digitalen Archivgutes </w:t>
      </w:r>
      <w:r w:rsidRPr="00A84FDC">
        <w:t>ab.</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329"/>
        <w:gridCol w:w="1562"/>
        <w:gridCol w:w="6572"/>
      </w:tblGrid>
      <w:tr w:rsidR="00597F72" w:rsidRPr="00976C64" w:rsidTr="00597F72">
        <w:trPr>
          <w:cantSplit/>
          <w:tblHeader/>
        </w:trPr>
        <w:tc>
          <w:tcPr>
            <w:tcW w:w="2891" w:type="dxa"/>
            <w:gridSpan w:val="2"/>
            <w:shd w:val="clear" w:color="auto" w:fill="99CCFF"/>
          </w:tcPr>
          <w:p w:rsidR="00597F72" w:rsidRPr="00976C64" w:rsidRDefault="00597F72" w:rsidP="00597F72">
            <w:pPr>
              <w:pStyle w:val="TabelleGross"/>
              <w:rPr>
                <w:b/>
              </w:rPr>
            </w:pPr>
            <w:r w:rsidRPr="00976C64">
              <w:rPr>
                <w:b/>
              </w:rPr>
              <w:t>Ablieferungstyp</w:t>
            </w:r>
          </w:p>
        </w:tc>
        <w:tc>
          <w:tcPr>
            <w:tcW w:w="6572" w:type="dxa"/>
            <w:shd w:val="clear" w:color="auto" w:fill="99CCFF"/>
          </w:tcPr>
          <w:p w:rsidR="00597F72" w:rsidRPr="00976C64" w:rsidRDefault="00597F72" w:rsidP="00597F72">
            <w:pPr>
              <w:pStyle w:val="TabelleGross"/>
              <w:rPr>
                <w:b/>
              </w:rPr>
            </w:pPr>
            <w:r w:rsidRPr="00976C64">
              <w:rPr>
                <w:b/>
              </w:rPr>
              <w:t>Beschreibung</w:t>
            </w:r>
          </w:p>
        </w:tc>
      </w:tr>
      <w:tr w:rsidR="00597F72" w:rsidRPr="007C2446" w:rsidTr="00597F72">
        <w:trPr>
          <w:cantSplit/>
        </w:trPr>
        <w:tc>
          <w:tcPr>
            <w:tcW w:w="2891" w:type="dxa"/>
            <w:gridSpan w:val="2"/>
            <w:shd w:val="clear" w:color="auto" w:fill="FFCC00"/>
          </w:tcPr>
          <w:p w:rsidR="00597F72" w:rsidRPr="00976C64" w:rsidRDefault="00597F72" w:rsidP="00597F72">
            <w:pPr>
              <w:pStyle w:val="TabelleGross"/>
              <w:rPr>
                <w:b/>
              </w:rPr>
            </w:pPr>
            <w:r w:rsidRPr="00976C64">
              <w:rPr>
                <w:b/>
              </w:rPr>
              <w:t>GEVER</w:t>
            </w:r>
          </w:p>
        </w:tc>
        <w:tc>
          <w:tcPr>
            <w:tcW w:w="6572" w:type="dxa"/>
          </w:tcPr>
          <w:p w:rsidR="00597F72" w:rsidRPr="007C2446" w:rsidRDefault="00597F72" w:rsidP="00597F72">
            <w:pPr>
              <w:pStyle w:val="TabelleGross"/>
            </w:pPr>
            <w:r w:rsidRPr="007C2446">
              <w:t>Das digitale Archivgut in der Ablieferung stammt aus einem Geschäftsverwaltungssystem (GEVER-System).</w:t>
            </w:r>
          </w:p>
        </w:tc>
      </w:tr>
      <w:tr w:rsidR="00597F72" w:rsidRPr="007C2446" w:rsidTr="00597F72">
        <w:trPr>
          <w:cantSplit/>
        </w:trPr>
        <w:tc>
          <w:tcPr>
            <w:tcW w:w="2891" w:type="dxa"/>
            <w:gridSpan w:val="2"/>
            <w:tcBorders>
              <w:bottom w:val="single" w:sz="4" w:space="0" w:color="auto"/>
            </w:tcBorders>
            <w:shd w:val="clear" w:color="auto" w:fill="FFFF00"/>
          </w:tcPr>
          <w:p w:rsidR="00597F72" w:rsidRPr="00976C64" w:rsidRDefault="00597F72" w:rsidP="00597F72">
            <w:pPr>
              <w:pStyle w:val="TabelleGross"/>
              <w:rPr>
                <w:b/>
              </w:rPr>
            </w:pPr>
            <w:r w:rsidRPr="00976C64">
              <w:rPr>
                <w:b/>
              </w:rPr>
              <w:t>FILES</w:t>
            </w:r>
          </w:p>
        </w:tc>
        <w:tc>
          <w:tcPr>
            <w:tcW w:w="6572" w:type="dxa"/>
          </w:tcPr>
          <w:p w:rsidR="00597F72" w:rsidRPr="007C2446" w:rsidRDefault="00597F72" w:rsidP="00597F72">
            <w:pPr>
              <w:pStyle w:val="TabelleGross"/>
            </w:pPr>
            <w:r w:rsidRPr="007C2446">
              <w:t>Das digitale Archivgut in der Ablieferung stammt aus einer Dateiablage oder aus einer relationalen Datenbank oder aus einem anderen System.</w:t>
            </w:r>
          </w:p>
        </w:tc>
      </w:tr>
      <w:tr w:rsidR="00597F72" w:rsidRPr="007C2446" w:rsidTr="00597F72">
        <w:trPr>
          <w:cantSplit/>
        </w:trPr>
        <w:tc>
          <w:tcPr>
            <w:tcW w:w="1329" w:type="dxa"/>
            <w:tcBorders>
              <w:top w:val="single" w:sz="4" w:space="0" w:color="auto"/>
              <w:left w:val="single" w:sz="4" w:space="0" w:color="auto"/>
              <w:bottom w:val="single" w:sz="4" w:space="0" w:color="auto"/>
              <w:right w:val="single" w:sz="4" w:space="0" w:color="auto"/>
            </w:tcBorders>
          </w:tcPr>
          <w:p w:rsidR="00597F72" w:rsidRPr="007C2446" w:rsidRDefault="00597F72" w:rsidP="00597F72">
            <w:pPr>
              <w:pStyle w:val="TabelleGross"/>
            </w:pPr>
          </w:p>
        </w:tc>
        <w:tc>
          <w:tcPr>
            <w:tcW w:w="1562" w:type="dxa"/>
            <w:tcBorders>
              <w:top w:val="single" w:sz="4" w:space="0" w:color="auto"/>
              <w:left w:val="single" w:sz="4" w:space="0" w:color="auto"/>
              <w:bottom w:val="single" w:sz="4" w:space="0" w:color="auto"/>
              <w:right w:val="single" w:sz="4" w:space="0" w:color="auto"/>
            </w:tcBorders>
            <w:shd w:val="clear" w:color="auto" w:fill="FFFF99"/>
          </w:tcPr>
          <w:p w:rsidR="00597F72" w:rsidRPr="007C2446" w:rsidRDefault="00597F72" w:rsidP="00597F72">
            <w:pPr>
              <w:pStyle w:val="TabelleGross"/>
              <w:rPr>
                <w:highlight w:val="yellow"/>
              </w:rPr>
            </w:pPr>
            <w:r w:rsidRPr="007C2446">
              <w:t>FILES-SIP mit integrierter Dokumentation</w:t>
            </w:r>
          </w:p>
        </w:tc>
        <w:tc>
          <w:tcPr>
            <w:tcW w:w="6572" w:type="dxa"/>
            <w:tcBorders>
              <w:left w:val="single" w:sz="4" w:space="0" w:color="auto"/>
            </w:tcBorders>
          </w:tcPr>
          <w:p w:rsidR="00597F72" w:rsidRPr="007C2446" w:rsidRDefault="00597F72" w:rsidP="00597F72">
            <w:pPr>
              <w:pStyle w:val="TabelleGross"/>
            </w:pPr>
            <w:r w:rsidRPr="007C2446">
              <w:t>Falls die FILES-Ablieferung digitale Unterlagen enthält, die aus einer Datenbank oder aus einem anderen System stammen, für das dem Archiv zusätzlich noch eine System-Dokumentation abgeliefert wird, gibt es zusätzlich zu den allgemeinen Vorgaben für FILES-SIP noch weitergehende Anforderungen an die Struktur. Bei diesen Ablieferungen handelt es sich um ein FILES-SIP mit integrierter Dokumentation zu den Daten.</w:t>
            </w:r>
          </w:p>
        </w:tc>
      </w:tr>
    </w:tbl>
    <w:p w:rsidR="00597F72" w:rsidRPr="00EC768A" w:rsidRDefault="00597F72" w:rsidP="00597F72">
      <w:pPr>
        <w:pStyle w:val="Textkrper"/>
      </w:pPr>
    </w:p>
    <w:p w:rsidR="00597F72" w:rsidRDefault="00597F72" w:rsidP="00597F72">
      <w:pPr>
        <w:pStyle w:val="berschrift4"/>
      </w:pPr>
      <w:bookmarkStart w:id="38" w:name="_Toc341965602"/>
      <w:bookmarkStart w:id="39" w:name="_Toc396116344"/>
      <w:r>
        <w:t>Anforderungen pro Ablieferungstyp</w:t>
      </w:r>
      <w:bookmarkEnd w:id="38"/>
      <w:bookmarkEnd w:id="39"/>
    </w:p>
    <w:p w:rsidR="00597F72" w:rsidRDefault="00597F72" w:rsidP="00597F72">
      <w:pPr>
        <w:spacing w:line="300" w:lineRule="atLeast"/>
        <w:jc w:val="both"/>
      </w:pPr>
      <w:r>
        <w:t xml:space="preserve">Nicht alle Kapitel der vorliegenden Spezifikation müssen bei der Erstellung eines SIP angewendet werden. Die Anforderungen an ein SIP können sich aufgrund der vorarchivischen Herkunft der Unterlagen unterscheiden. Die Abbildung 2 hilft dabei, zu eruieren, welche Kapitel der vorliegenden Spezifikation für welche Ablieferung relevant sind. Die genaue Auflistung der relevanten Kapitel ist anhand der Übersicht </w:t>
      </w:r>
      <w:r w:rsidRPr="00667639">
        <w:t xml:space="preserve">im Anhang </w:t>
      </w:r>
      <w:r>
        <w:t>C ersichtlich.</w:t>
      </w:r>
    </w:p>
    <w:p w:rsidR="00597F72" w:rsidRDefault="00597F72" w:rsidP="00597F72"/>
    <w:p w:rsidR="00597F72" w:rsidRPr="00BA51C3" w:rsidRDefault="00597F72" w:rsidP="00597F72">
      <w:pPr>
        <w:spacing w:line="300" w:lineRule="atLeast"/>
      </w:pPr>
      <w:r>
        <w:rPr>
          <w:noProof/>
        </w:rPr>
        <w:drawing>
          <wp:inline distT="0" distB="0" distL="0" distR="0">
            <wp:extent cx="4596415" cy="2667000"/>
            <wp:effectExtent l="19050" t="0" r="0" b="0"/>
            <wp:docPr id="31"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4594940" cy="2666144"/>
                    </a:xfrm>
                    <a:prstGeom prst="rect">
                      <a:avLst/>
                    </a:prstGeom>
                    <a:noFill/>
                    <a:ln w="9525">
                      <a:noFill/>
                      <a:miter lim="800000"/>
                      <a:headEnd/>
                      <a:tailEnd/>
                    </a:ln>
                  </pic:spPr>
                </pic:pic>
              </a:graphicData>
            </a:graphic>
          </wp:inline>
        </w:drawing>
      </w:r>
    </w:p>
    <w:p w:rsidR="00597F72" w:rsidRPr="009B46B4" w:rsidRDefault="00597F72" w:rsidP="00597F72">
      <w:pPr>
        <w:pStyle w:val="Beschriftung"/>
        <w:rPr>
          <w:sz w:val="16"/>
          <w:szCs w:val="16"/>
        </w:rPr>
      </w:pPr>
      <w:bookmarkStart w:id="40" w:name="_Toc228077548"/>
      <w:bookmarkStart w:id="41" w:name="_Toc232478854"/>
      <w:r w:rsidRPr="009B46B4">
        <w:rPr>
          <w:sz w:val="16"/>
          <w:szCs w:val="16"/>
        </w:rPr>
        <w:t xml:space="preserve">Abb. </w:t>
      </w:r>
      <w:r w:rsidR="00D322C7" w:rsidRPr="009B46B4">
        <w:rPr>
          <w:sz w:val="16"/>
          <w:szCs w:val="16"/>
        </w:rPr>
        <w:fldChar w:fldCharType="begin"/>
      </w:r>
      <w:r w:rsidRPr="009B46B4">
        <w:rPr>
          <w:sz w:val="16"/>
          <w:szCs w:val="16"/>
        </w:rPr>
        <w:instrText xml:space="preserve"> SEQ Abb. \* ARABIC </w:instrText>
      </w:r>
      <w:r w:rsidR="00D322C7" w:rsidRPr="009B46B4">
        <w:rPr>
          <w:sz w:val="16"/>
          <w:szCs w:val="16"/>
        </w:rPr>
        <w:fldChar w:fldCharType="separate"/>
      </w:r>
      <w:r w:rsidR="00BD7D93">
        <w:rPr>
          <w:noProof/>
          <w:sz w:val="16"/>
          <w:szCs w:val="16"/>
        </w:rPr>
        <w:t>2</w:t>
      </w:r>
      <w:r w:rsidR="00D322C7" w:rsidRPr="009B46B4">
        <w:rPr>
          <w:sz w:val="16"/>
          <w:szCs w:val="16"/>
        </w:rPr>
        <w:fldChar w:fldCharType="end"/>
      </w:r>
      <w:r w:rsidRPr="009B46B4">
        <w:rPr>
          <w:sz w:val="16"/>
          <w:szCs w:val="16"/>
        </w:rPr>
        <w:t xml:space="preserve">: </w:t>
      </w:r>
      <w:bookmarkEnd w:id="40"/>
      <w:r>
        <w:rPr>
          <w:sz w:val="16"/>
          <w:szCs w:val="16"/>
        </w:rPr>
        <w:t>Ablieferungskategorien SIP</w:t>
      </w:r>
      <w:bookmarkEnd w:id="41"/>
    </w:p>
    <w:p w:rsidR="00597F72" w:rsidRDefault="00597F72" w:rsidP="00597F72">
      <w:pPr>
        <w:pStyle w:val="Textkrper"/>
      </w:pPr>
    </w:p>
    <w:p w:rsidR="00597F72" w:rsidRDefault="00597F72" w:rsidP="00597F72">
      <w:pPr>
        <w:pStyle w:val="berschrift3"/>
      </w:pPr>
      <w:bookmarkStart w:id="42" w:name="_Toc341965603"/>
      <w:bookmarkStart w:id="43" w:name="_Toc396116345"/>
      <w:r>
        <w:t>Anwendungsgebiet</w:t>
      </w:r>
      <w:bookmarkEnd w:id="42"/>
      <w:bookmarkEnd w:id="43"/>
    </w:p>
    <w:p w:rsidR="00597F72" w:rsidRDefault="00597F72" w:rsidP="00597F72">
      <w:pPr>
        <w:pStyle w:val="berschrift4"/>
      </w:pPr>
      <w:bookmarkStart w:id="44" w:name="_Toc341965604"/>
      <w:bookmarkStart w:id="45" w:name="_Toc396116346"/>
      <w:r>
        <w:t>Prozess</w:t>
      </w:r>
      <w:bookmarkEnd w:id="44"/>
      <w:bookmarkEnd w:id="45"/>
    </w:p>
    <w:p w:rsidR="00597F72" w:rsidRDefault="00597F72" w:rsidP="00BD7D93">
      <w:pPr>
        <w:spacing w:line="300" w:lineRule="atLeast"/>
        <w:jc w:val="both"/>
      </w:pPr>
      <w:r w:rsidRPr="00F9757D">
        <w:t xml:space="preserve">Diese Spezifikation wurde auf der Grundlage des Ablieferungsprozesses des </w:t>
      </w:r>
      <w:r>
        <w:t>Schweizerischen Bundesarchivs</w:t>
      </w:r>
      <w:r w:rsidRPr="00F9757D">
        <w:t xml:space="preserve"> für digitale Unterlagen entwickelt. Die als archivwürdig bewerteten digitalen Unterlagen müssen technisch und inhaltlich gemäss den Anforderungen in dieser Spezifikation aufbereitet und in einem korrekt erstellen SIP geliefert werden. Ist dies nicht der Fall werden die Unterlagen an die abliefernde Stelle zurückgesendet, damit diese die Korrekturen durchführen kann, resp. ein neues SIP gemäss den Anforderungen erstellt.</w:t>
      </w:r>
    </w:p>
    <w:p w:rsidR="00BD7D93" w:rsidRDefault="00BD7D93">
      <w:pPr>
        <w:spacing w:after="0" w:line="240" w:lineRule="auto"/>
        <w:rPr>
          <w:b/>
        </w:rPr>
      </w:pPr>
      <w:bookmarkStart w:id="46" w:name="_Toc319485337"/>
      <w:bookmarkStart w:id="47" w:name="_Toc319485338"/>
      <w:bookmarkStart w:id="48" w:name="_Toc319485339"/>
      <w:bookmarkStart w:id="49" w:name="_Toc319485340"/>
      <w:bookmarkStart w:id="50" w:name="_Toc319485341"/>
      <w:bookmarkStart w:id="51" w:name="_Toc341965605"/>
      <w:bookmarkEnd w:id="46"/>
      <w:bookmarkEnd w:id="47"/>
      <w:bookmarkEnd w:id="48"/>
      <w:bookmarkEnd w:id="49"/>
      <w:bookmarkEnd w:id="50"/>
      <w:r>
        <w:br w:type="page"/>
      </w:r>
    </w:p>
    <w:p w:rsidR="00597F72" w:rsidRDefault="00597F72" w:rsidP="00597F72">
      <w:pPr>
        <w:pStyle w:val="berschrift3"/>
      </w:pPr>
      <w:bookmarkStart w:id="52" w:name="_Toc396116347"/>
      <w:r>
        <w:lastRenderedPageBreak/>
        <w:t>Ablieferungsobjekt Paket – SIP</w:t>
      </w:r>
      <w:bookmarkEnd w:id="51"/>
      <w:bookmarkEnd w:id="52"/>
    </w:p>
    <w:p w:rsidR="00597F72" w:rsidRPr="009B46B4" w:rsidRDefault="00597F72" w:rsidP="00597F72">
      <w:pPr>
        <w:spacing w:line="300" w:lineRule="atLeast"/>
        <w:jc w:val="both"/>
      </w:pPr>
      <w:r w:rsidRPr="00F9757D">
        <w:t>Das Ablieferungsobjekt ist ein Informationspaket, das auf dem Modell des OAIS-Standard (Open Archival Information System) basiert (vgl. Abb. 3). Dieser Standard wurde durch das Consultative Commitee for Space Data System (CCSDS) entwickelt. Eines der Hauptelemente des OAIS ist, dass alle zusammengehörenden Informationen in einem sogenannten Paket zusammengefasst werden.</w:t>
      </w:r>
    </w:p>
    <w:p w:rsidR="00597F72" w:rsidRPr="009B46B4" w:rsidRDefault="00597F72" w:rsidP="00597F72">
      <w:pPr>
        <w:spacing w:line="300" w:lineRule="atLeast"/>
        <w:jc w:val="both"/>
      </w:pPr>
    </w:p>
    <w:p w:rsidR="00597F72" w:rsidRPr="00741381" w:rsidRDefault="00597F72" w:rsidP="00597F72">
      <w:pPr>
        <w:spacing w:line="300" w:lineRule="atLeast"/>
      </w:pPr>
      <w:r>
        <w:rPr>
          <w:noProof/>
        </w:rPr>
        <w:drawing>
          <wp:inline distT="0" distB="0" distL="0" distR="0">
            <wp:extent cx="5692140" cy="3715163"/>
            <wp:effectExtent l="19050" t="0" r="3810" b="0"/>
            <wp:docPr id="37" name="Bil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srcRect/>
                    <a:stretch>
                      <a:fillRect/>
                    </a:stretch>
                  </pic:blipFill>
                  <pic:spPr bwMode="auto">
                    <a:xfrm>
                      <a:off x="0" y="0"/>
                      <a:ext cx="5689631" cy="3713525"/>
                    </a:xfrm>
                    <a:prstGeom prst="rect">
                      <a:avLst/>
                    </a:prstGeom>
                    <a:noFill/>
                    <a:ln w="9525">
                      <a:noFill/>
                      <a:miter lim="800000"/>
                      <a:headEnd/>
                      <a:tailEnd/>
                    </a:ln>
                  </pic:spPr>
                </pic:pic>
              </a:graphicData>
            </a:graphic>
          </wp:inline>
        </w:drawing>
      </w:r>
    </w:p>
    <w:p w:rsidR="00597F72" w:rsidRPr="009B46B4" w:rsidRDefault="00597F72" w:rsidP="00597F72">
      <w:pPr>
        <w:pStyle w:val="Beschriftung"/>
        <w:rPr>
          <w:sz w:val="16"/>
          <w:szCs w:val="16"/>
        </w:rPr>
      </w:pPr>
      <w:bookmarkStart w:id="53" w:name="_Toc232478855"/>
      <w:r w:rsidRPr="009B46B4">
        <w:rPr>
          <w:sz w:val="16"/>
          <w:szCs w:val="16"/>
        </w:rPr>
        <w:t xml:space="preserve">Abb. </w:t>
      </w:r>
      <w:r w:rsidR="00D322C7" w:rsidRPr="009B46B4">
        <w:rPr>
          <w:sz w:val="16"/>
          <w:szCs w:val="16"/>
        </w:rPr>
        <w:fldChar w:fldCharType="begin"/>
      </w:r>
      <w:r w:rsidRPr="009B46B4">
        <w:rPr>
          <w:sz w:val="16"/>
          <w:szCs w:val="16"/>
        </w:rPr>
        <w:instrText xml:space="preserve"> SEQ Abb. \* ARABIC </w:instrText>
      </w:r>
      <w:r w:rsidR="00D322C7" w:rsidRPr="009B46B4">
        <w:rPr>
          <w:sz w:val="16"/>
          <w:szCs w:val="16"/>
        </w:rPr>
        <w:fldChar w:fldCharType="separate"/>
      </w:r>
      <w:r w:rsidR="00BD7D93">
        <w:rPr>
          <w:noProof/>
          <w:sz w:val="16"/>
          <w:szCs w:val="16"/>
        </w:rPr>
        <w:t>3</w:t>
      </w:r>
      <w:r w:rsidR="00D322C7" w:rsidRPr="009B46B4">
        <w:rPr>
          <w:sz w:val="16"/>
          <w:szCs w:val="16"/>
        </w:rPr>
        <w:fldChar w:fldCharType="end"/>
      </w:r>
      <w:r w:rsidRPr="009B46B4">
        <w:rPr>
          <w:noProof/>
          <w:sz w:val="16"/>
          <w:szCs w:val="16"/>
        </w:rPr>
        <w:t>: OAIS Modell mit Kennzeichnung SIP</w:t>
      </w:r>
      <w:bookmarkEnd w:id="53"/>
    </w:p>
    <w:p w:rsidR="00597F72" w:rsidRDefault="00597F72" w:rsidP="00597F72"/>
    <w:p w:rsidR="00597F72" w:rsidRPr="009B46B4" w:rsidRDefault="00597F72" w:rsidP="00597F72">
      <w:r w:rsidRPr="009B46B4">
        <w:t xml:space="preserve">Es gibt </w:t>
      </w:r>
      <w:r>
        <w:t>drei</w:t>
      </w:r>
      <w:r w:rsidRPr="009B46B4">
        <w:t xml:space="preserve"> Pakettypen: SIP, AIP und DIP.</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387"/>
        <w:gridCol w:w="3955"/>
        <w:gridCol w:w="4121"/>
      </w:tblGrid>
      <w:tr w:rsidR="00597F72" w:rsidRPr="00976C64" w:rsidTr="00597F72">
        <w:trPr>
          <w:cantSplit/>
          <w:tblHeader/>
        </w:trPr>
        <w:tc>
          <w:tcPr>
            <w:tcW w:w="1387" w:type="dxa"/>
            <w:shd w:val="clear" w:color="auto" w:fill="99CCFF"/>
          </w:tcPr>
          <w:p w:rsidR="00597F72" w:rsidRPr="00976C64" w:rsidRDefault="00597F72" w:rsidP="00597F72">
            <w:pPr>
              <w:pStyle w:val="TabelleGross"/>
              <w:rPr>
                <w:b/>
              </w:rPr>
            </w:pPr>
            <w:r w:rsidRPr="00976C64">
              <w:rPr>
                <w:b/>
              </w:rPr>
              <w:t>Pakettyp</w:t>
            </w:r>
          </w:p>
        </w:tc>
        <w:tc>
          <w:tcPr>
            <w:tcW w:w="3955" w:type="dxa"/>
            <w:shd w:val="clear" w:color="auto" w:fill="99CCFF"/>
          </w:tcPr>
          <w:p w:rsidR="00597F72" w:rsidRPr="00976C64" w:rsidRDefault="00597F72" w:rsidP="00597F72">
            <w:pPr>
              <w:pStyle w:val="TabelleGross"/>
              <w:rPr>
                <w:b/>
              </w:rPr>
            </w:pPr>
          </w:p>
        </w:tc>
        <w:tc>
          <w:tcPr>
            <w:tcW w:w="4121" w:type="dxa"/>
            <w:shd w:val="clear" w:color="auto" w:fill="99CCFF"/>
          </w:tcPr>
          <w:p w:rsidR="00597F72" w:rsidRPr="00976C64" w:rsidRDefault="00597F72" w:rsidP="00597F72">
            <w:pPr>
              <w:pStyle w:val="TabelleGross"/>
              <w:rPr>
                <w:b/>
              </w:rPr>
            </w:pPr>
          </w:p>
        </w:tc>
      </w:tr>
      <w:tr w:rsidR="00597F72" w:rsidRPr="00976C64" w:rsidTr="00597F72">
        <w:trPr>
          <w:cantSplit/>
        </w:trPr>
        <w:tc>
          <w:tcPr>
            <w:tcW w:w="1387" w:type="dxa"/>
          </w:tcPr>
          <w:p w:rsidR="00597F72" w:rsidRPr="00976C64" w:rsidRDefault="00597F72" w:rsidP="00597F72">
            <w:pPr>
              <w:pStyle w:val="TabelleGross"/>
            </w:pPr>
            <w:r w:rsidRPr="00976C64">
              <w:t>SIP</w:t>
            </w:r>
          </w:p>
        </w:tc>
        <w:tc>
          <w:tcPr>
            <w:tcW w:w="3955" w:type="dxa"/>
          </w:tcPr>
          <w:p w:rsidR="00597F72" w:rsidRPr="00976C64" w:rsidRDefault="00597F72" w:rsidP="00597F72">
            <w:pPr>
              <w:pStyle w:val="TabelleGross"/>
            </w:pPr>
            <w:r w:rsidRPr="00976C64">
              <w:rPr>
                <w:rFonts w:cs="Arial"/>
                <w:color w:val="000000"/>
              </w:rPr>
              <w:t>Submission Information Package</w:t>
            </w:r>
          </w:p>
        </w:tc>
        <w:tc>
          <w:tcPr>
            <w:tcW w:w="4121" w:type="dxa"/>
          </w:tcPr>
          <w:p w:rsidR="00597F72" w:rsidRPr="00976C64" w:rsidRDefault="00597F72" w:rsidP="00597F72">
            <w:pPr>
              <w:pStyle w:val="TabelleGross"/>
            </w:pPr>
            <w:r w:rsidRPr="00976C64">
              <w:t>Paket zur Ablieferung digitaler Unterlagen</w:t>
            </w:r>
          </w:p>
        </w:tc>
      </w:tr>
      <w:tr w:rsidR="00597F72" w:rsidRPr="007C2446" w:rsidTr="00597F72">
        <w:trPr>
          <w:cantSplit/>
        </w:trPr>
        <w:tc>
          <w:tcPr>
            <w:tcW w:w="1387" w:type="dxa"/>
          </w:tcPr>
          <w:p w:rsidR="00597F72" w:rsidRPr="007C2446" w:rsidRDefault="00597F72" w:rsidP="00597F72">
            <w:pPr>
              <w:pStyle w:val="TabelleGross"/>
            </w:pPr>
            <w:r w:rsidRPr="007C2446">
              <w:t>AIP</w:t>
            </w:r>
          </w:p>
        </w:tc>
        <w:tc>
          <w:tcPr>
            <w:tcW w:w="3955" w:type="dxa"/>
          </w:tcPr>
          <w:p w:rsidR="00597F72" w:rsidRPr="007C2446" w:rsidRDefault="00597F72" w:rsidP="00597F72">
            <w:pPr>
              <w:pStyle w:val="TabelleGross"/>
            </w:pPr>
            <w:r w:rsidRPr="007C2446">
              <w:rPr>
                <w:rFonts w:cs="Arial"/>
                <w:color w:val="000000"/>
              </w:rPr>
              <w:t>Archival Information Package</w:t>
            </w:r>
          </w:p>
        </w:tc>
        <w:tc>
          <w:tcPr>
            <w:tcW w:w="4121" w:type="dxa"/>
          </w:tcPr>
          <w:p w:rsidR="00597F72" w:rsidRPr="007C2446" w:rsidRDefault="00597F72" w:rsidP="00597F72">
            <w:pPr>
              <w:pStyle w:val="TabelleGross"/>
            </w:pPr>
            <w:r w:rsidRPr="007C2446">
              <w:t>Paket zur Archivierung digitaler Unterlagen</w:t>
            </w:r>
          </w:p>
        </w:tc>
      </w:tr>
      <w:tr w:rsidR="00597F72" w:rsidRPr="007C2446" w:rsidTr="00597F72">
        <w:trPr>
          <w:cantSplit/>
        </w:trPr>
        <w:tc>
          <w:tcPr>
            <w:tcW w:w="1387" w:type="dxa"/>
          </w:tcPr>
          <w:p w:rsidR="00597F72" w:rsidRPr="007C2446" w:rsidRDefault="00597F72" w:rsidP="00597F72">
            <w:pPr>
              <w:pStyle w:val="TabelleGross"/>
            </w:pPr>
            <w:r w:rsidRPr="007C2446">
              <w:t>DIP</w:t>
            </w:r>
          </w:p>
        </w:tc>
        <w:tc>
          <w:tcPr>
            <w:tcW w:w="3955" w:type="dxa"/>
          </w:tcPr>
          <w:p w:rsidR="00597F72" w:rsidRPr="007C2446" w:rsidRDefault="00597F72" w:rsidP="00597F72">
            <w:pPr>
              <w:pStyle w:val="TabelleGross"/>
            </w:pPr>
            <w:r w:rsidRPr="007C2446">
              <w:rPr>
                <w:rFonts w:cs="Arial"/>
                <w:color w:val="000000"/>
              </w:rPr>
              <w:t>Dissemination Information Package</w:t>
            </w:r>
          </w:p>
        </w:tc>
        <w:tc>
          <w:tcPr>
            <w:tcW w:w="4121" w:type="dxa"/>
          </w:tcPr>
          <w:p w:rsidR="00597F72" w:rsidRPr="007C2446" w:rsidRDefault="00597F72" w:rsidP="00597F72">
            <w:pPr>
              <w:pStyle w:val="TabelleGross"/>
            </w:pPr>
            <w:r w:rsidRPr="007C2446">
              <w:t>Paket zur Vermittlung digitaler Unterlagen</w:t>
            </w:r>
          </w:p>
        </w:tc>
      </w:tr>
    </w:tbl>
    <w:p w:rsidR="00597F72" w:rsidRPr="009B46B4" w:rsidRDefault="00597F72" w:rsidP="00597F72"/>
    <w:p w:rsidR="00597F72" w:rsidRPr="009B46B4" w:rsidRDefault="00597F72" w:rsidP="00597F72">
      <w:pPr>
        <w:spacing w:line="300" w:lineRule="atLeast"/>
        <w:jc w:val="both"/>
      </w:pPr>
      <w:r w:rsidRPr="009B46B4">
        <w:t xml:space="preserve">In der vorliegenden Spezifikation </w:t>
      </w:r>
      <w:r>
        <w:t>werden die Anforderungen an</w:t>
      </w:r>
      <w:r w:rsidRPr="009B46B4">
        <w:t xml:space="preserve"> </w:t>
      </w:r>
      <w:r>
        <w:t xml:space="preserve">ein </w:t>
      </w:r>
      <w:r w:rsidRPr="009B46B4">
        <w:t>SIP definiert (archivisch und technisch).</w:t>
      </w:r>
      <w:r>
        <w:t xml:space="preserve"> Bei Einhaltung dieser Spezifikation</w:t>
      </w:r>
      <w:r w:rsidRPr="009B46B4">
        <w:t xml:space="preserve"> </w:t>
      </w:r>
      <w:r>
        <w:t>ist</w:t>
      </w:r>
      <w:r w:rsidRPr="009B46B4">
        <w:t xml:space="preserve"> sichergestellt, dass alle Paket</w:t>
      </w:r>
      <w:r>
        <w:t>e</w:t>
      </w:r>
      <w:r w:rsidRPr="009B46B4">
        <w:t xml:space="preserve"> mit </w:t>
      </w:r>
      <w:r>
        <w:t>einer entsprechenden</w:t>
      </w:r>
      <w:r w:rsidRPr="009B46B4">
        <w:t xml:space="preserve"> Archivierungsinfrastruktur und Archivierungsprozessen für digitales Archivgut kompatibel </w:t>
      </w:r>
      <w:r>
        <w:t>sind</w:t>
      </w:r>
      <w:r w:rsidRPr="009B46B4">
        <w:t>.</w:t>
      </w:r>
    </w:p>
    <w:p w:rsidR="00BD7D93" w:rsidRDefault="00BD7D93">
      <w:pPr>
        <w:spacing w:after="0" w:line="240" w:lineRule="auto"/>
        <w:rPr>
          <w:b/>
        </w:rPr>
      </w:pPr>
      <w:bookmarkStart w:id="54" w:name="_Toc341965606"/>
      <w:r>
        <w:br w:type="page"/>
      </w:r>
    </w:p>
    <w:p w:rsidR="00597F72" w:rsidRDefault="00597F72" w:rsidP="00597F72">
      <w:pPr>
        <w:pStyle w:val="berschrift3"/>
      </w:pPr>
      <w:bookmarkStart w:id="55" w:name="_Toc396116348"/>
      <w:r>
        <w:lastRenderedPageBreak/>
        <w:t>Inhalt</w:t>
      </w:r>
      <w:bookmarkEnd w:id="54"/>
      <w:bookmarkEnd w:id="55"/>
    </w:p>
    <w:p w:rsidR="00597F72" w:rsidRPr="009B46B4" w:rsidRDefault="00597F72" w:rsidP="00597F72">
      <w:pPr>
        <w:spacing w:line="300" w:lineRule="atLeast"/>
        <w:jc w:val="both"/>
      </w:pPr>
      <w:r w:rsidRPr="00F9757D">
        <w:t xml:space="preserve">Basierend auf dem OAIS Modell enthält das SIP gemäss der </w:t>
      </w:r>
      <w:r>
        <w:t xml:space="preserve">vorliegenden </w:t>
      </w:r>
      <w:r w:rsidRPr="00F9757D">
        <w:t xml:space="preserve">Spezifikation zwei separate Teile, die immer gemeinsam abgeliefert werden müssen. Der erste Teil ist der </w:t>
      </w:r>
      <w:r w:rsidRPr="00F9757D">
        <w:rPr>
          <w:i/>
        </w:rPr>
        <w:t>Header</w:t>
      </w:r>
      <w:r w:rsidRPr="00F9757D">
        <w:t xml:space="preserve">. Dieser Teil enthält alle Metadaten (beschreibende Informationen betreffend das Paket und die Primärdaten) im XML-Format. Der zweite Teil ist der </w:t>
      </w:r>
      <w:r w:rsidRPr="00F9757D">
        <w:rPr>
          <w:i/>
        </w:rPr>
        <w:t>Content</w:t>
      </w:r>
      <w:r w:rsidRPr="00F9757D">
        <w:t>. Dieser Teil enthält alle Primärdaten. (Vgl. Abb. 4.)</w:t>
      </w:r>
    </w:p>
    <w:p w:rsidR="00597F72" w:rsidRPr="009B46B4" w:rsidRDefault="00597F72" w:rsidP="00597F72">
      <w:pPr>
        <w:spacing w:line="300" w:lineRule="atLeast"/>
        <w:jc w:val="both"/>
      </w:pPr>
    </w:p>
    <w:p w:rsidR="00597F72" w:rsidRPr="0075101E" w:rsidRDefault="00597F72" w:rsidP="00597F72">
      <w:pPr>
        <w:spacing w:line="300" w:lineRule="atLeast"/>
      </w:pPr>
      <w:r>
        <w:rPr>
          <w:noProof/>
        </w:rPr>
        <w:drawing>
          <wp:inline distT="0" distB="0" distL="0" distR="0">
            <wp:extent cx="2168859" cy="1895434"/>
            <wp:effectExtent l="19050" t="0" r="2841" b="0"/>
            <wp:docPr id="34"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2168859" cy="1895434"/>
                    </a:xfrm>
                    <a:prstGeom prst="rect">
                      <a:avLst/>
                    </a:prstGeom>
                    <a:noFill/>
                    <a:ln w="9525">
                      <a:noFill/>
                      <a:miter lim="800000"/>
                      <a:headEnd/>
                      <a:tailEnd/>
                    </a:ln>
                  </pic:spPr>
                </pic:pic>
              </a:graphicData>
            </a:graphic>
          </wp:inline>
        </w:drawing>
      </w:r>
    </w:p>
    <w:p w:rsidR="00597F72" w:rsidRPr="009B46B4" w:rsidRDefault="00597F72" w:rsidP="00597F72">
      <w:pPr>
        <w:pStyle w:val="Beschriftung"/>
        <w:rPr>
          <w:sz w:val="16"/>
          <w:szCs w:val="16"/>
        </w:rPr>
      </w:pPr>
      <w:bookmarkStart w:id="56" w:name="_Toc232478856"/>
      <w:r w:rsidRPr="009B46B4">
        <w:rPr>
          <w:sz w:val="16"/>
          <w:szCs w:val="16"/>
        </w:rPr>
        <w:t xml:space="preserve">Abb. </w:t>
      </w:r>
      <w:r w:rsidR="00D322C7" w:rsidRPr="009B46B4">
        <w:rPr>
          <w:sz w:val="16"/>
          <w:szCs w:val="16"/>
        </w:rPr>
        <w:fldChar w:fldCharType="begin"/>
      </w:r>
      <w:r w:rsidRPr="009B46B4">
        <w:rPr>
          <w:sz w:val="16"/>
          <w:szCs w:val="16"/>
        </w:rPr>
        <w:instrText xml:space="preserve"> SEQ Abb. \* ARABIC </w:instrText>
      </w:r>
      <w:r w:rsidR="00D322C7" w:rsidRPr="009B46B4">
        <w:rPr>
          <w:sz w:val="16"/>
          <w:szCs w:val="16"/>
        </w:rPr>
        <w:fldChar w:fldCharType="separate"/>
      </w:r>
      <w:r w:rsidR="00BD7D93">
        <w:rPr>
          <w:noProof/>
          <w:sz w:val="16"/>
          <w:szCs w:val="16"/>
        </w:rPr>
        <w:t>4</w:t>
      </w:r>
      <w:r w:rsidR="00D322C7" w:rsidRPr="009B46B4">
        <w:rPr>
          <w:sz w:val="16"/>
          <w:szCs w:val="16"/>
        </w:rPr>
        <w:fldChar w:fldCharType="end"/>
      </w:r>
      <w:r w:rsidRPr="009B46B4">
        <w:rPr>
          <w:sz w:val="16"/>
          <w:szCs w:val="16"/>
        </w:rPr>
        <w:t>: Aufbau SIP – Metadaten und Primärdaten</w:t>
      </w:r>
      <w:bookmarkEnd w:id="56"/>
    </w:p>
    <w:p w:rsidR="00597F72" w:rsidRDefault="00597F72" w:rsidP="00597F72">
      <w:pPr>
        <w:pStyle w:val="Textkrper"/>
      </w:pPr>
    </w:p>
    <w:p w:rsidR="00597F72" w:rsidRDefault="00597F72" w:rsidP="00D32C7B">
      <w:pPr>
        <w:pStyle w:val="berschrift2"/>
      </w:pPr>
      <w:bookmarkStart w:id="57" w:name="_Toc341965607"/>
      <w:bookmarkStart w:id="58" w:name="_Toc396116349"/>
      <w:r>
        <w:t>Verhältnis Ablieferung – Paket</w:t>
      </w:r>
      <w:bookmarkEnd w:id="57"/>
      <w:bookmarkEnd w:id="58"/>
    </w:p>
    <w:p w:rsidR="00597F72" w:rsidRPr="009B46B4" w:rsidRDefault="00597F72" w:rsidP="00597F72">
      <w:pPr>
        <w:spacing w:line="300" w:lineRule="atLeast"/>
        <w:jc w:val="both"/>
      </w:pPr>
      <w:r w:rsidRPr="009B46B4">
        <w:t xml:space="preserve">Im Fall einer Ablieferung von digitalen Unterlagen </w:t>
      </w:r>
      <w:r>
        <w:t>muss</w:t>
      </w:r>
      <w:r w:rsidRPr="009B46B4">
        <w:t xml:space="preserve"> diese in der Form eines SIP abgeliefert</w:t>
      </w:r>
      <w:r>
        <w:t xml:space="preserve"> werden</w:t>
      </w:r>
      <w:r w:rsidRPr="009B46B4">
        <w:t>.</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597F72" w:rsidRPr="00976C64" w:rsidTr="00597F72">
        <w:trPr>
          <w:cantSplit/>
          <w:tblHeader/>
        </w:trPr>
        <w:tc>
          <w:tcPr>
            <w:tcW w:w="1080" w:type="dxa"/>
            <w:shd w:val="clear" w:color="auto" w:fill="99CCFF"/>
          </w:tcPr>
          <w:p w:rsidR="00597F72" w:rsidRPr="00976C64" w:rsidRDefault="00597F72" w:rsidP="00597F72">
            <w:pPr>
              <w:pStyle w:val="TabelleGross"/>
              <w:rPr>
                <w:b/>
              </w:rPr>
            </w:pPr>
            <w:r w:rsidRPr="00976C64">
              <w:rPr>
                <w:b/>
              </w:rPr>
              <w:t>ID</w:t>
            </w:r>
          </w:p>
        </w:tc>
        <w:tc>
          <w:tcPr>
            <w:tcW w:w="6840" w:type="dxa"/>
            <w:shd w:val="clear" w:color="auto" w:fill="99CCFF"/>
          </w:tcPr>
          <w:p w:rsidR="00597F72" w:rsidRPr="00976C64" w:rsidRDefault="00597F72" w:rsidP="00597F72">
            <w:pPr>
              <w:pStyle w:val="TabelleGross"/>
              <w:rPr>
                <w:b/>
              </w:rPr>
            </w:pPr>
            <w:r w:rsidRPr="00976C64">
              <w:rPr>
                <w:b/>
              </w:rPr>
              <w:t>Beschreibung Anforderung</w:t>
            </w:r>
          </w:p>
        </w:tc>
        <w:tc>
          <w:tcPr>
            <w:tcW w:w="1543" w:type="dxa"/>
            <w:shd w:val="clear" w:color="auto" w:fill="99CCFF"/>
          </w:tcPr>
          <w:p w:rsidR="00597F72" w:rsidRPr="00976C64" w:rsidRDefault="00597F72" w:rsidP="00597F72">
            <w:pPr>
              <w:pStyle w:val="TabelleGross"/>
              <w:rPr>
                <w:b/>
              </w:rPr>
            </w:pPr>
            <w:r w:rsidRPr="00976C64">
              <w:rPr>
                <w:b/>
              </w:rPr>
              <w:t>M/K</w:t>
            </w:r>
          </w:p>
        </w:tc>
      </w:tr>
      <w:tr w:rsidR="00597F72" w:rsidRPr="007C2446" w:rsidTr="00597F72">
        <w:trPr>
          <w:cantSplit/>
        </w:trPr>
        <w:tc>
          <w:tcPr>
            <w:tcW w:w="1080" w:type="dxa"/>
          </w:tcPr>
          <w:p w:rsidR="00597F72" w:rsidRPr="007C2446" w:rsidRDefault="00597F72" w:rsidP="00597F72">
            <w:pPr>
              <w:pStyle w:val="TabelleGross"/>
            </w:pPr>
            <w:r w:rsidRPr="007C2446">
              <w:t>A_2.5-1</w:t>
            </w:r>
          </w:p>
        </w:tc>
        <w:tc>
          <w:tcPr>
            <w:tcW w:w="6840" w:type="dxa"/>
          </w:tcPr>
          <w:p w:rsidR="00597F72" w:rsidRPr="007C2446" w:rsidRDefault="00597F72" w:rsidP="00597F72">
            <w:pPr>
              <w:pStyle w:val="TabelleGross"/>
            </w:pPr>
            <w:r w:rsidRPr="007C2446">
              <w:t xml:space="preserve">Eine Ablieferung an das Archiv besteht aus einem </w:t>
            </w:r>
            <w:r>
              <w:t xml:space="preserve">oder mehreren </w:t>
            </w:r>
            <w:r w:rsidRPr="007C2446">
              <w:t>Paket</w:t>
            </w:r>
            <w:r>
              <w:t>en</w:t>
            </w:r>
            <w:r w:rsidRPr="007C2446">
              <w:t xml:space="preserve"> (SIP). Dies verringert die Komplexität und vereinfacht das Handling sowohl für die abliefernde Stelle wie auch für das Archiv.</w:t>
            </w:r>
          </w:p>
        </w:tc>
        <w:tc>
          <w:tcPr>
            <w:tcW w:w="1543" w:type="dxa"/>
          </w:tcPr>
          <w:p w:rsidR="00597F72" w:rsidRPr="007C2446" w:rsidRDefault="00597F72" w:rsidP="00597F72">
            <w:pPr>
              <w:pStyle w:val="TabelleGross"/>
            </w:pPr>
            <w:r w:rsidRPr="007C2446">
              <w:t>M</w:t>
            </w:r>
          </w:p>
        </w:tc>
      </w:tr>
    </w:tbl>
    <w:p w:rsidR="00597F72" w:rsidRDefault="00597F72" w:rsidP="00597F72">
      <w:pPr>
        <w:pStyle w:val="Textkrper"/>
      </w:pPr>
    </w:p>
    <w:p w:rsidR="00597F72" w:rsidRDefault="00597F72" w:rsidP="00D32C7B">
      <w:pPr>
        <w:pStyle w:val="berschrift2"/>
      </w:pPr>
      <w:bookmarkStart w:id="59" w:name="_Toc341965608"/>
      <w:bookmarkStart w:id="60" w:name="_Toc396116350"/>
      <w:r>
        <w:t>Sicherheitseinstellungen Dateien im Paket</w:t>
      </w:r>
      <w:bookmarkEnd w:id="59"/>
      <w:bookmarkEnd w:id="60"/>
    </w:p>
    <w:p w:rsidR="00597F72" w:rsidRDefault="00597F72" w:rsidP="00597F72">
      <w:pPr>
        <w:spacing w:line="300" w:lineRule="atLeast"/>
        <w:jc w:val="both"/>
      </w:pPr>
      <w:r w:rsidRPr="00F9757D">
        <w:t xml:space="preserve">Die Dateien, die in einem SIP enthalten sind, müssen ohne Einschränkung zugänglich sein. Für den Transfer von digitalen Unterlagen mit erhöhtem Schutzbedarf von der abliefernden Stelle ins </w:t>
      </w:r>
      <w:r>
        <w:t>Archiv</w:t>
      </w:r>
      <w:r w:rsidRPr="00F9757D">
        <w:t xml:space="preserve"> </w:t>
      </w:r>
      <w:r>
        <w:t xml:space="preserve">(und nur dafür) </w:t>
      </w:r>
      <w:r w:rsidRPr="00F9757D">
        <w:t xml:space="preserve">kann es nötig sein, das SIP als Ganzes z. B. mit einem Passwort zu schützen. </w:t>
      </w:r>
      <w:r>
        <w:t>Die Anforderungen für den Transfer sind zwischen der abliefernden Stelle und dem Archiv vorgängig auszuhandeln.</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597F72" w:rsidRPr="00976C64" w:rsidTr="00597F72">
        <w:trPr>
          <w:cantSplit/>
          <w:tblHeader/>
        </w:trPr>
        <w:tc>
          <w:tcPr>
            <w:tcW w:w="1080" w:type="dxa"/>
            <w:shd w:val="clear" w:color="auto" w:fill="99CCFF"/>
          </w:tcPr>
          <w:p w:rsidR="00597F72" w:rsidRPr="00976C64" w:rsidRDefault="00597F72" w:rsidP="00597F72">
            <w:pPr>
              <w:pStyle w:val="TabelleGross"/>
              <w:rPr>
                <w:b/>
              </w:rPr>
            </w:pPr>
            <w:r w:rsidRPr="00976C64">
              <w:rPr>
                <w:b/>
              </w:rPr>
              <w:t>ID</w:t>
            </w:r>
          </w:p>
        </w:tc>
        <w:tc>
          <w:tcPr>
            <w:tcW w:w="6840" w:type="dxa"/>
            <w:shd w:val="clear" w:color="auto" w:fill="99CCFF"/>
          </w:tcPr>
          <w:p w:rsidR="00597F72" w:rsidRPr="00976C64" w:rsidRDefault="00597F72" w:rsidP="00597F72">
            <w:pPr>
              <w:pStyle w:val="TabelleGross"/>
              <w:rPr>
                <w:b/>
              </w:rPr>
            </w:pPr>
            <w:r w:rsidRPr="00976C64">
              <w:rPr>
                <w:b/>
              </w:rPr>
              <w:t>Beschreibung Anforderung</w:t>
            </w:r>
          </w:p>
        </w:tc>
        <w:tc>
          <w:tcPr>
            <w:tcW w:w="1543" w:type="dxa"/>
            <w:shd w:val="clear" w:color="auto" w:fill="99CCFF"/>
          </w:tcPr>
          <w:p w:rsidR="00597F72" w:rsidRPr="00976C64" w:rsidRDefault="00597F72" w:rsidP="00597F72">
            <w:pPr>
              <w:pStyle w:val="TabelleGross"/>
              <w:rPr>
                <w:b/>
              </w:rPr>
            </w:pPr>
            <w:r w:rsidRPr="00976C64">
              <w:rPr>
                <w:b/>
              </w:rPr>
              <w:t>M/K</w:t>
            </w:r>
          </w:p>
        </w:tc>
      </w:tr>
      <w:tr w:rsidR="00597F72" w:rsidRPr="007C2446" w:rsidTr="00597F72">
        <w:trPr>
          <w:cantSplit/>
        </w:trPr>
        <w:tc>
          <w:tcPr>
            <w:tcW w:w="1080" w:type="dxa"/>
          </w:tcPr>
          <w:p w:rsidR="00597F72" w:rsidRPr="007C2446" w:rsidRDefault="00597F72" w:rsidP="00597F72">
            <w:pPr>
              <w:pStyle w:val="TabelleGross"/>
            </w:pPr>
            <w:r w:rsidRPr="007C2446">
              <w:t>A_2.6-1</w:t>
            </w:r>
          </w:p>
        </w:tc>
        <w:tc>
          <w:tcPr>
            <w:tcW w:w="6840" w:type="dxa"/>
          </w:tcPr>
          <w:p w:rsidR="00597F72" w:rsidRPr="007C2446" w:rsidRDefault="00597F72" w:rsidP="00597F72">
            <w:pPr>
              <w:pStyle w:val="TabelleGross"/>
            </w:pPr>
            <w:r w:rsidRPr="007C2446">
              <w:t>Die Dateien in einem SIP dürfen nicht verschlüsselt sein.</w:t>
            </w:r>
          </w:p>
        </w:tc>
        <w:tc>
          <w:tcPr>
            <w:tcW w:w="1543" w:type="dxa"/>
          </w:tcPr>
          <w:p w:rsidR="00597F72" w:rsidRPr="007C2446" w:rsidRDefault="00597F72" w:rsidP="00597F72">
            <w:pPr>
              <w:pStyle w:val="TabelleGross"/>
            </w:pPr>
            <w:r w:rsidRPr="007C2446">
              <w:t>M</w:t>
            </w:r>
          </w:p>
        </w:tc>
      </w:tr>
      <w:tr w:rsidR="00597F72" w:rsidRPr="007C2446" w:rsidTr="00597F72">
        <w:trPr>
          <w:cantSplit/>
        </w:trPr>
        <w:tc>
          <w:tcPr>
            <w:tcW w:w="1080" w:type="dxa"/>
          </w:tcPr>
          <w:p w:rsidR="00597F72" w:rsidRPr="007C2446" w:rsidRDefault="00597F72" w:rsidP="00597F72">
            <w:pPr>
              <w:pStyle w:val="TabelleGross"/>
            </w:pPr>
            <w:r w:rsidRPr="007C2446">
              <w:t>A_2.6-2</w:t>
            </w:r>
          </w:p>
        </w:tc>
        <w:tc>
          <w:tcPr>
            <w:tcW w:w="6840" w:type="dxa"/>
          </w:tcPr>
          <w:p w:rsidR="00597F72" w:rsidRPr="007C2446" w:rsidRDefault="00597F72" w:rsidP="00597F72">
            <w:pPr>
              <w:pStyle w:val="TabelleGross"/>
            </w:pPr>
            <w:r w:rsidRPr="007C2446">
              <w:t>Die Dateien in einem SIP dürfen nicht passwortgeschützt sein.</w:t>
            </w:r>
          </w:p>
        </w:tc>
        <w:tc>
          <w:tcPr>
            <w:tcW w:w="1543" w:type="dxa"/>
          </w:tcPr>
          <w:p w:rsidR="00597F72" w:rsidRPr="007C2446" w:rsidRDefault="00597F72" w:rsidP="00597F72">
            <w:pPr>
              <w:pStyle w:val="TabelleGross"/>
            </w:pPr>
            <w:r w:rsidRPr="007C2446">
              <w:t>M</w:t>
            </w:r>
          </w:p>
        </w:tc>
      </w:tr>
    </w:tbl>
    <w:p w:rsidR="00BD7D93" w:rsidRDefault="00BD7D93">
      <w:pPr>
        <w:spacing w:after="0" w:line="240" w:lineRule="auto"/>
        <w:rPr>
          <w:b/>
          <w:sz w:val="32"/>
        </w:rPr>
      </w:pPr>
      <w:bookmarkStart w:id="61" w:name="_Toc341965609"/>
      <w:r>
        <w:br w:type="page"/>
      </w:r>
    </w:p>
    <w:p w:rsidR="00597F72" w:rsidRPr="00206312" w:rsidRDefault="00597F72" w:rsidP="00597F72">
      <w:pPr>
        <w:pStyle w:val="berschrift1"/>
        <w:spacing w:before="0"/>
      </w:pPr>
      <w:bookmarkStart w:id="62" w:name="_Toc396116351"/>
      <w:r>
        <w:lastRenderedPageBreak/>
        <w:t>Primärdaten</w:t>
      </w:r>
      <w:bookmarkEnd w:id="61"/>
      <w:bookmarkEnd w:id="62"/>
    </w:p>
    <w:p w:rsidR="00932D22" w:rsidRDefault="00932D22" w:rsidP="00932D22">
      <w:pPr>
        <w:pStyle w:val="berschrift2"/>
        <w:spacing w:before="0"/>
      </w:pPr>
      <w:bookmarkStart w:id="63" w:name="_Toc341965610"/>
      <w:bookmarkStart w:id="64" w:name="_Toc396116352"/>
      <w:r>
        <w:t>Grundsätzliches</w:t>
      </w:r>
      <w:bookmarkEnd w:id="63"/>
      <w:bookmarkEnd w:id="64"/>
    </w:p>
    <w:p w:rsidR="00932D22" w:rsidRDefault="00932D22" w:rsidP="00932D22">
      <w:pPr>
        <w:spacing w:line="300" w:lineRule="atLeast"/>
        <w:jc w:val="both"/>
      </w:pPr>
      <w:r w:rsidRPr="009B46B4">
        <w:t xml:space="preserve">Primärdaten sind alle digitalen Unterlagen, die in den abliefernden Stellen (im Rahmen von Geschäften, in Dossiers, in </w:t>
      </w:r>
      <w:r>
        <w:t>Geschäftsverwaltungss</w:t>
      </w:r>
      <w:r w:rsidRPr="009B46B4">
        <w:t>ystemen</w:t>
      </w:r>
      <w:r>
        <w:t>, in Datenbanken</w:t>
      </w:r>
      <w:r w:rsidRPr="009B46B4">
        <w:t>) produziert wurden. Es gibt viele verschiedene Typen (wie z. B. Text</w:t>
      </w:r>
      <w:r>
        <w:t>dateien</w:t>
      </w:r>
      <w:r w:rsidRPr="009B46B4">
        <w:t>, Bilder, Datenbanken, Präsentationen, etc.). Primärdaten können «born</w:t>
      </w:r>
      <w:r>
        <w:t>-digital</w:t>
      </w:r>
      <w:r w:rsidRPr="009B46B4">
        <w:t xml:space="preserve">» Unterlagen sein wie auch «digitalisierte» Unterlagen. </w:t>
      </w:r>
      <w:r>
        <w:t xml:space="preserve">Als </w:t>
      </w:r>
      <w:r w:rsidRPr="009B46B4">
        <w:t xml:space="preserve">Primärdaten </w:t>
      </w:r>
      <w:r>
        <w:t>werden</w:t>
      </w:r>
      <w:r w:rsidRPr="009B46B4">
        <w:t xml:space="preserve"> alle </w:t>
      </w:r>
      <w:r>
        <w:t>in</w:t>
      </w:r>
      <w:r w:rsidRPr="009B46B4">
        <w:t xml:space="preserve"> diese</w:t>
      </w:r>
      <w:r>
        <w:t>m</w:t>
      </w:r>
      <w:r w:rsidRPr="009B46B4">
        <w:t xml:space="preserve"> Sinne</w:t>
      </w:r>
      <w:r>
        <w:t xml:space="preserve"> entstandenen Unterlagen bezeichnet</w:t>
      </w:r>
      <w:r w:rsidRPr="009B46B4">
        <w:t>.</w:t>
      </w:r>
    </w:p>
    <w:p w:rsidR="00932D22" w:rsidRPr="009B46B4" w:rsidRDefault="00932D22" w:rsidP="00932D22">
      <w:pPr>
        <w:spacing w:line="300" w:lineRule="atLeast"/>
        <w:jc w:val="both"/>
      </w:pPr>
    </w:p>
    <w:p w:rsidR="00932D22" w:rsidRPr="009B46B4" w:rsidRDefault="00932D22" w:rsidP="00932D22">
      <w:pPr>
        <w:pStyle w:val="berschrift2"/>
        <w:keepNext/>
        <w:tabs>
          <w:tab w:val="num" w:pos="576"/>
        </w:tabs>
        <w:spacing w:before="320" w:line="200" w:lineRule="atLeast"/>
        <w:ind w:left="576" w:hanging="576"/>
      </w:pPr>
      <w:bookmarkStart w:id="65" w:name="_Toc241581061"/>
      <w:bookmarkStart w:id="66" w:name="_Ref319487145"/>
      <w:bookmarkStart w:id="67" w:name="_Toc341965611"/>
      <w:bookmarkStart w:id="68" w:name="_Toc396116353"/>
      <w:r w:rsidRPr="009B46B4">
        <w:t>Formate</w:t>
      </w:r>
      <w:bookmarkEnd w:id="65"/>
      <w:bookmarkEnd w:id="66"/>
      <w:bookmarkEnd w:id="67"/>
      <w:bookmarkEnd w:id="68"/>
    </w:p>
    <w:p w:rsidR="00932D22" w:rsidRPr="009B46B4" w:rsidRDefault="00932D22" w:rsidP="00932D22">
      <w:pPr>
        <w:spacing w:line="300" w:lineRule="atLeast"/>
        <w:jc w:val="both"/>
      </w:pPr>
      <w:r w:rsidRPr="00206312">
        <w:t xml:space="preserve">Die Primärdaten, die in einem SIP, das dem </w:t>
      </w:r>
      <w:r>
        <w:t>Archiv</w:t>
      </w:r>
      <w:r w:rsidRPr="00206312">
        <w:t xml:space="preserve"> abgeliefert wird, enthalten sind, müssen zwingend in einem archivtauglichen Format vorliegen.</w:t>
      </w:r>
      <w:r>
        <w:t xml:space="preserve"> D</w:t>
      </w:r>
      <w:r w:rsidRPr="00370433">
        <w:t>as zuständige Archiv definiert die als archivtauglich akzeptierten Formate. Diese sind nicht Bestandteil der vorliegenden Spezifikation.</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976C64" w:rsidTr="00932D22">
        <w:trPr>
          <w:cantSplit/>
          <w:tblHeader/>
        </w:trPr>
        <w:tc>
          <w:tcPr>
            <w:tcW w:w="1080" w:type="dxa"/>
            <w:shd w:val="clear" w:color="auto" w:fill="99CCFF"/>
          </w:tcPr>
          <w:p w:rsidR="00932D22" w:rsidRPr="00976C64" w:rsidRDefault="00932D22" w:rsidP="00932D22">
            <w:pPr>
              <w:pStyle w:val="TabelleGross"/>
              <w:rPr>
                <w:b/>
              </w:rPr>
            </w:pPr>
            <w:r w:rsidRPr="00976C64">
              <w:rPr>
                <w:b/>
              </w:rPr>
              <w:t>ID</w:t>
            </w:r>
          </w:p>
        </w:tc>
        <w:tc>
          <w:tcPr>
            <w:tcW w:w="6840" w:type="dxa"/>
            <w:shd w:val="clear" w:color="auto" w:fill="99CCFF"/>
          </w:tcPr>
          <w:p w:rsidR="00932D22" w:rsidRPr="00976C64" w:rsidRDefault="00932D22" w:rsidP="00932D22">
            <w:pPr>
              <w:pStyle w:val="TabelleGross"/>
              <w:rPr>
                <w:b/>
              </w:rPr>
            </w:pPr>
            <w:r w:rsidRPr="00976C64">
              <w:rPr>
                <w:b/>
              </w:rPr>
              <w:t>Beschreibung Anforderung</w:t>
            </w:r>
          </w:p>
        </w:tc>
        <w:tc>
          <w:tcPr>
            <w:tcW w:w="1543" w:type="dxa"/>
            <w:shd w:val="clear" w:color="auto" w:fill="99CCFF"/>
          </w:tcPr>
          <w:p w:rsidR="00932D22" w:rsidRPr="00976C64" w:rsidRDefault="00932D22" w:rsidP="00932D22">
            <w:pPr>
              <w:pStyle w:val="TabelleGross"/>
              <w:rPr>
                <w:b/>
              </w:rPr>
            </w:pPr>
            <w:r w:rsidRPr="00976C64">
              <w:rPr>
                <w:b/>
              </w:rPr>
              <w:t>M/K</w:t>
            </w:r>
          </w:p>
        </w:tc>
      </w:tr>
      <w:tr w:rsidR="00932D22" w:rsidRPr="007C2446" w:rsidTr="00932D22">
        <w:trPr>
          <w:cantSplit/>
        </w:trPr>
        <w:tc>
          <w:tcPr>
            <w:tcW w:w="1080" w:type="dxa"/>
          </w:tcPr>
          <w:p w:rsidR="00932D22" w:rsidRPr="007C2446" w:rsidRDefault="00932D22" w:rsidP="00932D22">
            <w:pPr>
              <w:pStyle w:val="TabelleGross"/>
            </w:pPr>
            <w:r w:rsidRPr="007C2446">
              <w:t>P_3.2-1</w:t>
            </w:r>
          </w:p>
        </w:tc>
        <w:tc>
          <w:tcPr>
            <w:tcW w:w="6840" w:type="dxa"/>
          </w:tcPr>
          <w:p w:rsidR="00932D22" w:rsidRPr="007C2446" w:rsidRDefault="00932D22" w:rsidP="00932D22">
            <w:pPr>
              <w:pStyle w:val="TabelleGross"/>
            </w:pPr>
            <w:r w:rsidRPr="007C2446">
              <w:t>Die Primärdaten müssen in einem für die Unterlagen geeigneten archivtauglichen Format im SIP integriert werden.</w:t>
            </w:r>
          </w:p>
          <w:p w:rsidR="00932D22" w:rsidRPr="007C2446" w:rsidRDefault="00932D22" w:rsidP="00932D22">
            <w:pPr>
              <w:pStyle w:val="TabelleGross"/>
            </w:pPr>
          </w:p>
          <w:p w:rsidR="00932D22" w:rsidRPr="00976C64" w:rsidRDefault="00932D22" w:rsidP="00932D22">
            <w:pPr>
              <w:pStyle w:val="TabelleGross"/>
              <w:rPr>
                <w:b/>
                <w:i/>
                <w:iCs/>
              </w:rPr>
            </w:pPr>
            <w:r w:rsidRPr="00976C64">
              <w:rPr>
                <w:b/>
                <w:i/>
                <w:iCs/>
              </w:rPr>
              <w:t>Empfehlung</w:t>
            </w:r>
          </w:p>
          <w:p w:rsidR="00932D22" w:rsidRPr="007C2446" w:rsidRDefault="00932D22" w:rsidP="00932D22">
            <w:pPr>
              <w:pStyle w:val="TabelleGross"/>
              <w:rPr>
                <w:i/>
                <w:iCs/>
              </w:rPr>
            </w:pPr>
            <w:r w:rsidRPr="007C2446">
              <w:rPr>
                <w:i/>
                <w:iCs/>
              </w:rPr>
              <w:t>Es ist von Vorteil, die Unterlagen bereits in einem archivtauglichen Format zu erstellen oder sie so früh wie möglich in ein archivtaugliches Format zu konvertieren. In einem GEVER-System ist die Konversion spätestens bei Dossierabschluss vorzunehmen. Auf jeden Fall muss die Konversion der Primärdaten vor der Integration der Unterlagen in das SIP erfolgen.</w:t>
            </w:r>
          </w:p>
        </w:tc>
        <w:tc>
          <w:tcPr>
            <w:tcW w:w="1543" w:type="dxa"/>
          </w:tcPr>
          <w:p w:rsidR="00932D22" w:rsidRPr="007C2446" w:rsidRDefault="00932D22" w:rsidP="00932D22">
            <w:pPr>
              <w:pStyle w:val="TabelleGross"/>
            </w:pPr>
            <w:r w:rsidRPr="007C2446">
              <w:t>M</w:t>
            </w:r>
          </w:p>
        </w:tc>
      </w:tr>
      <w:tr w:rsidR="00932D22" w:rsidRPr="007C2446" w:rsidTr="00932D22">
        <w:trPr>
          <w:cantSplit/>
        </w:trPr>
        <w:tc>
          <w:tcPr>
            <w:tcW w:w="1080" w:type="dxa"/>
          </w:tcPr>
          <w:p w:rsidR="00932D22" w:rsidRPr="007C2446" w:rsidRDefault="00932D22" w:rsidP="00932D22">
            <w:pPr>
              <w:pStyle w:val="TabelleGross"/>
            </w:pPr>
            <w:r w:rsidRPr="007C2446">
              <w:t>P_3.2-2</w:t>
            </w:r>
          </w:p>
        </w:tc>
        <w:tc>
          <w:tcPr>
            <w:tcW w:w="6840" w:type="dxa"/>
          </w:tcPr>
          <w:p w:rsidR="00932D22" w:rsidRPr="007C2446" w:rsidRDefault="00932D22" w:rsidP="00932D22">
            <w:pPr>
              <w:pStyle w:val="TabelleGross"/>
            </w:pPr>
            <w:r w:rsidRPr="007C2446">
              <w:t>Die Dateiendungen der Dateien müssen den üblichen Konventionen in Bezug auf die Formate der jeweiligen Dateien entsprechen.</w:t>
            </w:r>
          </w:p>
          <w:p w:rsidR="00932D22" w:rsidRPr="007C2446" w:rsidRDefault="00932D22" w:rsidP="00932D22">
            <w:pPr>
              <w:pStyle w:val="TabelleGross"/>
            </w:pPr>
          </w:p>
          <w:p w:rsidR="00932D22" w:rsidRPr="00976C64" w:rsidRDefault="00932D22" w:rsidP="00932D22">
            <w:pPr>
              <w:pStyle w:val="TabelleGross"/>
              <w:rPr>
                <w:b/>
              </w:rPr>
            </w:pPr>
            <w:r w:rsidRPr="00976C64">
              <w:rPr>
                <w:b/>
              </w:rPr>
              <w:t>Beispiel</w:t>
            </w:r>
          </w:p>
          <w:p w:rsidR="00932D22" w:rsidRPr="007C2446" w:rsidRDefault="00932D22" w:rsidP="00932D22">
            <w:pPr>
              <w:pStyle w:val="TabelleGross"/>
            </w:pPr>
            <w:r w:rsidRPr="007C2446">
              <w:t>Eine Bilddatei im TIFF-Format:</w:t>
            </w:r>
          </w:p>
          <w:p w:rsidR="00932D22" w:rsidRPr="007C2446" w:rsidRDefault="00932D22" w:rsidP="00932D22">
            <w:pPr>
              <w:pStyle w:val="TabelleGross"/>
            </w:pPr>
            <w:r w:rsidRPr="00BC1B19">
              <w:rPr>
                <w:noProof/>
              </w:rPr>
              <w:drawing>
                <wp:inline distT="0" distB="0" distL="0" distR="0">
                  <wp:extent cx="1193792" cy="186424"/>
                  <wp:effectExtent l="19050" t="0" r="6358" b="0"/>
                  <wp:docPr id="79" name="Bild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5" cstate="print"/>
                          <a:srcRect l="1313" b="55518"/>
                          <a:stretch>
                            <a:fillRect/>
                          </a:stretch>
                        </pic:blipFill>
                        <pic:spPr bwMode="auto">
                          <a:xfrm>
                            <a:off x="0" y="0"/>
                            <a:ext cx="1193792" cy="186424"/>
                          </a:xfrm>
                          <a:prstGeom prst="rect">
                            <a:avLst/>
                          </a:prstGeom>
                          <a:noFill/>
                          <a:ln w="9525">
                            <a:noFill/>
                            <a:miter lim="800000"/>
                            <a:headEnd/>
                            <a:tailEnd/>
                          </a:ln>
                        </pic:spPr>
                      </pic:pic>
                    </a:graphicData>
                  </a:graphic>
                </wp:inline>
              </w:drawing>
            </w:r>
          </w:p>
          <w:p w:rsidR="00932D22" w:rsidRPr="007C2446" w:rsidRDefault="00932D22" w:rsidP="00932D22">
            <w:pPr>
              <w:pStyle w:val="TabelleGross"/>
            </w:pPr>
            <w:r w:rsidRPr="007C2446">
              <w:t>Eine Tondatei im WAVE-Format:</w:t>
            </w:r>
          </w:p>
          <w:p w:rsidR="00932D22" w:rsidRPr="007C2446" w:rsidRDefault="00932D22" w:rsidP="00932D22">
            <w:pPr>
              <w:pStyle w:val="TabelleGross"/>
            </w:pPr>
            <w:r w:rsidRPr="00BC1B19">
              <w:rPr>
                <w:noProof/>
              </w:rPr>
              <w:drawing>
                <wp:inline distT="0" distB="0" distL="0" distR="0">
                  <wp:extent cx="1193792" cy="187447"/>
                  <wp:effectExtent l="19050" t="0" r="6358" b="0"/>
                  <wp:docPr id="78" name="Bild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5" cstate="print"/>
                          <a:srcRect l="1313" t="46021" b="9253"/>
                          <a:stretch>
                            <a:fillRect/>
                          </a:stretch>
                        </pic:blipFill>
                        <pic:spPr bwMode="auto">
                          <a:xfrm>
                            <a:off x="0" y="0"/>
                            <a:ext cx="1193792" cy="187447"/>
                          </a:xfrm>
                          <a:prstGeom prst="rect">
                            <a:avLst/>
                          </a:prstGeom>
                          <a:noFill/>
                          <a:ln w="9525">
                            <a:noFill/>
                            <a:miter lim="800000"/>
                            <a:headEnd/>
                            <a:tailEnd/>
                          </a:ln>
                        </pic:spPr>
                      </pic:pic>
                    </a:graphicData>
                  </a:graphic>
                </wp:inline>
              </w:drawing>
            </w:r>
          </w:p>
        </w:tc>
        <w:tc>
          <w:tcPr>
            <w:tcW w:w="1543" w:type="dxa"/>
          </w:tcPr>
          <w:p w:rsidR="00932D22" w:rsidRPr="007C2446" w:rsidRDefault="00932D22" w:rsidP="00932D22">
            <w:pPr>
              <w:pStyle w:val="TabelleGross"/>
            </w:pPr>
            <w:r w:rsidRPr="007C2446">
              <w:t>M</w:t>
            </w:r>
          </w:p>
        </w:tc>
      </w:tr>
    </w:tbl>
    <w:p w:rsidR="00932D22" w:rsidRDefault="00932D22" w:rsidP="00932D22">
      <w:pPr>
        <w:spacing w:after="0" w:line="240" w:lineRule="auto"/>
        <w:rPr>
          <w:b/>
          <w:sz w:val="32"/>
        </w:rPr>
      </w:pPr>
      <w:r>
        <w:br w:type="page"/>
      </w:r>
    </w:p>
    <w:p w:rsidR="00932D22" w:rsidRPr="00206312" w:rsidRDefault="00932D22" w:rsidP="00932D22">
      <w:pPr>
        <w:pStyle w:val="berschrift1"/>
        <w:spacing w:before="0"/>
      </w:pPr>
      <w:bookmarkStart w:id="69" w:name="_Toc341965612"/>
      <w:bookmarkStart w:id="70" w:name="_Toc396116354"/>
      <w:r w:rsidRPr="00206312">
        <w:lastRenderedPageBreak/>
        <w:t>Metadaten</w:t>
      </w:r>
      <w:bookmarkEnd w:id="69"/>
      <w:bookmarkEnd w:id="70"/>
    </w:p>
    <w:p w:rsidR="00932D22" w:rsidRPr="00206312" w:rsidRDefault="00932D22" w:rsidP="00932D22">
      <w:pPr>
        <w:spacing w:line="300" w:lineRule="atLeast"/>
        <w:jc w:val="both"/>
      </w:pPr>
      <w:bookmarkStart w:id="71" w:name="OLE_LINK10"/>
      <w:bookmarkStart w:id="72" w:name="OLE_LINK11"/>
      <w:r w:rsidRPr="00206312">
        <w:t xml:space="preserve">Metadaten sind «Informationen über Daten». Sie beschreiben die Primärdaten genauer. Metadaten können in eigenen Dateien abgespeichert (sog. «separate Metadaten» z.B. in einer XML-Datei), oder als so genannte «eingebettete Metadaten» in einer Primärdatei bereits enthalten sein. Ein MS-Word Dokument beinhaltet beispielsweise eingebettete Metadaten in Form von Titel, Thema, Autor etc. </w:t>
      </w:r>
      <w:bookmarkStart w:id="73" w:name="OLE_LINK12"/>
      <w:bookmarkStart w:id="74" w:name="OLE_LINK15"/>
      <w:r w:rsidRPr="00206312">
        <w:t xml:space="preserve">Der Erhalt von eingebetteten Metadaten kann aufgrund von möglichen Formatkonvertierungen im </w:t>
      </w:r>
      <w:r>
        <w:t>Archiv</w:t>
      </w:r>
      <w:r w:rsidRPr="00206312">
        <w:t xml:space="preserve"> nicht sichergestellt werden.</w:t>
      </w:r>
      <w:bookmarkEnd w:id="73"/>
      <w:bookmarkEnd w:id="74"/>
    </w:p>
    <w:bookmarkEnd w:id="71"/>
    <w:bookmarkEnd w:id="72"/>
    <w:p w:rsidR="00932D22" w:rsidRPr="00206312" w:rsidRDefault="00932D22" w:rsidP="00932D22">
      <w:pPr>
        <w:spacing w:line="300" w:lineRule="atLeast"/>
        <w:jc w:val="both"/>
      </w:pPr>
      <w:r w:rsidRPr="00206312">
        <w:t>In diesem Kapitel werden die Metadaten für die SIP der folgenden Ablieferungstypen spezifiziert:</w:t>
      </w:r>
    </w:p>
    <w:p w:rsidR="00932D22" w:rsidRPr="00206312" w:rsidRDefault="00932D22" w:rsidP="00932D22">
      <w:pPr>
        <w:numPr>
          <w:ilvl w:val="0"/>
          <w:numId w:val="12"/>
        </w:numPr>
        <w:spacing w:after="0" w:line="260" w:lineRule="atLeast"/>
        <w:jc w:val="both"/>
      </w:pPr>
      <w:r w:rsidRPr="00206312">
        <w:t>GEVER: Ablieferung aus einem GEVER-System, sogenannte GEVER-Ablieferung.</w:t>
      </w:r>
    </w:p>
    <w:p w:rsidR="00932D22" w:rsidRPr="00206312" w:rsidRDefault="00932D22" w:rsidP="00932D22">
      <w:pPr>
        <w:numPr>
          <w:ilvl w:val="0"/>
          <w:numId w:val="12"/>
        </w:numPr>
        <w:spacing w:after="0" w:line="260" w:lineRule="atLeast"/>
        <w:jc w:val="both"/>
      </w:pPr>
      <w:r w:rsidRPr="00206312">
        <w:t>FILES: Ablieferung einer Sammlung von Dateien (sog. FILES-Ablieferung). Unter den FILES-Ablieferungen sind auch die Ablieferungen aus relationalen Datenbanken mit integrierter Dokumentation subsumiert.</w:t>
      </w:r>
    </w:p>
    <w:p w:rsidR="00932D22" w:rsidRPr="00206312" w:rsidRDefault="00932D22" w:rsidP="00932D22">
      <w:pPr>
        <w:spacing w:line="260" w:lineRule="atLeast"/>
        <w:jc w:val="both"/>
      </w:pPr>
    </w:p>
    <w:p w:rsidR="00932D22" w:rsidRPr="00206312" w:rsidRDefault="00932D22" w:rsidP="00932D22">
      <w:pPr>
        <w:pStyle w:val="berschrift2"/>
        <w:keepNext/>
        <w:tabs>
          <w:tab w:val="num" w:pos="576"/>
        </w:tabs>
        <w:spacing w:before="320" w:line="200" w:lineRule="atLeast"/>
        <w:ind w:left="576" w:hanging="576"/>
      </w:pPr>
      <w:bookmarkStart w:id="75" w:name="_Toc241581063"/>
      <w:bookmarkStart w:id="76" w:name="_Toc341965613"/>
      <w:bookmarkStart w:id="77" w:name="_Toc396116355"/>
      <w:r w:rsidRPr="00206312">
        <w:t>Allgemeine Anforderungen</w:t>
      </w:r>
      <w:bookmarkEnd w:id="75"/>
      <w:bookmarkEnd w:id="76"/>
      <w:bookmarkEnd w:id="77"/>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976C64" w:rsidTr="00932D22">
        <w:trPr>
          <w:cantSplit/>
          <w:tblHeader/>
        </w:trPr>
        <w:tc>
          <w:tcPr>
            <w:tcW w:w="1080" w:type="dxa"/>
            <w:shd w:val="clear" w:color="auto" w:fill="99CCFF"/>
          </w:tcPr>
          <w:p w:rsidR="00932D22" w:rsidRPr="00976C64" w:rsidRDefault="00932D22" w:rsidP="00932D22">
            <w:pPr>
              <w:pStyle w:val="TabelleGross"/>
              <w:rPr>
                <w:b/>
              </w:rPr>
            </w:pPr>
            <w:bookmarkStart w:id="78" w:name="_Hlk223750012"/>
            <w:r w:rsidRPr="00976C64">
              <w:rPr>
                <w:b/>
              </w:rPr>
              <w:t>ID</w:t>
            </w:r>
          </w:p>
        </w:tc>
        <w:tc>
          <w:tcPr>
            <w:tcW w:w="6840" w:type="dxa"/>
            <w:shd w:val="clear" w:color="auto" w:fill="99CCFF"/>
          </w:tcPr>
          <w:p w:rsidR="00932D22" w:rsidRPr="00976C64" w:rsidRDefault="00932D22" w:rsidP="00932D22">
            <w:pPr>
              <w:pStyle w:val="TabelleGross"/>
              <w:rPr>
                <w:b/>
              </w:rPr>
            </w:pPr>
            <w:r w:rsidRPr="00976C64">
              <w:rPr>
                <w:b/>
              </w:rPr>
              <w:t>Beschreibung Anforderung</w:t>
            </w:r>
          </w:p>
        </w:tc>
        <w:tc>
          <w:tcPr>
            <w:tcW w:w="1543" w:type="dxa"/>
            <w:shd w:val="clear" w:color="auto" w:fill="99CCFF"/>
          </w:tcPr>
          <w:p w:rsidR="00932D22" w:rsidRPr="00976C64" w:rsidRDefault="00932D22" w:rsidP="00932D22">
            <w:pPr>
              <w:pStyle w:val="TabelleGross"/>
              <w:rPr>
                <w:b/>
              </w:rPr>
            </w:pPr>
            <w:r w:rsidRPr="00976C64">
              <w:rPr>
                <w:b/>
              </w:rPr>
              <w:t>M/K</w:t>
            </w:r>
          </w:p>
        </w:tc>
      </w:tr>
      <w:tr w:rsidR="00932D22" w:rsidRPr="007C2446" w:rsidTr="00932D22">
        <w:trPr>
          <w:cantSplit/>
        </w:trPr>
        <w:tc>
          <w:tcPr>
            <w:tcW w:w="1080" w:type="dxa"/>
          </w:tcPr>
          <w:p w:rsidR="00932D22" w:rsidRPr="007C2446" w:rsidRDefault="00932D22" w:rsidP="00932D22">
            <w:pPr>
              <w:pStyle w:val="TabelleGross"/>
            </w:pPr>
            <w:r w:rsidRPr="007C2446">
              <w:t>M_4.1-1</w:t>
            </w:r>
          </w:p>
        </w:tc>
        <w:tc>
          <w:tcPr>
            <w:tcW w:w="6840" w:type="dxa"/>
          </w:tcPr>
          <w:p w:rsidR="00932D22" w:rsidRPr="007C2446" w:rsidRDefault="00932D22" w:rsidP="00932D22">
            <w:pPr>
              <w:pStyle w:val="TabelleGross"/>
            </w:pPr>
            <w:r w:rsidRPr="007C2446">
              <w:t xml:space="preserve">Alle Metadaten, welche über die gesamten Archivierungsprozesse hinweg erhalten bleiben müssen, müssen als separate Metadaten in einer separaten Datei im XML-Format namens </w:t>
            </w:r>
            <w:r w:rsidRPr="007C2446">
              <w:rPr>
                <w:rFonts w:ascii="Courier New" w:hAnsi="Courier New"/>
              </w:rPr>
              <w:t xml:space="preserve">metadata.xml </w:t>
            </w:r>
            <w:r w:rsidRPr="007C2446">
              <w:t>(getrennt von den Primärdaten) vorliegen. Die Spezifikation gibt sowohl die Struktur der Metadatendatei wie auch Inhalt der Metadaten vor (vgl. dazu die Kapitel zur XSD und zum Data Dictionary). Diese Vorgaben müssen exakt eingehalten werden.</w:t>
            </w:r>
          </w:p>
        </w:tc>
        <w:tc>
          <w:tcPr>
            <w:tcW w:w="1543" w:type="dxa"/>
          </w:tcPr>
          <w:p w:rsidR="00932D22" w:rsidRPr="007C2446" w:rsidRDefault="00932D22" w:rsidP="00932D22">
            <w:pPr>
              <w:pStyle w:val="TabelleGross"/>
            </w:pPr>
            <w:r w:rsidRPr="007C2446">
              <w:t>M</w:t>
            </w:r>
          </w:p>
        </w:tc>
      </w:tr>
      <w:bookmarkEnd w:id="78"/>
    </w:tbl>
    <w:p w:rsidR="00932D22" w:rsidRPr="00206312" w:rsidRDefault="00932D22" w:rsidP="00932D22"/>
    <w:p w:rsidR="00932D22" w:rsidRPr="00206312" w:rsidRDefault="00932D22" w:rsidP="00932D22">
      <w:pPr>
        <w:pStyle w:val="berschrift2"/>
        <w:keepNext/>
        <w:tabs>
          <w:tab w:val="num" w:pos="576"/>
        </w:tabs>
        <w:spacing w:before="320" w:line="200" w:lineRule="atLeast"/>
        <w:ind w:left="576" w:hanging="576"/>
      </w:pPr>
      <w:bookmarkStart w:id="79" w:name="_Toc241581064"/>
      <w:bookmarkStart w:id="80" w:name="_Toc341965614"/>
      <w:bookmarkStart w:id="81" w:name="_Toc396116356"/>
      <w:r w:rsidRPr="00206312">
        <w:t>Konzeptuelles Datenmodell</w:t>
      </w:r>
      <w:bookmarkEnd w:id="79"/>
      <w:bookmarkEnd w:id="80"/>
      <w:bookmarkEnd w:id="81"/>
    </w:p>
    <w:p w:rsidR="00932D22" w:rsidRDefault="00932D22" w:rsidP="00932D22">
      <w:r w:rsidRPr="00206312">
        <w:t xml:space="preserve">Das konzeptuelle Datenmodell vermittelt eine Übersicht über alle grundlegenden Komponenten (Entitäten) im </w:t>
      </w:r>
      <w:r w:rsidRPr="00206312">
        <w:rPr>
          <w:rFonts w:ascii="Courier New" w:hAnsi="Courier New"/>
        </w:rPr>
        <w:t xml:space="preserve">metadata.xml </w:t>
      </w:r>
      <w:r w:rsidRPr="00206312">
        <w:rPr>
          <w:rFonts w:cs="Arial"/>
        </w:rPr>
        <w:t xml:space="preserve">sowie über deren Repräsentation im XSD, das dem </w:t>
      </w:r>
      <w:r w:rsidRPr="00206312">
        <w:rPr>
          <w:rFonts w:ascii="Courier New" w:hAnsi="Courier New"/>
        </w:rPr>
        <w:t xml:space="preserve">metadata.xml </w:t>
      </w:r>
      <w:r w:rsidRPr="00206312">
        <w:rPr>
          <w:rFonts w:cs="Arial"/>
        </w:rPr>
        <w:t>zugrunde liegt.</w:t>
      </w:r>
      <w:r w:rsidRPr="00206312">
        <w:t xml:space="preserve"> Im konzeptuellen Datenmodell werden die Entitäten, die zum digitalen Informationspaket gehören, wie auch die Beziehungen zwischen diesen Entitäten grafisch dargestellt. Jede Entität umfasst einen Teil der Metadaten im </w:t>
      </w:r>
      <w:r w:rsidRPr="00206312">
        <w:rPr>
          <w:rFonts w:ascii="Courier New" w:hAnsi="Courier New"/>
        </w:rPr>
        <w:t>metadata.xml</w:t>
      </w:r>
      <w:r w:rsidRPr="00206312">
        <w:rPr>
          <w:rFonts w:cs="Arial"/>
        </w:rPr>
        <w:t>.</w:t>
      </w:r>
      <w:r w:rsidRPr="00206312">
        <w:t xml:space="preserve"> Das konzeptuelle Datenmodell liegt sowohl für das </w:t>
      </w:r>
      <w:r w:rsidRPr="00206312">
        <w:rPr>
          <w:rFonts w:ascii="Courier New" w:hAnsi="Courier New"/>
        </w:rPr>
        <w:t xml:space="preserve">metadata.xml </w:t>
      </w:r>
      <w:r w:rsidRPr="00206312">
        <w:rPr>
          <w:rFonts w:cs="Arial"/>
        </w:rPr>
        <w:t xml:space="preserve">für </w:t>
      </w:r>
      <w:r w:rsidRPr="00206312">
        <w:t>Pakete des Ablieferungstyps GEVER wie auch für Pakete des Ablieferungstyps FILES vor.</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976C64" w:rsidTr="00932D22">
        <w:trPr>
          <w:cantSplit/>
          <w:tblHeader/>
        </w:trPr>
        <w:tc>
          <w:tcPr>
            <w:tcW w:w="1080" w:type="dxa"/>
            <w:shd w:val="clear" w:color="auto" w:fill="99CCFF"/>
          </w:tcPr>
          <w:p w:rsidR="00932D22" w:rsidRPr="00976C64" w:rsidRDefault="00932D22" w:rsidP="00932D22">
            <w:pPr>
              <w:pStyle w:val="TabelleGross"/>
              <w:rPr>
                <w:b/>
              </w:rPr>
            </w:pPr>
            <w:r w:rsidRPr="00976C64">
              <w:rPr>
                <w:b/>
              </w:rPr>
              <w:t>ID</w:t>
            </w:r>
          </w:p>
        </w:tc>
        <w:tc>
          <w:tcPr>
            <w:tcW w:w="6840" w:type="dxa"/>
            <w:shd w:val="clear" w:color="auto" w:fill="99CCFF"/>
          </w:tcPr>
          <w:p w:rsidR="00932D22" w:rsidRPr="00976C64" w:rsidRDefault="00932D22" w:rsidP="00932D22">
            <w:pPr>
              <w:pStyle w:val="TabelleGross"/>
              <w:rPr>
                <w:b/>
              </w:rPr>
            </w:pPr>
            <w:r w:rsidRPr="00976C64">
              <w:rPr>
                <w:b/>
              </w:rPr>
              <w:t>Beschreibung Anforderung</w:t>
            </w:r>
          </w:p>
        </w:tc>
        <w:tc>
          <w:tcPr>
            <w:tcW w:w="1543" w:type="dxa"/>
            <w:shd w:val="clear" w:color="auto" w:fill="99CCFF"/>
          </w:tcPr>
          <w:p w:rsidR="00932D22" w:rsidRPr="00976C64" w:rsidRDefault="00932D22" w:rsidP="00932D22">
            <w:pPr>
              <w:pStyle w:val="TabelleGross"/>
              <w:rPr>
                <w:b/>
              </w:rPr>
            </w:pPr>
            <w:r w:rsidRPr="00976C64">
              <w:rPr>
                <w:b/>
              </w:rPr>
              <w:t>M/K</w:t>
            </w:r>
          </w:p>
        </w:tc>
      </w:tr>
      <w:tr w:rsidR="00932D22" w:rsidRPr="007C2446" w:rsidTr="00932D22">
        <w:trPr>
          <w:cantSplit/>
        </w:trPr>
        <w:tc>
          <w:tcPr>
            <w:tcW w:w="1080" w:type="dxa"/>
          </w:tcPr>
          <w:p w:rsidR="00932D22" w:rsidRPr="007C2446" w:rsidRDefault="00932D22" w:rsidP="00932D22">
            <w:pPr>
              <w:pStyle w:val="TabelleGross"/>
            </w:pPr>
            <w:r w:rsidRPr="007C2446">
              <w:t>M_4.2-1</w:t>
            </w:r>
          </w:p>
        </w:tc>
        <w:tc>
          <w:tcPr>
            <w:tcW w:w="6840" w:type="dxa"/>
          </w:tcPr>
          <w:p w:rsidR="00932D22" w:rsidRPr="007C2446" w:rsidRDefault="00932D22" w:rsidP="00932D22">
            <w:pPr>
              <w:pStyle w:val="TabelleGross"/>
            </w:pPr>
            <w:r w:rsidRPr="007C2446">
              <w:t>Das Einhalten bzw. Umsetzen des konzeptuellen Datenmodells ist für alle Ablieferungstypen eine verbindliche Vorgabe. Es dient der Orientierung und gibt einen Überblick über alle existierenden Entitäten.</w:t>
            </w:r>
          </w:p>
        </w:tc>
        <w:tc>
          <w:tcPr>
            <w:tcW w:w="1543" w:type="dxa"/>
          </w:tcPr>
          <w:p w:rsidR="00932D22" w:rsidRPr="007C2446" w:rsidRDefault="00932D22" w:rsidP="00932D22">
            <w:pPr>
              <w:pStyle w:val="TabelleGross"/>
            </w:pPr>
            <w:r w:rsidRPr="007C2446">
              <w:t>M</w:t>
            </w:r>
          </w:p>
        </w:tc>
      </w:tr>
      <w:tr w:rsidR="00932D22" w:rsidRPr="007C2446" w:rsidTr="00932D22">
        <w:tblPrEx>
          <w:tblCellMar>
            <w:top w:w="0" w:type="dxa"/>
            <w:bottom w:w="0" w:type="dxa"/>
          </w:tblCellMar>
        </w:tblPrEx>
        <w:trPr>
          <w:cantSplit/>
        </w:trPr>
        <w:tc>
          <w:tcPr>
            <w:tcW w:w="1080" w:type="dxa"/>
          </w:tcPr>
          <w:p w:rsidR="00932D22" w:rsidRPr="007C2446" w:rsidRDefault="00932D22" w:rsidP="00932D22">
            <w:pPr>
              <w:pStyle w:val="TabelleGross"/>
            </w:pPr>
            <w:r w:rsidRPr="007C2446">
              <w:t>M_4.2-2</w:t>
            </w:r>
          </w:p>
        </w:tc>
        <w:tc>
          <w:tcPr>
            <w:tcW w:w="6840" w:type="dxa"/>
          </w:tcPr>
          <w:p w:rsidR="00932D22" w:rsidRPr="007C2446" w:rsidRDefault="00932D22" w:rsidP="00932D22">
            <w:pPr>
              <w:pStyle w:val="TabelleGross"/>
            </w:pPr>
            <w:r w:rsidRPr="007C2446">
              <w:t>Das konzeptuelle Datenmodell unterscheidet zwischen zwei Ablieferungstypen, nämlich GEVER und FILES. Je nach Herkunft des Archivgutes muss der entsprechende Ablieferungstyp gewählt werden.</w:t>
            </w:r>
          </w:p>
        </w:tc>
        <w:tc>
          <w:tcPr>
            <w:tcW w:w="1543" w:type="dxa"/>
          </w:tcPr>
          <w:p w:rsidR="00932D22" w:rsidRPr="007C2446" w:rsidRDefault="00932D22" w:rsidP="00932D22">
            <w:pPr>
              <w:pStyle w:val="TabelleGross"/>
            </w:pPr>
            <w:r w:rsidRPr="007C2446">
              <w:t>M</w:t>
            </w:r>
          </w:p>
        </w:tc>
      </w:tr>
    </w:tbl>
    <w:p w:rsidR="00932D22" w:rsidRPr="00206312" w:rsidRDefault="00932D22" w:rsidP="00932D22"/>
    <w:p w:rsidR="00932D22" w:rsidRPr="00206312" w:rsidRDefault="00932D22" w:rsidP="00932D22">
      <w:pPr>
        <w:jc w:val="both"/>
        <w:rPr>
          <w:b/>
          <w:bCs/>
        </w:rPr>
      </w:pPr>
      <w:r w:rsidRPr="00206312">
        <w:rPr>
          <w:b/>
          <w:bCs/>
        </w:rPr>
        <w:lastRenderedPageBreak/>
        <w:t>Notation des konzeptuellen Datenmodells</w:t>
      </w:r>
    </w:p>
    <w:p w:rsidR="00932D22" w:rsidRPr="00206312" w:rsidRDefault="00932D22" w:rsidP="00932D22">
      <w:r w:rsidRPr="00206312">
        <w:t>Das konzeptuelle Datenmodell wird in der vorliegenden Spezifikation gemäss dem UML-Standard (Unified Modeling Language) notiert.</w:t>
      </w:r>
    </w:p>
    <w:p w:rsidR="00932D22" w:rsidRPr="00206312" w:rsidRDefault="00932D22" w:rsidP="00932D22">
      <w:pPr>
        <w:spacing w:line="300" w:lineRule="atLeast"/>
        <w:jc w:val="both"/>
      </w:pPr>
    </w:p>
    <w:p w:rsidR="00932D22" w:rsidRPr="00206312" w:rsidRDefault="00932D22" w:rsidP="00932D22">
      <w:pPr>
        <w:rPr>
          <w:b/>
          <w:bCs/>
        </w:rPr>
      </w:pPr>
      <w:r w:rsidRPr="00206312">
        <w:rPr>
          <w:b/>
          <w:bCs/>
        </w:rPr>
        <w:t>Beschreibung der Entitäten</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2638"/>
        <w:gridCol w:w="6825"/>
      </w:tblGrid>
      <w:tr w:rsidR="00932D22" w:rsidRPr="00976C64" w:rsidTr="00932D22">
        <w:trPr>
          <w:cantSplit/>
          <w:tblHeader/>
        </w:trPr>
        <w:tc>
          <w:tcPr>
            <w:tcW w:w="2638" w:type="dxa"/>
            <w:shd w:val="clear" w:color="auto" w:fill="99CCFF"/>
          </w:tcPr>
          <w:p w:rsidR="00932D22" w:rsidRPr="00976C64" w:rsidRDefault="00932D22" w:rsidP="00932D22">
            <w:pPr>
              <w:pStyle w:val="TabelleGross"/>
              <w:rPr>
                <w:b/>
              </w:rPr>
            </w:pPr>
            <w:r w:rsidRPr="00976C64">
              <w:rPr>
                <w:b/>
              </w:rPr>
              <w:t>Entität</w:t>
            </w:r>
          </w:p>
        </w:tc>
        <w:tc>
          <w:tcPr>
            <w:tcW w:w="6825" w:type="dxa"/>
            <w:shd w:val="clear" w:color="auto" w:fill="99CCFF"/>
          </w:tcPr>
          <w:p w:rsidR="00932D22" w:rsidRPr="00976C64" w:rsidRDefault="00932D22" w:rsidP="00932D22">
            <w:pPr>
              <w:pStyle w:val="TabelleGross"/>
              <w:rPr>
                <w:b/>
              </w:rPr>
            </w:pPr>
            <w:r w:rsidRPr="00976C64">
              <w:rPr>
                <w:b/>
              </w:rPr>
              <w:t>Beschreibung</w:t>
            </w:r>
          </w:p>
        </w:tc>
      </w:tr>
      <w:tr w:rsidR="00932D22" w:rsidRPr="007C2446" w:rsidTr="00932D22">
        <w:trPr>
          <w:cantSplit/>
        </w:trPr>
        <w:tc>
          <w:tcPr>
            <w:tcW w:w="2638" w:type="dxa"/>
          </w:tcPr>
          <w:p w:rsidR="00932D22" w:rsidRPr="007C2446" w:rsidRDefault="00932D22" w:rsidP="00932D22">
            <w:pPr>
              <w:pStyle w:val="TabelleGross"/>
            </w:pPr>
            <w:r w:rsidRPr="007C2446">
              <w:t>Paket</w:t>
            </w:r>
          </w:p>
        </w:tc>
        <w:tc>
          <w:tcPr>
            <w:tcW w:w="6825" w:type="dxa"/>
          </w:tcPr>
          <w:p w:rsidR="00932D22" w:rsidRPr="007C2446" w:rsidRDefault="00932D22" w:rsidP="00932D22">
            <w:pPr>
              <w:pStyle w:val="TabelleGross"/>
            </w:pPr>
            <w:r w:rsidRPr="007C2446">
              <w:t xml:space="preserve">Die Entität </w:t>
            </w:r>
            <w:r w:rsidRPr="007C2446">
              <w:rPr>
                <w:i/>
                <w:iCs/>
              </w:rPr>
              <w:t>Paket</w:t>
            </w:r>
            <w:r w:rsidRPr="007C2446">
              <w:t xml:space="preserve"> beschreibt die «Verpackung» der Ablieferung in einen technischen Behälter (Ordner). Das Paket trägt je nach Phase im Paket-Lifecycle einen anderen Namen (SIP/AIP/DIP). Für die Ablieferung von digitalem Archivgut handelt es sich immer um ein SIP.</w:t>
            </w:r>
          </w:p>
        </w:tc>
      </w:tr>
      <w:tr w:rsidR="00932D22" w:rsidRPr="007C2446" w:rsidTr="00932D22">
        <w:trPr>
          <w:cantSplit/>
        </w:trPr>
        <w:tc>
          <w:tcPr>
            <w:tcW w:w="2638" w:type="dxa"/>
          </w:tcPr>
          <w:p w:rsidR="00932D22" w:rsidRPr="007C2446" w:rsidRDefault="00932D22" w:rsidP="00932D22">
            <w:pPr>
              <w:pStyle w:val="TabelleGross"/>
            </w:pPr>
            <w:r w:rsidRPr="007C2446">
              <w:t>Ablieferung</w:t>
            </w:r>
          </w:p>
        </w:tc>
        <w:tc>
          <w:tcPr>
            <w:tcW w:w="6825" w:type="dxa"/>
          </w:tcPr>
          <w:p w:rsidR="00932D22" w:rsidRPr="007C2446" w:rsidRDefault="00932D22" w:rsidP="00932D22">
            <w:pPr>
              <w:pStyle w:val="TabelleGross"/>
            </w:pPr>
            <w:r w:rsidRPr="007C2446">
              <w:t xml:space="preserve">Die Entität </w:t>
            </w:r>
            <w:r w:rsidRPr="007C2446">
              <w:rPr>
                <w:i/>
                <w:iCs/>
              </w:rPr>
              <w:t>Ablieferung</w:t>
            </w:r>
            <w:r w:rsidRPr="007C2446">
              <w:t xml:space="preserve"> beinhaltet alle Angaben zur abliefernden Stelle und zur Ablieferung ans Archiv.</w:t>
            </w:r>
          </w:p>
        </w:tc>
      </w:tr>
      <w:tr w:rsidR="00932D22" w:rsidRPr="007C2446" w:rsidTr="00932D22">
        <w:trPr>
          <w:cantSplit/>
        </w:trPr>
        <w:tc>
          <w:tcPr>
            <w:tcW w:w="2638" w:type="dxa"/>
          </w:tcPr>
          <w:p w:rsidR="00932D22" w:rsidRPr="007C2446" w:rsidRDefault="00932D22" w:rsidP="00932D22">
            <w:pPr>
              <w:pStyle w:val="TabelleGross"/>
            </w:pPr>
            <w:r w:rsidRPr="007C2446">
              <w:t>Provenienz</w:t>
            </w:r>
          </w:p>
        </w:tc>
        <w:tc>
          <w:tcPr>
            <w:tcW w:w="6825" w:type="dxa"/>
          </w:tcPr>
          <w:p w:rsidR="00932D22" w:rsidRPr="007C2446" w:rsidRDefault="00932D22" w:rsidP="00932D22">
            <w:pPr>
              <w:pStyle w:val="TabelleGross"/>
            </w:pPr>
            <w:r w:rsidRPr="007C2446">
              <w:t xml:space="preserve">Die Entität </w:t>
            </w:r>
            <w:r w:rsidRPr="007C2446">
              <w:rPr>
                <w:i/>
                <w:iCs/>
              </w:rPr>
              <w:t>Provenienz</w:t>
            </w:r>
            <w:r w:rsidRPr="007C2446">
              <w:t xml:space="preserve"> repräsentiert den Aktenbildner und bei -Ablieferungen </w:t>
            </w:r>
            <w:r>
              <w:t xml:space="preserve">vom Ablieferungstyp FILES </w:t>
            </w:r>
            <w:r w:rsidRPr="007C2446">
              <w:t>zusätzlich das Informationssystem, aus dem die Ablieferung stammt.</w:t>
            </w:r>
          </w:p>
        </w:tc>
      </w:tr>
      <w:tr w:rsidR="00932D22" w:rsidRPr="007C2446" w:rsidTr="00932D22">
        <w:trPr>
          <w:cantSplit/>
        </w:trPr>
        <w:tc>
          <w:tcPr>
            <w:tcW w:w="2638" w:type="dxa"/>
          </w:tcPr>
          <w:p w:rsidR="00932D22" w:rsidRPr="007C2446" w:rsidRDefault="00932D22" w:rsidP="00932D22">
            <w:pPr>
              <w:pStyle w:val="TabelleGross"/>
            </w:pPr>
            <w:r w:rsidRPr="007C2446">
              <w:t>Ordnungssystem</w:t>
            </w:r>
          </w:p>
        </w:tc>
        <w:tc>
          <w:tcPr>
            <w:tcW w:w="6825" w:type="dxa"/>
          </w:tcPr>
          <w:p w:rsidR="00932D22" w:rsidRPr="007C2446" w:rsidRDefault="00932D22" w:rsidP="00932D22">
            <w:pPr>
              <w:pStyle w:val="TabelleGross"/>
            </w:pPr>
            <w:r w:rsidRPr="007C2446">
              <w:t xml:space="preserve">Die Entität </w:t>
            </w:r>
            <w:r w:rsidRPr="007C2446">
              <w:rPr>
                <w:i/>
                <w:iCs/>
              </w:rPr>
              <w:t>Ordnungssystem</w:t>
            </w:r>
            <w:r w:rsidRPr="007C2446">
              <w:t xml:space="preserve"> beschreibt den amtsseitig verwendeten Registraturplan, Aktenplan oder Strukturplan resp. die Ordnung des Archivgutes.</w:t>
            </w:r>
          </w:p>
        </w:tc>
      </w:tr>
      <w:tr w:rsidR="00932D22" w:rsidRPr="007C2446" w:rsidTr="00932D22">
        <w:trPr>
          <w:cantSplit/>
        </w:trPr>
        <w:tc>
          <w:tcPr>
            <w:tcW w:w="2638" w:type="dxa"/>
          </w:tcPr>
          <w:p w:rsidR="00932D22" w:rsidRPr="007C2446" w:rsidRDefault="00932D22" w:rsidP="00932D22">
            <w:pPr>
              <w:pStyle w:val="TabelleGross"/>
            </w:pPr>
            <w:r w:rsidRPr="007C2446">
              <w:t>Ordnungssystemposition</w:t>
            </w:r>
          </w:p>
        </w:tc>
        <w:tc>
          <w:tcPr>
            <w:tcW w:w="6825" w:type="dxa"/>
          </w:tcPr>
          <w:p w:rsidR="00932D22" w:rsidRPr="007C2446" w:rsidRDefault="00932D22" w:rsidP="00932D22">
            <w:pPr>
              <w:pStyle w:val="TabelleGross"/>
            </w:pPr>
            <w:r w:rsidRPr="007C2446">
              <w:t xml:space="preserve">Die Entität </w:t>
            </w:r>
            <w:r w:rsidRPr="007C2446">
              <w:rPr>
                <w:i/>
                <w:iCs/>
              </w:rPr>
              <w:t>Ordnungssystemposition</w:t>
            </w:r>
            <w:r w:rsidRPr="007C2446">
              <w:t xml:space="preserve"> beschreibt die Eigenschaften der einzelnen Ordnungssystempositionen im Ordnungssystem.</w:t>
            </w:r>
          </w:p>
        </w:tc>
      </w:tr>
      <w:tr w:rsidR="00932D22" w:rsidRPr="007C2446" w:rsidTr="00932D22">
        <w:trPr>
          <w:cantSplit/>
        </w:trPr>
        <w:tc>
          <w:tcPr>
            <w:tcW w:w="2638" w:type="dxa"/>
          </w:tcPr>
          <w:p w:rsidR="00932D22" w:rsidRPr="007C2446" w:rsidRDefault="00932D22" w:rsidP="00932D22">
            <w:pPr>
              <w:pStyle w:val="TabelleGross"/>
            </w:pPr>
            <w:r w:rsidRPr="007C2446">
              <w:t>Dossier</w:t>
            </w:r>
          </w:p>
        </w:tc>
        <w:tc>
          <w:tcPr>
            <w:tcW w:w="6825" w:type="dxa"/>
          </w:tcPr>
          <w:p w:rsidR="00932D22" w:rsidRPr="007C2446" w:rsidRDefault="00932D22" w:rsidP="00932D22">
            <w:pPr>
              <w:pStyle w:val="TabelleGross"/>
            </w:pPr>
            <w:r w:rsidRPr="007C2446">
              <w:t xml:space="preserve">Die Entität </w:t>
            </w:r>
            <w:r w:rsidRPr="007C2446">
              <w:rPr>
                <w:i/>
                <w:iCs/>
              </w:rPr>
              <w:t>Dossier</w:t>
            </w:r>
            <w:r w:rsidRPr="007C2446">
              <w:t xml:space="preserve"> beschreibt die Eigenschaften des zusammengehörenden Archivguts aus einem Geschäft oder aus einer anderen Ordnungsstruktur (Datenbank, Datei-Ablage). Die Metadaten aus der Entität sind sowohl für Dossiers wie auch für Subdossiers anzuwenden.</w:t>
            </w:r>
          </w:p>
        </w:tc>
      </w:tr>
      <w:tr w:rsidR="008616E6" w:rsidRPr="007C2446" w:rsidTr="005850F2">
        <w:trPr>
          <w:cantSplit/>
        </w:trPr>
        <w:tc>
          <w:tcPr>
            <w:tcW w:w="2638" w:type="dxa"/>
          </w:tcPr>
          <w:p w:rsidR="008616E6" w:rsidRPr="007C2446" w:rsidRDefault="008616E6" w:rsidP="008616E6">
            <w:pPr>
              <w:pStyle w:val="TabelleGross"/>
            </w:pPr>
            <w:r>
              <w:t>Vorgang</w:t>
            </w:r>
          </w:p>
        </w:tc>
        <w:tc>
          <w:tcPr>
            <w:tcW w:w="6825" w:type="dxa"/>
          </w:tcPr>
          <w:p w:rsidR="008616E6" w:rsidRDefault="008616E6" w:rsidP="009F54DA">
            <w:pPr>
              <w:pStyle w:val="TabelleGross"/>
            </w:pPr>
            <w:r w:rsidRPr="007C2446">
              <w:t xml:space="preserve">Die Entität </w:t>
            </w:r>
            <w:r>
              <w:rPr>
                <w:i/>
                <w:iCs/>
              </w:rPr>
              <w:t>Vorgang</w:t>
            </w:r>
            <w:r w:rsidRPr="007C2446">
              <w:t xml:space="preserve"> </w:t>
            </w:r>
            <w:r w:rsidR="009F54DA" w:rsidRPr="009F54DA">
              <w:t>repräsentieren einzelne, abgrenzbare Geschäftsfälle</w:t>
            </w:r>
            <w:r w:rsidR="009F54DA">
              <w:t xml:space="preserve"> in Zusammenhang mit einem Dossier</w:t>
            </w:r>
            <w:r w:rsidR="009F54DA" w:rsidRPr="009F54DA">
              <w:t>. Der Vorgang wird durchgeführt über eine Folge von einzelnen Aktivitäten</w:t>
            </w:r>
            <w:r w:rsidRPr="007C2446">
              <w:t>.</w:t>
            </w:r>
          </w:p>
          <w:p w:rsidR="00A8582C" w:rsidRPr="007C2446" w:rsidRDefault="00A8582C" w:rsidP="00A8582C">
            <w:pPr>
              <w:pStyle w:val="TabelleGross"/>
            </w:pPr>
            <w:r>
              <w:t xml:space="preserve">Aus Gründen der Rückwärtskompatibilität mit Version 1.0 kann </w:t>
            </w:r>
            <w:r w:rsidRPr="00A8582C">
              <w:rPr>
                <w:i/>
              </w:rPr>
              <w:t>Vorgang</w:t>
            </w:r>
            <w:r>
              <w:t xml:space="preserve"> auch weiterhin als Attribut der </w:t>
            </w:r>
            <w:r w:rsidRPr="007C2446">
              <w:t xml:space="preserve">Entität </w:t>
            </w:r>
            <w:r w:rsidRPr="00A8582C">
              <w:rPr>
                <w:i/>
              </w:rPr>
              <w:t>Dossier</w:t>
            </w:r>
            <w:r>
              <w:t xml:space="preserve"> verwendet werden.</w:t>
            </w:r>
          </w:p>
        </w:tc>
      </w:tr>
      <w:tr w:rsidR="00932D22" w:rsidRPr="007C2446" w:rsidTr="00932D22">
        <w:trPr>
          <w:cantSplit/>
        </w:trPr>
        <w:tc>
          <w:tcPr>
            <w:tcW w:w="2638" w:type="dxa"/>
          </w:tcPr>
          <w:p w:rsidR="00932D22" w:rsidRPr="007C2446" w:rsidRDefault="008616E6" w:rsidP="00932D22">
            <w:pPr>
              <w:pStyle w:val="TabelleGross"/>
            </w:pPr>
            <w:r>
              <w:t>Aktivität</w:t>
            </w:r>
          </w:p>
        </w:tc>
        <w:tc>
          <w:tcPr>
            <w:tcW w:w="6825" w:type="dxa"/>
          </w:tcPr>
          <w:p w:rsidR="00932D22" w:rsidRPr="007C2446" w:rsidRDefault="00932D22" w:rsidP="002565B2">
            <w:pPr>
              <w:pStyle w:val="TabelleGross"/>
            </w:pPr>
            <w:r w:rsidRPr="007C2446">
              <w:t xml:space="preserve">Die Entität </w:t>
            </w:r>
            <w:r w:rsidR="008616E6">
              <w:rPr>
                <w:i/>
                <w:iCs/>
              </w:rPr>
              <w:t>Aktivität</w:t>
            </w:r>
            <w:r w:rsidRPr="007C2446">
              <w:t xml:space="preserve"> </w:t>
            </w:r>
            <w:r w:rsidR="008616E6">
              <w:t>beschreibt</w:t>
            </w:r>
            <w:r w:rsidR="002565B2">
              <w:t xml:space="preserve"> die</w:t>
            </w:r>
            <w:r w:rsidR="002565B2" w:rsidRPr="002565B2">
              <w:t xml:space="preserve"> Tätigkeit, die ausgeführt werden soll</w:t>
            </w:r>
            <w:r w:rsidR="002565B2">
              <w:t>.</w:t>
            </w:r>
          </w:p>
        </w:tc>
      </w:tr>
      <w:tr w:rsidR="00FF4F73" w:rsidRPr="007C2446" w:rsidTr="005850F2">
        <w:trPr>
          <w:cantSplit/>
        </w:trPr>
        <w:tc>
          <w:tcPr>
            <w:tcW w:w="2638" w:type="dxa"/>
          </w:tcPr>
          <w:p w:rsidR="00FF4F73" w:rsidRPr="007C2446" w:rsidRDefault="00FF4F73" w:rsidP="005850F2">
            <w:pPr>
              <w:pStyle w:val="TabelleGross"/>
            </w:pPr>
            <w:r w:rsidRPr="007C2446">
              <w:t>Dokument</w:t>
            </w:r>
          </w:p>
        </w:tc>
        <w:tc>
          <w:tcPr>
            <w:tcW w:w="6825" w:type="dxa"/>
          </w:tcPr>
          <w:p w:rsidR="00FF4F73" w:rsidRPr="007C2446" w:rsidRDefault="00FF4F73" w:rsidP="005850F2">
            <w:pPr>
              <w:pStyle w:val="TabelleGross"/>
            </w:pPr>
            <w:r w:rsidRPr="007C2446">
              <w:t xml:space="preserve">Die Entität </w:t>
            </w:r>
            <w:r w:rsidRPr="007C2446">
              <w:rPr>
                <w:i/>
                <w:iCs/>
              </w:rPr>
              <w:t>Dokument</w:t>
            </w:r>
            <w:r w:rsidRPr="007C2446">
              <w:t xml:space="preserve"> repräsentiert die kleinste Ebene auf der das Archivgut inhaltlich dargestellt wird. Diese Entität enthält die Metadaten, die zum Verständnis der eigentlichen Unterlagen resp. ihrem Inhalt notwendig sind.</w:t>
            </w:r>
          </w:p>
        </w:tc>
      </w:tr>
      <w:tr w:rsidR="00932D22" w:rsidRPr="007C2446" w:rsidTr="00932D22">
        <w:trPr>
          <w:cantSplit/>
        </w:trPr>
        <w:tc>
          <w:tcPr>
            <w:tcW w:w="2638" w:type="dxa"/>
          </w:tcPr>
          <w:p w:rsidR="00932D22" w:rsidRPr="007C2446" w:rsidRDefault="00932D22" w:rsidP="00932D22">
            <w:pPr>
              <w:pStyle w:val="TabelleGross"/>
            </w:pPr>
            <w:r w:rsidRPr="007C2446">
              <w:t>Inhaltsverzeichnis</w:t>
            </w:r>
          </w:p>
        </w:tc>
        <w:tc>
          <w:tcPr>
            <w:tcW w:w="6825" w:type="dxa"/>
          </w:tcPr>
          <w:p w:rsidR="00932D22" w:rsidRPr="007C2446" w:rsidRDefault="00932D22" w:rsidP="00932D22">
            <w:pPr>
              <w:pStyle w:val="TabelleGross"/>
            </w:pPr>
            <w:r w:rsidRPr="007C2446">
              <w:t xml:space="preserve">Die Entität </w:t>
            </w:r>
            <w:r w:rsidRPr="007C2446">
              <w:rPr>
                <w:i/>
                <w:iCs/>
              </w:rPr>
              <w:t>Inhaltsverzeichnis</w:t>
            </w:r>
            <w:r w:rsidRPr="007C2446">
              <w:t xml:space="preserve"> repräsentiert das im </w:t>
            </w:r>
            <w:r w:rsidRPr="007C2446">
              <w:rPr>
                <w:rFonts w:ascii="Courier New" w:hAnsi="Courier New" w:cs="Courier New"/>
              </w:rPr>
              <w:t>metadata.xml</w:t>
            </w:r>
            <w:r w:rsidRPr="007C2446">
              <w:t xml:space="preserve"> enthaltene Inhaltsverzeichnis, das alle Ordner und Dateien umfasst.</w:t>
            </w:r>
          </w:p>
        </w:tc>
      </w:tr>
      <w:tr w:rsidR="00932D22" w:rsidRPr="007C2446" w:rsidTr="00932D22">
        <w:trPr>
          <w:cantSplit/>
        </w:trPr>
        <w:tc>
          <w:tcPr>
            <w:tcW w:w="2638" w:type="dxa"/>
          </w:tcPr>
          <w:p w:rsidR="00932D22" w:rsidRPr="007C2446" w:rsidRDefault="00932D22" w:rsidP="00932D22">
            <w:pPr>
              <w:pStyle w:val="TabelleGross"/>
            </w:pPr>
            <w:r w:rsidRPr="007C2446">
              <w:t>Ordner</w:t>
            </w:r>
          </w:p>
        </w:tc>
        <w:tc>
          <w:tcPr>
            <w:tcW w:w="6825" w:type="dxa"/>
          </w:tcPr>
          <w:p w:rsidR="00932D22" w:rsidRPr="007C2446" w:rsidRDefault="00932D22" w:rsidP="00932D22">
            <w:pPr>
              <w:pStyle w:val="TabelleGross"/>
            </w:pPr>
            <w:r w:rsidRPr="007C2446">
              <w:t xml:space="preserve">Die Entität </w:t>
            </w:r>
            <w:r w:rsidRPr="007C2446">
              <w:rPr>
                <w:i/>
                <w:iCs/>
              </w:rPr>
              <w:t>Ordner</w:t>
            </w:r>
            <w:r w:rsidRPr="007C2446">
              <w:t xml:space="preserve"> repräsentiert die Ordner im Paket, in denen das Paket strukturiert ist.</w:t>
            </w:r>
          </w:p>
        </w:tc>
      </w:tr>
      <w:tr w:rsidR="00932D22" w:rsidRPr="007C2446" w:rsidTr="00932D22">
        <w:trPr>
          <w:cantSplit/>
        </w:trPr>
        <w:tc>
          <w:tcPr>
            <w:tcW w:w="2638" w:type="dxa"/>
          </w:tcPr>
          <w:p w:rsidR="00932D22" w:rsidRPr="007C2446" w:rsidRDefault="00932D22" w:rsidP="00932D22">
            <w:pPr>
              <w:pStyle w:val="TabelleGross"/>
            </w:pPr>
            <w:r w:rsidRPr="007C2446">
              <w:t>Datei</w:t>
            </w:r>
          </w:p>
        </w:tc>
        <w:tc>
          <w:tcPr>
            <w:tcW w:w="6825" w:type="dxa"/>
          </w:tcPr>
          <w:p w:rsidR="00932D22" w:rsidRPr="007C2446" w:rsidRDefault="00932D22" w:rsidP="00932D22">
            <w:pPr>
              <w:pStyle w:val="TabelleGross"/>
            </w:pPr>
            <w:r w:rsidRPr="007C2446">
              <w:t xml:space="preserve">Die Entität </w:t>
            </w:r>
            <w:r w:rsidRPr="007C2446">
              <w:rPr>
                <w:i/>
                <w:iCs/>
              </w:rPr>
              <w:t>Datei</w:t>
            </w:r>
            <w:r w:rsidRPr="007C2446">
              <w:t xml:space="preserve"> repräsentiert die Primärdateien im Dateisystem und beinhaltet auch Angaben zur Identifikation und Beschreibung der einzelnen Dateien.</w:t>
            </w:r>
          </w:p>
        </w:tc>
      </w:tr>
      <w:tr w:rsidR="00932D22" w:rsidRPr="007C2446" w:rsidTr="00932D22">
        <w:trPr>
          <w:cantSplit/>
        </w:trPr>
        <w:tc>
          <w:tcPr>
            <w:tcW w:w="2638" w:type="dxa"/>
          </w:tcPr>
          <w:p w:rsidR="00932D22" w:rsidRPr="007C2446" w:rsidRDefault="00932D22" w:rsidP="00932D22">
            <w:pPr>
              <w:pStyle w:val="TabelleGross"/>
            </w:pPr>
            <w:bookmarkStart w:id="82" w:name="OLE_LINK18"/>
            <w:bookmarkStart w:id="83" w:name="OLE_LINK19"/>
            <w:r w:rsidRPr="007C2446">
              <w:lastRenderedPageBreak/>
              <w:t>Unstrukturierter Anhang</w:t>
            </w:r>
            <w:bookmarkEnd w:id="82"/>
            <w:bookmarkEnd w:id="83"/>
          </w:p>
        </w:tc>
        <w:tc>
          <w:tcPr>
            <w:tcW w:w="6825" w:type="dxa"/>
          </w:tcPr>
          <w:p w:rsidR="00932D22" w:rsidRPr="007C2446" w:rsidRDefault="00932D22" w:rsidP="00932D22">
            <w:pPr>
              <w:pStyle w:val="TabelleGross"/>
            </w:pPr>
            <w:r w:rsidRPr="007C2446">
              <w:t xml:space="preserve">Die Entität </w:t>
            </w:r>
            <w:r w:rsidRPr="007C2446">
              <w:rPr>
                <w:i/>
                <w:iCs/>
              </w:rPr>
              <w:t xml:space="preserve">Unstrukturierter Anhang </w:t>
            </w:r>
            <w:r w:rsidRPr="007C2446">
              <w:t>repräsentiert die Beschreibung von Dateien, bei denen es sich nicht um eigentliches Archivgut handelt, die dem Paket als zusätzliche Information in einem speziell dafür gekennzeichneten Ordner beigegeben werden.</w:t>
            </w:r>
          </w:p>
          <w:p w:rsidR="00932D22" w:rsidRPr="007C2446" w:rsidRDefault="00932D22" w:rsidP="00932D22">
            <w:pPr>
              <w:pStyle w:val="TabelleGross"/>
            </w:pPr>
            <w:r>
              <w:t xml:space="preserve">Diese Entität ist </w:t>
            </w:r>
            <w:r w:rsidRPr="00545C29">
              <w:rPr>
                <w:i/>
              </w:rPr>
              <w:t>deprecated</w:t>
            </w:r>
            <w:r>
              <w:t>. Von ihrer Verwendung wird abgeraten. In zukünftigen Versionen des Standards wird sie unter Umständen nicht mehr enthalten sein.</w:t>
            </w:r>
          </w:p>
        </w:tc>
      </w:tr>
      <w:tr w:rsidR="00932D22" w:rsidRPr="007C2446" w:rsidTr="00932D22">
        <w:trPr>
          <w:cantSplit/>
        </w:trPr>
        <w:tc>
          <w:tcPr>
            <w:tcW w:w="2638" w:type="dxa"/>
          </w:tcPr>
          <w:p w:rsidR="00932D22" w:rsidRPr="007C2446" w:rsidRDefault="00932D22" w:rsidP="00932D22">
            <w:pPr>
              <w:pStyle w:val="TabelleGross"/>
            </w:pPr>
            <w:r w:rsidRPr="007C2446">
              <w:t>Archivischer Vorgang</w:t>
            </w:r>
          </w:p>
        </w:tc>
        <w:tc>
          <w:tcPr>
            <w:tcW w:w="6825" w:type="dxa"/>
          </w:tcPr>
          <w:p w:rsidR="00932D22" w:rsidRDefault="00932D22" w:rsidP="00932D22">
            <w:pPr>
              <w:pStyle w:val="TabelleGross"/>
            </w:pPr>
            <w:r w:rsidRPr="007C2446">
              <w:t xml:space="preserve">Die Entität </w:t>
            </w:r>
            <w:r w:rsidRPr="007C2446">
              <w:rPr>
                <w:i/>
                <w:iCs/>
              </w:rPr>
              <w:t>archivischer Vorgang</w:t>
            </w:r>
            <w:r w:rsidRPr="007C2446">
              <w:t xml:space="preserve"> wird erst im Archiv mit Metadaten gefüllt und dokumentiert Tätigkeiten wie die Eingangskontrolle in einem SIP oder auch Formatkonvertierungen bei einem AIP. </w:t>
            </w:r>
          </w:p>
          <w:p w:rsidR="00932D22" w:rsidRPr="007C2446" w:rsidRDefault="00932D22" w:rsidP="00932D22">
            <w:pPr>
              <w:pStyle w:val="TabelleGross"/>
            </w:pPr>
            <w:r w:rsidRPr="007C2446">
              <w:t>Für die Erstellung eines SIP ist diese Entität nicht von Bedeutung. Sie darf bei der Erstellung nicht verwendet werden.</w:t>
            </w:r>
          </w:p>
        </w:tc>
      </w:tr>
      <w:tr w:rsidR="00932D22" w:rsidRPr="007C2446" w:rsidTr="00932D22">
        <w:trPr>
          <w:cantSplit/>
        </w:trPr>
        <w:tc>
          <w:tcPr>
            <w:tcW w:w="2638" w:type="dxa"/>
          </w:tcPr>
          <w:p w:rsidR="00932D22" w:rsidRPr="007C2446" w:rsidRDefault="00932D22" w:rsidP="00932D22">
            <w:pPr>
              <w:pStyle w:val="TabelleGross"/>
            </w:pPr>
            <w:r w:rsidRPr="007C2446">
              <w:t>Archivische Notiz</w:t>
            </w:r>
          </w:p>
        </w:tc>
        <w:tc>
          <w:tcPr>
            <w:tcW w:w="6825" w:type="dxa"/>
          </w:tcPr>
          <w:p w:rsidR="00932D22" w:rsidRPr="007C2446" w:rsidRDefault="00932D22" w:rsidP="00932D22">
            <w:pPr>
              <w:pStyle w:val="TabelleGross"/>
            </w:pPr>
            <w:r w:rsidRPr="007C2446">
              <w:t xml:space="preserve">Die Entität </w:t>
            </w:r>
            <w:r w:rsidRPr="007C2446">
              <w:rPr>
                <w:i/>
                <w:iCs/>
              </w:rPr>
              <w:t xml:space="preserve">archivische Notiz </w:t>
            </w:r>
            <w:r w:rsidRPr="007C2446">
              <w:t>wird vom Archiv verwendet, um Notizen zu Objekten aus den einzelnen Entitäten z</w:t>
            </w:r>
            <w:bookmarkStart w:id="84" w:name="OLE_LINK26"/>
            <w:bookmarkStart w:id="85" w:name="OLE_LINK27"/>
            <w:r w:rsidRPr="007C2446">
              <w:t>u erfassen.</w:t>
            </w:r>
          </w:p>
          <w:p w:rsidR="00932D22" w:rsidRPr="007C2446" w:rsidRDefault="00932D22" w:rsidP="00932D22">
            <w:pPr>
              <w:pStyle w:val="TabelleGross"/>
            </w:pPr>
            <w:r w:rsidRPr="007C2446">
              <w:t>Für die Erstellung eines SIP ist diese Entität nicht von Bedeutung.</w:t>
            </w:r>
            <w:bookmarkEnd w:id="84"/>
            <w:bookmarkEnd w:id="85"/>
            <w:r w:rsidRPr="007C2446">
              <w:t xml:space="preserve"> Sie darf bei der Erstellung nicht verwendet werden.</w:t>
            </w:r>
          </w:p>
        </w:tc>
      </w:tr>
    </w:tbl>
    <w:p w:rsidR="00932D22" w:rsidRPr="00206312" w:rsidRDefault="00932D22" w:rsidP="00932D22">
      <w:pPr>
        <w:spacing w:line="300" w:lineRule="atLeast"/>
        <w:jc w:val="both"/>
      </w:pPr>
    </w:p>
    <w:p w:rsidR="00932D22" w:rsidRPr="00206312" w:rsidRDefault="00932D22" w:rsidP="00932D22">
      <w:pPr>
        <w:jc w:val="both"/>
        <w:rPr>
          <w:b/>
          <w:bCs/>
        </w:rPr>
      </w:pPr>
      <w:r w:rsidRPr="00206312">
        <w:rPr>
          <w:b/>
          <w:bCs/>
        </w:rPr>
        <w:t>Beziehungen zwischen den Entitäten</w:t>
      </w:r>
    </w:p>
    <w:p w:rsidR="00932D22" w:rsidRPr="00206312" w:rsidRDefault="00932D22" w:rsidP="00932D22">
      <w:pPr>
        <w:spacing w:line="300" w:lineRule="atLeast"/>
        <w:jc w:val="both"/>
      </w:pPr>
      <w:r w:rsidRPr="00206312">
        <w:t xml:space="preserve">Die Beziehungen zwischen den Entitäten sind im konzeptuellen Datenmodell aus der Paket-internen Sicht zu lesen. Das konzeptuelle Datenmodell bildet damit die Welt eines einzelnen Paketes (und damit einer einzelnen digitalen Ablieferung) ab, wie sie im </w:t>
      </w:r>
      <w:r w:rsidRPr="00206312">
        <w:rPr>
          <w:rFonts w:ascii="Courier New" w:hAnsi="Courier New" w:cs="Courier New"/>
        </w:rPr>
        <w:t>metadata.xml</w:t>
      </w:r>
      <w:r w:rsidRPr="00206312">
        <w:rPr>
          <w:rFonts w:cs="Arial"/>
        </w:rPr>
        <w:t xml:space="preserve"> dargestellt wird</w:t>
      </w:r>
      <w:r w:rsidRPr="00206312">
        <w:t xml:space="preserve">. Dabei können Entitäten referenziell miteinander verbunden sein oder auch sich selbst referenzieren, wie dies bei der Ordnungssystemposition, dem Dossier und dem Ordner der Fall ist. Bei der Ordnungssystemposition ist dies notwendig, weil in einem Ordnungssystem verschiedene Hierarchien bis zur untersten Ordnungssystemposition (der Rubrik) abgebildet werden müssen. Ein Dossier kann verschiedene Subdossiers enthalten, welche aber in der Welt des Datenmodells alle unter der Entität </w:t>
      </w:r>
      <w:r w:rsidRPr="00206312">
        <w:rPr>
          <w:i/>
          <w:iCs/>
        </w:rPr>
        <w:t>Dossier</w:t>
      </w:r>
      <w:r w:rsidRPr="00206312">
        <w:t xml:space="preserve"> subsumiert sind. Auch die Entität </w:t>
      </w:r>
      <w:r w:rsidRPr="00206312">
        <w:rPr>
          <w:i/>
          <w:iCs/>
        </w:rPr>
        <w:t>Ordner</w:t>
      </w:r>
      <w:r w:rsidRPr="00206312">
        <w:t xml:space="preserve"> kann sich selber referenzieren und bildet die verschiedenen Hierarchien in der Ordnerstruktur eines Paketes ab.</w:t>
      </w:r>
    </w:p>
    <w:p w:rsidR="00932D22" w:rsidRPr="00206312" w:rsidRDefault="00932D22" w:rsidP="00932D22">
      <w:pPr>
        <w:spacing w:line="300" w:lineRule="atLeast"/>
        <w:jc w:val="both"/>
      </w:pPr>
      <w:r w:rsidRPr="00206312">
        <w:t xml:space="preserve">Bei den Beziehungen von der Entität </w:t>
      </w:r>
      <w:r w:rsidRPr="00206312">
        <w:rPr>
          <w:i/>
          <w:iCs/>
        </w:rPr>
        <w:t>Provenienz</w:t>
      </w:r>
      <w:r w:rsidRPr="00206312">
        <w:t xml:space="preserve"> zur Entität </w:t>
      </w:r>
      <w:r w:rsidRPr="00206312">
        <w:rPr>
          <w:i/>
          <w:iCs/>
        </w:rPr>
        <w:t>Ablieferung</w:t>
      </w:r>
      <w:r w:rsidRPr="00206312">
        <w:t xml:space="preserve"> und von der Entität </w:t>
      </w:r>
      <w:r w:rsidRPr="00206312">
        <w:rPr>
          <w:i/>
          <w:iCs/>
        </w:rPr>
        <w:t>Ordnungssystem</w:t>
      </w:r>
      <w:r w:rsidRPr="00206312">
        <w:t xml:space="preserve"> zur Entität </w:t>
      </w:r>
      <w:r w:rsidRPr="00206312">
        <w:rPr>
          <w:i/>
          <w:iCs/>
        </w:rPr>
        <w:t>Ablieferung</w:t>
      </w:r>
      <w:r w:rsidRPr="00206312">
        <w:t xml:space="preserve"> handelt es sich im Paket immer um 1:1-Beziehungen. Es kann nur eine Provenienz und ein Ordnungssystem für das digitale Archivgut in einem Paket geben. Allerdings können von einer Provenienz mehrere Ablieferungen gemacht werden und auch aus einem Ordnungssystem werden über die Zeit hinweg mehrere Ablieferungen getätigt. Diese Tatsache wird aber im konzeptuellen Datenmodell nicht abgebildet, da dieses nur die Sicht auf ein einziges Paket enthält.</w:t>
      </w:r>
    </w:p>
    <w:p w:rsidR="00932D22" w:rsidRPr="00206312" w:rsidRDefault="00932D22" w:rsidP="00932D22">
      <w:pPr>
        <w:spacing w:line="300" w:lineRule="atLeast"/>
        <w:jc w:val="both"/>
      </w:pPr>
      <w:r w:rsidRPr="00206312">
        <w:t xml:space="preserve">Die Entitäten </w:t>
      </w:r>
      <w:r w:rsidRPr="00206312">
        <w:rPr>
          <w:i/>
          <w:iCs/>
        </w:rPr>
        <w:t>Archivischer Vorgang</w:t>
      </w:r>
      <w:r w:rsidRPr="00206312">
        <w:t xml:space="preserve"> und </w:t>
      </w:r>
      <w:r w:rsidRPr="00206312">
        <w:rPr>
          <w:i/>
          <w:iCs/>
        </w:rPr>
        <w:t>Archivische Notiz</w:t>
      </w:r>
      <w:r w:rsidRPr="00206312">
        <w:t xml:space="preserve"> sind Entitäten, die Metadaten enthalten, die erst im </w:t>
      </w:r>
      <w:r>
        <w:t>Archiv</w:t>
      </w:r>
      <w:r w:rsidRPr="00206312">
        <w:t xml:space="preserve"> (nach dem Transfer des Paketes von der abliefernden Stelle ins </w:t>
      </w:r>
      <w:r>
        <w:t>Archiv</w:t>
      </w:r>
      <w:r w:rsidRPr="00206312">
        <w:t xml:space="preserve">) von Bedeutung sind. Für die Erstellung eines Paketes in der abliefernden Stelle sind diese Entitäten nicht von Bedeutung. Sie werden deshalb hier – genauso wie die Entität </w:t>
      </w:r>
      <w:r w:rsidRPr="00206312">
        <w:rPr>
          <w:i/>
          <w:iCs/>
        </w:rPr>
        <w:t>Unstrukturierter Anhang</w:t>
      </w:r>
      <w:r w:rsidRPr="00206312">
        <w:t>, die für das SIP nicht von Bedeutung ist – nur der Vollständigkeit halber für die Dokumentation aller Entitäten im XSD aufgeführt.</w:t>
      </w:r>
    </w:p>
    <w:p w:rsidR="00932D22" w:rsidRDefault="00932D22" w:rsidP="00932D22">
      <w:pPr>
        <w:spacing w:after="0" w:line="240" w:lineRule="auto"/>
        <w:rPr>
          <w:b/>
          <w:sz w:val="24"/>
        </w:rPr>
      </w:pPr>
      <w:bookmarkStart w:id="86" w:name="_Toc241581065"/>
      <w:r>
        <w:br w:type="page"/>
      </w:r>
    </w:p>
    <w:p w:rsidR="00932D22" w:rsidRPr="00206312" w:rsidRDefault="00932D22" w:rsidP="00932D22">
      <w:pPr>
        <w:pStyle w:val="berschrift2"/>
        <w:keepNext/>
        <w:tabs>
          <w:tab w:val="num" w:pos="576"/>
        </w:tabs>
        <w:spacing w:before="320" w:line="200" w:lineRule="atLeast"/>
        <w:ind w:left="576" w:hanging="576"/>
      </w:pPr>
      <w:bookmarkStart w:id="87" w:name="_Toc341965615"/>
      <w:bookmarkStart w:id="88" w:name="_Toc396116357"/>
      <w:r w:rsidRPr="00206312">
        <w:lastRenderedPageBreak/>
        <w:t>Datenmodell Ablieferungstyp GEVER</w:t>
      </w:r>
      <w:bookmarkEnd w:id="86"/>
      <w:bookmarkEnd w:id="87"/>
      <w:bookmarkEnd w:id="88"/>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976C64" w:rsidTr="00932D22">
        <w:trPr>
          <w:cantSplit/>
          <w:tblHeader/>
        </w:trPr>
        <w:tc>
          <w:tcPr>
            <w:tcW w:w="1080" w:type="dxa"/>
            <w:shd w:val="clear" w:color="auto" w:fill="99CCFF"/>
          </w:tcPr>
          <w:p w:rsidR="00932D22" w:rsidRPr="00976C64" w:rsidRDefault="00932D22" w:rsidP="00932D22">
            <w:pPr>
              <w:pStyle w:val="TabelleGross"/>
              <w:rPr>
                <w:b/>
              </w:rPr>
            </w:pPr>
            <w:r w:rsidRPr="00976C64">
              <w:rPr>
                <w:b/>
              </w:rPr>
              <w:t>ID</w:t>
            </w:r>
          </w:p>
        </w:tc>
        <w:tc>
          <w:tcPr>
            <w:tcW w:w="6840" w:type="dxa"/>
            <w:shd w:val="clear" w:color="auto" w:fill="99CCFF"/>
          </w:tcPr>
          <w:p w:rsidR="00932D22" w:rsidRPr="00976C64" w:rsidRDefault="00932D22" w:rsidP="00932D22">
            <w:pPr>
              <w:pStyle w:val="TabelleGross"/>
              <w:rPr>
                <w:b/>
              </w:rPr>
            </w:pPr>
            <w:r w:rsidRPr="00976C64">
              <w:rPr>
                <w:b/>
              </w:rPr>
              <w:t>Beschreibung Anforderung</w:t>
            </w:r>
          </w:p>
        </w:tc>
        <w:tc>
          <w:tcPr>
            <w:tcW w:w="1543" w:type="dxa"/>
            <w:shd w:val="clear" w:color="auto" w:fill="99CCFF"/>
          </w:tcPr>
          <w:p w:rsidR="00932D22" w:rsidRPr="00976C64" w:rsidRDefault="00932D22" w:rsidP="00932D22">
            <w:pPr>
              <w:pStyle w:val="TabelleGross"/>
              <w:rPr>
                <w:b/>
              </w:rPr>
            </w:pPr>
            <w:r w:rsidRPr="00976C64">
              <w:rPr>
                <w:b/>
              </w:rPr>
              <w:t>M/K</w:t>
            </w:r>
          </w:p>
        </w:tc>
      </w:tr>
      <w:tr w:rsidR="00932D22" w:rsidRPr="007C2446" w:rsidTr="00932D22">
        <w:trPr>
          <w:cantSplit/>
        </w:trPr>
        <w:tc>
          <w:tcPr>
            <w:tcW w:w="1080" w:type="dxa"/>
          </w:tcPr>
          <w:p w:rsidR="00932D22" w:rsidRPr="007C2446" w:rsidRDefault="00932D22" w:rsidP="00932D22">
            <w:pPr>
              <w:pStyle w:val="TabelleGross"/>
            </w:pPr>
            <w:r w:rsidRPr="007C2446">
              <w:t>M_4.3-1</w:t>
            </w:r>
          </w:p>
        </w:tc>
        <w:tc>
          <w:tcPr>
            <w:tcW w:w="6840" w:type="dxa"/>
          </w:tcPr>
          <w:p w:rsidR="00932D22" w:rsidRPr="007C2446" w:rsidRDefault="00932D22" w:rsidP="00932D22">
            <w:pPr>
              <w:pStyle w:val="TabelleGross"/>
            </w:pPr>
            <w:r w:rsidRPr="007C2446">
              <w:t>Der Ablieferungstyp GEVER gilt für alle Ablieferungen, die digitale Unterlagen aus einem Geschäftsverwaltungssystem (GEVER) enthalten. Das Datenmodell für GEVER-Ablieferungen ist in der Abb. 5 ersichtlich.</w:t>
            </w:r>
          </w:p>
          <w:p w:rsidR="00932D22" w:rsidRPr="007C2446" w:rsidRDefault="00932D22" w:rsidP="00932D22">
            <w:pPr>
              <w:pStyle w:val="TabelleGross"/>
            </w:pPr>
            <w:r w:rsidRPr="007C2446">
              <w:t xml:space="preserve">Die folgenden Entitäten </w:t>
            </w:r>
            <w:r>
              <w:t>kommen</w:t>
            </w:r>
            <w:r w:rsidRPr="007C2446">
              <w:t xml:space="preserve"> im GEVER SIP (resp. in den Metadaten) vor:</w:t>
            </w:r>
          </w:p>
          <w:p w:rsidR="00932D22" w:rsidRPr="007C2446" w:rsidRDefault="00932D22" w:rsidP="00932D22">
            <w:pPr>
              <w:pStyle w:val="TabelleGross"/>
              <w:numPr>
                <w:ilvl w:val="0"/>
                <w:numId w:val="36"/>
              </w:numPr>
              <w:ind w:left="360"/>
            </w:pPr>
            <w:r w:rsidRPr="007C2446">
              <w:t>Provenienz</w:t>
            </w:r>
          </w:p>
          <w:p w:rsidR="00932D22" w:rsidRPr="007C2446" w:rsidRDefault="00932D22" w:rsidP="00932D22">
            <w:pPr>
              <w:pStyle w:val="TabelleGross"/>
              <w:numPr>
                <w:ilvl w:val="0"/>
                <w:numId w:val="36"/>
              </w:numPr>
              <w:ind w:left="360"/>
            </w:pPr>
            <w:r w:rsidRPr="007C2446">
              <w:t>Paket</w:t>
            </w:r>
          </w:p>
          <w:p w:rsidR="00932D22" w:rsidRPr="007C2446" w:rsidRDefault="00932D22" w:rsidP="00932D22">
            <w:pPr>
              <w:pStyle w:val="TabelleGross"/>
              <w:numPr>
                <w:ilvl w:val="0"/>
                <w:numId w:val="36"/>
              </w:numPr>
              <w:ind w:left="360"/>
            </w:pPr>
            <w:r w:rsidRPr="007C2446">
              <w:t>Ablieferung</w:t>
            </w:r>
          </w:p>
          <w:p w:rsidR="00932D22" w:rsidRPr="007C2446" w:rsidRDefault="00932D22" w:rsidP="00932D22">
            <w:pPr>
              <w:pStyle w:val="TabelleGross"/>
              <w:numPr>
                <w:ilvl w:val="0"/>
                <w:numId w:val="36"/>
              </w:numPr>
              <w:ind w:left="360"/>
            </w:pPr>
            <w:r w:rsidRPr="007C2446">
              <w:t>Ordnungssystem</w:t>
            </w:r>
          </w:p>
          <w:p w:rsidR="00932D22" w:rsidRPr="007C2446" w:rsidRDefault="00932D22" w:rsidP="00932D22">
            <w:pPr>
              <w:pStyle w:val="TabelleGross"/>
              <w:numPr>
                <w:ilvl w:val="0"/>
                <w:numId w:val="36"/>
              </w:numPr>
              <w:ind w:left="360"/>
            </w:pPr>
            <w:r w:rsidRPr="007C2446">
              <w:t>Ordnungssystemposition</w:t>
            </w:r>
          </w:p>
          <w:p w:rsidR="00932D22" w:rsidRDefault="00932D22" w:rsidP="00932D22">
            <w:pPr>
              <w:pStyle w:val="TabelleGross"/>
              <w:numPr>
                <w:ilvl w:val="0"/>
                <w:numId w:val="36"/>
              </w:numPr>
              <w:ind w:left="360"/>
            </w:pPr>
            <w:r w:rsidRPr="007C2446">
              <w:t>Inhaltsverzeichnis</w:t>
            </w:r>
          </w:p>
          <w:p w:rsidR="00932D22" w:rsidRDefault="00932D22" w:rsidP="00932D22">
            <w:pPr>
              <w:pStyle w:val="TabelleGross"/>
              <w:numPr>
                <w:ilvl w:val="0"/>
                <w:numId w:val="36"/>
              </w:numPr>
              <w:ind w:left="360"/>
            </w:pPr>
            <w:r>
              <w:t>Dossier</w:t>
            </w:r>
          </w:p>
          <w:p w:rsidR="00FF4F73" w:rsidRDefault="00FF4F73" w:rsidP="00932D22">
            <w:pPr>
              <w:pStyle w:val="TabelleGross"/>
              <w:numPr>
                <w:ilvl w:val="0"/>
                <w:numId w:val="36"/>
              </w:numPr>
              <w:ind w:left="360"/>
            </w:pPr>
            <w:r>
              <w:t>Vorgang</w:t>
            </w:r>
          </w:p>
          <w:p w:rsidR="00FF4F73" w:rsidRDefault="00FF4F73" w:rsidP="00932D22">
            <w:pPr>
              <w:pStyle w:val="TabelleGross"/>
              <w:numPr>
                <w:ilvl w:val="0"/>
                <w:numId w:val="36"/>
              </w:numPr>
              <w:ind w:left="360"/>
            </w:pPr>
            <w:r>
              <w:t>Aktivität</w:t>
            </w:r>
          </w:p>
          <w:p w:rsidR="00932D22" w:rsidRDefault="00932D22" w:rsidP="00932D22">
            <w:pPr>
              <w:pStyle w:val="TabelleGross"/>
              <w:numPr>
                <w:ilvl w:val="0"/>
                <w:numId w:val="36"/>
              </w:numPr>
              <w:ind w:left="360"/>
            </w:pPr>
            <w:r>
              <w:t>Dokument</w:t>
            </w:r>
          </w:p>
          <w:p w:rsidR="00932D22" w:rsidRDefault="00932D22" w:rsidP="00932D22">
            <w:pPr>
              <w:pStyle w:val="TabelleGross"/>
              <w:numPr>
                <w:ilvl w:val="0"/>
                <w:numId w:val="36"/>
              </w:numPr>
              <w:ind w:left="360"/>
            </w:pPr>
            <w:r>
              <w:t>Datei</w:t>
            </w:r>
          </w:p>
          <w:p w:rsidR="00932D22" w:rsidRPr="007C2446" w:rsidRDefault="00932D22" w:rsidP="00932D22">
            <w:pPr>
              <w:pStyle w:val="TabelleGross"/>
              <w:numPr>
                <w:ilvl w:val="0"/>
                <w:numId w:val="36"/>
              </w:numPr>
              <w:ind w:left="360"/>
            </w:pPr>
            <w:r>
              <w:t>Ordner</w:t>
            </w:r>
          </w:p>
          <w:p w:rsidR="00932D22" w:rsidRPr="007C2446" w:rsidRDefault="00932D22" w:rsidP="00932D22">
            <w:pPr>
              <w:pStyle w:val="TabelleGross"/>
            </w:pPr>
            <w:r w:rsidRPr="007C2446">
              <w:t xml:space="preserve">Die Entität </w:t>
            </w:r>
            <w:r w:rsidRPr="007C2446">
              <w:rPr>
                <w:i/>
                <w:iCs/>
              </w:rPr>
              <w:t>Archivischer Vorgang</w:t>
            </w:r>
            <w:r w:rsidRPr="007C2446">
              <w:t xml:space="preserve"> wird erst nach dem Transfer des Paketes ins Archiv relevant. Die Anzahl der archivischen Vorgänge in einem SIP einer abliefernden Stelle vor dem Transfer beträgt daher immer 0.</w:t>
            </w:r>
          </w:p>
          <w:p w:rsidR="00932D22" w:rsidRPr="007C2446" w:rsidRDefault="00932D22" w:rsidP="00932D22">
            <w:pPr>
              <w:pStyle w:val="TabelleGross"/>
            </w:pPr>
            <w:r w:rsidRPr="007C2446">
              <w:t xml:space="preserve">Die Entität </w:t>
            </w:r>
            <w:r w:rsidRPr="007C2446">
              <w:rPr>
                <w:i/>
                <w:iCs/>
              </w:rPr>
              <w:t xml:space="preserve">Archivische Notiz </w:t>
            </w:r>
            <w:r w:rsidRPr="007C2446">
              <w:t>wird erst nach dem Transfer des Paketes ins Archiv relevant. Die Anzahl der archivischen Notizen in einem SIP einer abliefernden Stelle vor dem Transfer beträgt daher immer 0.</w:t>
            </w:r>
          </w:p>
          <w:p w:rsidR="00932D22" w:rsidRPr="007C2446" w:rsidRDefault="00932D22" w:rsidP="00932D22">
            <w:pPr>
              <w:pStyle w:val="TabelleGross"/>
            </w:pPr>
            <w:r w:rsidRPr="007C2446">
              <w:t xml:space="preserve">Die Entität </w:t>
            </w:r>
            <w:r w:rsidRPr="007C2446">
              <w:rPr>
                <w:i/>
                <w:iCs/>
              </w:rPr>
              <w:t>Unstrukturierter Anhang</w:t>
            </w:r>
            <w:r w:rsidRPr="007C2446">
              <w:t xml:space="preserve"> </w:t>
            </w:r>
            <w:r>
              <w:t>soll</w:t>
            </w:r>
            <w:r w:rsidRPr="007C2446">
              <w:t xml:space="preserve"> in einem GEVER SIP </w:t>
            </w:r>
            <w:r>
              <w:t>nicht</w:t>
            </w:r>
            <w:r w:rsidRPr="007C2446">
              <w:t xml:space="preserve"> vorkommen.</w:t>
            </w:r>
          </w:p>
        </w:tc>
        <w:tc>
          <w:tcPr>
            <w:tcW w:w="1543" w:type="dxa"/>
          </w:tcPr>
          <w:p w:rsidR="00932D22" w:rsidRPr="007C2446" w:rsidRDefault="00932D22" w:rsidP="00932D22">
            <w:pPr>
              <w:pStyle w:val="TabelleGross"/>
            </w:pPr>
            <w:r w:rsidRPr="007C2446">
              <w:t>M</w:t>
            </w:r>
          </w:p>
        </w:tc>
      </w:tr>
    </w:tbl>
    <w:p w:rsidR="00932D22" w:rsidRPr="00BD3794" w:rsidRDefault="00523F32" w:rsidP="00932D22">
      <w:pPr>
        <w:spacing w:after="0" w:line="300" w:lineRule="atLeast"/>
        <w:jc w:val="both"/>
        <w:rPr>
          <w:sz w:val="14"/>
          <w:szCs w:val="14"/>
        </w:rPr>
      </w:pPr>
      <w:r>
        <w:pict>
          <v:group id="Gruppieren 15" o:spid="_x0000_s1026" style="position:absolute;left:0;text-align:left;margin-left:-4.75pt;margin-top:3.45pt;width:388.7pt;height:261.4pt;z-index:251659264;mso-position-horizontal-relative:text;mso-position-vertical-relative:text" coordsize="77768,59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14" o:spid="_x0000_s1027" type="#_x0000_t75" alt="AblieferungSIPGever" style="position:absolute;width:77768;height:597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uKxnjEAAAA2wAAAA8AAABkcnMvZG93bnJldi54bWxEj0FrAjEUhO8F/0N4Qm816xZFVqOIIlgU&#10;QS0Ub4/Nc7Pt5mXdpLr++0YoeBxm5htmMmttJa7U+NKxgn4vAUGcO11yoeDzuHobgfABWWPlmBTc&#10;ycNs2nmZYKbdjfd0PYRCRAj7DBWYEOpMSp8bsuh7riaO3tk1FkOUTSF1g7cIt5VMk2QoLZYcFwzW&#10;tDCU/xx+rYLL+X2w3A1ouDW7y+ZLfwT7fdJKvXbb+RhEoDY8w//ttVaQpvD4En+AnP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uKxnjEAAAA2wAAAA8AAAAAAAAAAAAAAAAA&#10;nwIAAGRycy9kb3ducmV2LnhtbFBLBQYAAAAABAAEAPcAAACQAwAAAAA=&#10;">
              <v:imagedata r:id="rId16" o:title="AblieferungSIPGever" cropbottom="3022f"/>
            </v:shape>
            <v:shape id="Grafik 23" o:spid="_x0000_s1028" type="#_x0000_t75" style="position:absolute;left:63583;top:42702;width:13316;height:48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dze+TEAAAA2wAAAA8AAABkcnMvZG93bnJldi54bWxEj0FrwkAUhO8F/8PyhN7qppGqRFcRoSiU&#10;HhoLvT6yr9mY7Nuwu41pf323UPA4zMw3zGY32k4M5EPjWMHjLANBXDndcK3g/fz8sAIRIrLGzjEp&#10;+KYAu+3kboOFdld+o6GMtUgQDgUqMDH2hZShMmQxzFxPnLxP5y3GJH0ttcdrgttO5lm2kBYbTgsG&#10;ezoYqtryyyp4fWnl06X8OeLSnHBoc7/4uHil7qfjfg0i0hhv4f/2SSvI5/D3Jf0Auf0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dze+TEAAAA2wAAAA8AAAAAAAAAAAAAAAAA&#10;nwIAAGRycy9kb3ducmV2LnhtbFBLBQYAAAAABAAEAPcAAACQAwAAAAA=&#10;">
              <v:imagedata r:id="rId17" o:title="" cropleft="39432f" cropright="1f"/>
              <v:path arrowok="t"/>
            </v:shape>
            <v:rect id="Rechteck 24" o:spid="_x0000_s1029" style="position:absolute;left:68464;top:43365;width:7201;height:33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KTecQA&#10;AADbAAAADwAAAGRycy9kb3ducmV2LnhtbESPQWvCQBSE74L/YXmCN9001lpS11BKK+qttun5kX1N&#10;QrNv0+zGxH/vCoLHYWa+YdbpYGpxotZVlhU8zCMQxLnVFRcKvr8+Zs8gnEfWWFsmBWdykG7GozUm&#10;2vb8SaejL0SAsEtQQel9k0jp8pIMurltiIP3a1uDPsi2kLrFPsBNLeMoepIGKw4LJTb0VlL+d+yM&#10;gm652r8PP//bRRZlq0NWL3d+2yg1nQyvLyA8Df4evrV3WkH8CNcv4QfIz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yk3nEAAAA2wAAAA8AAAAAAAAAAAAAAAAAmAIAAGRycy9k&#10;b3ducmV2LnhtbFBLBQYAAAAABAAEAPUAAACJAwAAAAA=&#10;" fillcolor="white [3212]" stroked="f" strokeweight="2pt"/>
            <v:shape id="Grafik 25" o:spid="_x0000_s1030" type="#_x0000_t75" style="position:absolute;left:68380;top:44110;width:7433;height:17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421oDDAAAA2wAAAA8AAABkcnMvZG93bnJldi54bWxEj09rAjEUxO8Fv0N4greaVbQsW6MUQatI&#10;D/7D6yN53Q3dvCybVNdvbwoFj8PM/IaZLTpXiyu1wXpWMBpmIIi1N5ZLBafj6jUHESKywdozKbhT&#10;gMW89zLDwvgb7+l6iKVIEA4FKqhibAopg67IYRj6hjh53751GJNsS2lavCW4q+U4y96kQ8tpocKG&#10;lhXpn8OvU2DP9TZffq52Fz7u182X9lafJ0oN+t3HO4hIXXyG/9sbo2A8hb8v6QfI+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jbWgMMAAADbAAAADwAAAAAAAAAAAAAAAACf&#10;AgAAZHJzL2Rvd25yZXYueG1sUEsFBgAAAAAEAAQA9wAAAI8DAAAAAA==&#10;">
              <v:imagedata r:id="rId18" o:title=""/>
              <v:path arrowok="t"/>
            </v:shape>
            <v:shape id="Grafik 27" o:spid="_x0000_s1031" type="#_x0000_t75" style="position:absolute;left:43119;top:43682;width:2083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ULL3GAAAA2wAAAA8AAABkcnMvZG93bnJldi54bWxEj0FrAjEUhO+F/ofwBC9Fsyq0sjVKsRUX&#10;QbAqSG/PzXN3cfOyJFHXf28KhR6HmfmGmcxaU4srOV9ZVjDoJyCIc6srLhTsd4veGIQPyBpry6Tg&#10;Th5m0+enCaba3vibrttQiAhhn6KCMoQmldLnJRn0fdsQR+9kncEQpSukdniLcFPLYZK8SoMVx4US&#10;G5qXlJ+3F6Ng/HU4/WTn9WZ1Wb4cvfusR1mzUKrbaT/eQQRqw3/4r51pBcM3+P0Sf4CcP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5QsvcYAAADbAAAADwAAAAAAAAAAAAAA&#10;AACfAgAAZHJzL2Rvd25yZXYueG1sUEsFBgAAAAAEAAQA9wAAAJIDAAAAAA==&#10;">
              <v:imagedata r:id="rId19" o:title="" croptop="1f" cropbottom="13341f" cropright="1705f"/>
              <v:path arrowok="t"/>
            </v:shape>
            <v:shape id="Grafik 28" o:spid="_x0000_s1032" type="#_x0000_t75" style="position:absolute;left:43142;top:45206;width:20376;height:14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MPAIK/AAAA2wAAAA8AAABkcnMvZG93bnJldi54bWxET11rwjAUfR/4H8IVfJupIjKqUUQoDkTY&#10;quDrtbk2xeamJFmt/355GOzxcL7X28G2oicfGscKZtMMBHHldMO1gsu5eP8AESKyxtYxKXhRgO1m&#10;9LbGXLsnf1NfxlqkEA45KjAxdrmUoTJkMUxdR5y4u/MWY4K+ltrjM4XbVs6zbCktNpwaDHa0N1Q9&#10;yh+r4HSND0ON88vToS/Km70tiq+jUpPxsFuBiDTEf/Gf+1MrmKex6Uv6AXLzC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zDwCCvwAAANsAAAAPAAAAAAAAAAAAAAAAAJ8CAABk&#10;cnMvZG93bnJldi54bWxQSwUGAAAAAAQABAD3AAAAiwMAAAAA&#10;">
              <v:imagedata r:id="rId19" o:title="" croptop="1f" cropbottom="16935f" cropright="2787f"/>
              <v:path arrowok="t"/>
            </v:shape>
            <v:shape id="Grafik 30" o:spid="_x0000_s1033" type="#_x0000_t75" style="position:absolute;left:67801;top:46805;width:8640;height:103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7B9znBAAAA2wAAAA8AAABkcnMvZG93bnJldi54bWxET02LwjAQvQv+hzDC3jRVYZFqFBEEwYNr&#10;3T14G5uxrTaTkkRb/fWbw8IeH+97sepMLZ7kfGVZwXiUgCDOra64UPB92g5nIHxA1lhbJgUv8rBa&#10;9nsLTLVt+UjPLBQihrBPUUEZQpNK6fOSDPqRbYgjd7XOYIjQFVI7bGO4qeUkST6lwYpjQ4kNbUrK&#10;79nDKODDbTc+dvJyPr+Tn6b92m8y55T6GHTrOYhAXfgX/7l3WsE0ro9f4g+Qy1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7B9znBAAAA2wAAAA8AAAAAAAAAAAAAAAAAnwIA&#10;AGRycy9kb3ducmV2LnhtbFBLBQYAAAAABAAEAPcAAACNAwAAAAA=&#10;">
              <v:imagedata r:id="rId20" o:title="" cropleft="4174f"/>
              <v:path arrowok="t"/>
            </v:shape>
            <v:shape id="Grafik 33" o:spid="_x0000_s1034" type="#_x0000_t75" style="position:absolute;left:69379;top:53733;width:5950;height:16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n2k8zDAAAA2wAAAA8AAABkcnMvZG93bnJldi54bWxEj81qAkEQhO8B32FoIZegs9FgZHWUEBAE&#10;T/4ccmx22t3VnZ5lpqNrnt4RhByLqvqKmi8716gLhVh7NvA+zEARF97WXBo47FeDKagoyBYbz2Tg&#10;RhGWi97LHHPrr7yly05KlSAcczRQibS51rGoyGEc+pY4eUcfHEqSodQ24DXBXaNHWTbRDmtOCxW2&#10;9F1Rcd79OgOy+cCfSfhcS1GfDhv+o5vwmzGv/e5rBkqok//ws722BsZjeHxJP0Av7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faTzMMAAADbAAAADwAAAAAAAAAAAAAAAACf&#10;AgAAZHJzL2Rvd25yZXYueG1sUEsFBgAAAAAEAAQA9wAAAI8DAAAAAA==&#10;">
              <v:imagedata r:id="rId21" o:title=""/>
              <v:path arrowok="t"/>
            </v:shape>
          </v:group>
        </w:pict>
      </w:r>
    </w:p>
    <w:p w:rsidR="00FF4F73" w:rsidRDefault="00932D22" w:rsidP="00FF4F73">
      <w:pPr>
        <w:spacing w:line="300" w:lineRule="atLeast"/>
        <w:jc w:val="both"/>
        <w:rPr>
          <w:sz w:val="16"/>
          <w:szCs w:val="16"/>
        </w:rPr>
      </w:pPr>
      <w:r w:rsidRPr="00206312">
        <w:rPr>
          <w:noProof/>
        </w:rPr>
        <w:drawing>
          <wp:inline distT="0" distB="0" distL="0" distR="0" wp14:anchorId="73FDCA51" wp14:editId="6A476A5A">
            <wp:extent cx="4571843" cy="3048000"/>
            <wp:effectExtent l="0" t="0" r="0" b="0"/>
            <wp:docPr id="14" name="Bild 14" descr="AblieferungSIPGe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blieferungSIPGever"/>
                    <pic:cNvPicPr>
                      <a:picLocks noChangeAspect="1" noChangeArrowheads="1"/>
                    </pic:cNvPicPr>
                  </pic:nvPicPr>
                  <pic:blipFill>
                    <a:blip r:embed="rId22" cstate="print"/>
                    <a:srcRect b="4611"/>
                    <a:stretch>
                      <a:fillRect/>
                    </a:stretch>
                  </pic:blipFill>
                  <pic:spPr bwMode="auto">
                    <a:xfrm>
                      <a:off x="0" y="0"/>
                      <a:ext cx="4580799" cy="3053971"/>
                    </a:xfrm>
                    <a:prstGeom prst="rect">
                      <a:avLst/>
                    </a:prstGeom>
                    <a:noFill/>
                    <a:ln w="9525">
                      <a:noFill/>
                      <a:miter lim="800000"/>
                      <a:headEnd/>
                      <a:tailEnd/>
                    </a:ln>
                  </pic:spPr>
                </pic:pic>
              </a:graphicData>
            </a:graphic>
          </wp:inline>
        </w:drawing>
      </w:r>
      <w:bookmarkStart w:id="89" w:name="_Toc228077550"/>
      <w:bookmarkStart w:id="90" w:name="_Toc232478857"/>
    </w:p>
    <w:p w:rsidR="00FF4F73" w:rsidRDefault="00932D22" w:rsidP="00FF4F73">
      <w:pPr>
        <w:spacing w:line="300" w:lineRule="atLeast"/>
        <w:jc w:val="both"/>
        <w:rPr>
          <w:sz w:val="16"/>
          <w:szCs w:val="16"/>
        </w:rPr>
      </w:pPr>
      <w:r w:rsidRPr="00206312">
        <w:rPr>
          <w:sz w:val="16"/>
          <w:szCs w:val="16"/>
        </w:rPr>
        <w:t xml:space="preserve">Abb. </w:t>
      </w:r>
      <w:r w:rsidR="00D322C7" w:rsidRPr="00206312">
        <w:rPr>
          <w:sz w:val="16"/>
          <w:szCs w:val="16"/>
        </w:rPr>
        <w:fldChar w:fldCharType="begin"/>
      </w:r>
      <w:r w:rsidRPr="00206312">
        <w:rPr>
          <w:sz w:val="16"/>
          <w:szCs w:val="16"/>
        </w:rPr>
        <w:instrText xml:space="preserve"> SEQ Abb. \* ARABIC </w:instrText>
      </w:r>
      <w:r w:rsidR="00D322C7" w:rsidRPr="00206312">
        <w:rPr>
          <w:sz w:val="16"/>
          <w:szCs w:val="16"/>
        </w:rPr>
        <w:fldChar w:fldCharType="separate"/>
      </w:r>
      <w:r w:rsidR="00BD7D93">
        <w:rPr>
          <w:noProof/>
          <w:sz w:val="16"/>
          <w:szCs w:val="16"/>
        </w:rPr>
        <w:t>5</w:t>
      </w:r>
      <w:r w:rsidR="00D322C7" w:rsidRPr="00206312">
        <w:rPr>
          <w:sz w:val="16"/>
          <w:szCs w:val="16"/>
        </w:rPr>
        <w:fldChar w:fldCharType="end"/>
      </w:r>
      <w:r w:rsidRPr="00206312">
        <w:rPr>
          <w:sz w:val="16"/>
          <w:szCs w:val="16"/>
        </w:rPr>
        <w:t>: Konzeptuelles Datenmodell– Anwendungsbereich Ablieferungstyp GEVER</w:t>
      </w:r>
      <w:bookmarkStart w:id="91" w:name="_Toc241581066"/>
      <w:bookmarkEnd w:id="89"/>
      <w:bookmarkEnd w:id="90"/>
    </w:p>
    <w:p w:rsidR="00932D22" w:rsidRPr="00206312" w:rsidRDefault="00932D22" w:rsidP="00932D22">
      <w:pPr>
        <w:pStyle w:val="berschrift2"/>
        <w:keepNext/>
        <w:tabs>
          <w:tab w:val="num" w:pos="576"/>
        </w:tabs>
        <w:spacing w:before="320" w:line="200" w:lineRule="atLeast"/>
        <w:ind w:left="576" w:hanging="576"/>
      </w:pPr>
      <w:bookmarkStart w:id="92" w:name="_Toc341965616"/>
      <w:bookmarkStart w:id="93" w:name="_Toc396116358"/>
      <w:r w:rsidRPr="00206312">
        <w:lastRenderedPageBreak/>
        <w:t>Datenmodell Ablieferungstyp FILES</w:t>
      </w:r>
      <w:bookmarkEnd w:id="91"/>
      <w:bookmarkEnd w:id="92"/>
      <w:bookmarkEnd w:id="93"/>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206312" w:rsidTr="00932D22">
        <w:trPr>
          <w:cantSplit/>
        </w:trPr>
        <w:tc>
          <w:tcPr>
            <w:tcW w:w="1080" w:type="dxa"/>
            <w:shd w:val="clear" w:color="auto" w:fill="99CCFF"/>
          </w:tcPr>
          <w:p w:rsidR="00932D22" w:rsidRPr="00206312" w:rsidRDefault="00932D22" w:rsidP="00932D22">
            <w:pPr>
              <w:pStyle w:val="TabelleGross"/>
            </w:pPr>
            <w:r w:rsidRPr="00206312">
              <w:t>ID</w:t>
            </w:r>
          </w:p>
        </w:tc>
        <w:tc>
          <w:tcPr>
            <w:tcW w:w="6840" w:type="dxa"/>
            <w:shd w:val="clear" w:color="auto" w:fill="99CCFF"/>
          </w:tcPr>
          <w:p w:rsidR="00932D22" w:rsidRPr="00206312" w:rsidRDefault="00932D22" w:rsidP="00932D22">
            <w:pPr>
              <w:pStyle w:val="TabelleGross"/>
            </w:pPr>
            <w:r w:rsidRPr="00206312">
              <w:t>Beschreibung Anforderung</w:t>
            </w:r>
          </w:p>
        </w:tc>
        <w:tc>
          <w:tcPr>
            <w:tcW w:w="1543" w:type="dxa"/>
            <w:shd w:val="clear" w:color="auto" w:fill="99CCFF"/>
          </w:tcPr>
          <w:p w:rsidR="00932D22" w:rsidRPr="00206312" w:rsidRDefault="00932D22" w:rsidP="00932D22">
            <w:pPr>
              <w:pStyle w:val="TabelleGross"/>
            </w:pPr>
            <w:r w:rsidRPr="00206312">
              <w:t>M/K</w:t>
            </w:r>
          </w:p>
        </w:tc>
      </w:tr>
      <w:tr w:rsidR="00932D22" w:rsidRPr="007C2446" w:rsidTr="00932D22">
        <w:trPr>
          <w:cantSplit/>
        </w:trPr>
        <w:tc>
          <w:tcPr>
            <w:tcW w:w="1080" w:type="dxa"/>
          </w:tcPr>
          <w:p w:rsidR="00932D22" w:rsidRPr="007C2446" w:rsidRDefault="00932D22" w:rsidP="00932D22">
            <w:pPr>
              <w:pStyle w:val="TabelleGross"/>
            </w:pPr>
            <w:r w:rsidRPr="007C2446">
              <w:t>M_4.4-1</w:t>
            </w:r>
          </w:p>
        </w:tc>
        <w:tc>
          <w:tcPr>
            <w:tcW w:w="6840" w:type="dxa"/>
          </w:tcPr>
          <w:p w:rsidR="00932D22" w:rsidRPr="007C2446" w:rsidRDefault="00932D22" w:rsidP="00932D22">
            <w:pPr>
              <w:pStyle w:val="TabelleGross"/>
            </w:pPr>
            <w:r w:rsidRPr="007C2446">
              <w:t>Die Ausprägung FILES gilt für alle Ablieferungen, die digitale Unterlagen aus einer relationalen Datenbank oder aus einer Datei-Ablage enthalten. Das Datenmodell für FILES-Ablieferungen ist in der Abb. 6 ersichtlich.</w:t>
            </w:r>
          </w:p>
          <w:p w:rsidR="00932D22" w:rsidRPr="007C2446" w:rsidRDefault="00932D22" w:rsidP="00932D22">
            <w:pPr>
              <w:pStyle w:val="TabelleGross"/>
            </w:pPr>
            <w:r w:rsidRPr="007C2446">
              <w:t xml:space="preserve">Die folgenden </w:t>
            </w:r>
            <w:r>
              <w:t>kommen</w:t>
            </w:r>
            <w:r w:rsidRPr="007C2446">
              <w:t xml:space="preserve"> im FILES SIP (resp. in den Metadaten) vor:</w:t>
            </w:r>
          </w:p>
          <w:p w:rsidR="00932D22" w:rsidRPr="007C2446" w:rsidRDefault="00932D22" w:rsidP="00932D22">
            <w:pPr>
              <w:pStyle w:val="TabelleGross"/>
              <w:numPr>
                <w:ilvl w:val="0"/>
                <w:numId w:val="35"/>
              </w:numPr>
              <w:ind w:left="360"/>
            </w:pPr>
            <w:r w:rsidRPr="007C2446">
              <w:t>Provenienz</w:t>
            </w:r>
          </w:p>
          <w:p w:rsidR="00932D22" w:rsidRPr="007C2446" w:rsidRDefault="00932D22" w:rsidP="00932D22">
            <w:pPr>
              <w:pStyle w:val="TabelleGross"/>
              <w:numPr>
                <w:ilvl w:val="0"/>
                <w:numId w:val="35"/>
              </w:numPr>
              <w:ind w:left="360"/>
            </w:pPr>
            <w:r w:rsidRPr="007C2446">
              <w:t>Paket</w:t>
            </w:r>
          </w:p>
          <w:p w:rsidR="00932D22" w:rsidRPr="007C2446" w:rsidRDefault="00932D22" w:rsidP="00932D22">
            <w:pPr>
              <w:pStyle w:val="TabelleGross"/>
              <w:numPr>
                <w:ilvl w:val="0"/>
                <w:numId w:val="35"/>
              </w:numPr>
              <w:ind w:left="360"/>
            </w:pPr>
            <w:r w:rsidRPr="007C2446">
              <w:t>Ablieferung</w:t>
            </w:r>
          </w:p>
          <w:p w:rsidR="00932D22" w:rsidRPr="007C2446" w:rsidRDefault="00932D22" w:rsidP="00932D22">
            <w:pPr>
              <w:pStyle w:val="TabelleGross"/>
              <w:numPr>
                <w:ilvl w:val="0"/>
                <w:numId w:val="35"/>
              </w:numPr>
              <w:ind w:left="360"/>
            </w:pPr>
            <w:r w:rsidRPr="007C2446">
              <w:t>Ordnungssystem</w:t>
            </w:r>
          </w:p>
          <w:p w:rsidR="00932D22" w:rsidRPr="007C2446" w:rsidRDefault="00932D22" w:rsidP="00932D22">
            <w:pPr>
              <w:pStyle w:val="TabelleGross"/>
              <w:numPr>
                <w:ilvl w:val="0"/>
                <w:numId w:val="35"/>
              </w:numPr>
              <w:ind w:left="360"/>
            </w:pPr>
            <w:r w:rsidRPr="007C2446">
              <w:t>Ordnungssystemposition</w:t>
            </w:r>
          </w:p>
          <w:p w:rsidR="00932D22" w:rsidRDefault="00932D22" w:rsidP="00932D22">
            <w:pPr>
              <w:pStyle w:val="TabelleGross"/>
              <w:numPr>
                <w:ilvl w:val="0"/>
                <w:numId w:val="35"/>
              </w:numPr>
              <w:ind w:left="360"/>
            </w:pPr>
            <w:r w:rsidRPr="007C2446">
              <w:t>Inhaltsverzeichnis</w:t>
            </w:r>
          </w:p>
          <w:p w:rsidR="00932D22" w:rsidRDefault="00932D22" w:rsidP="00932D22">
            <w:pPr>
              <w:pStyle w:val="TabelleGross"/>
              <w:numPr>
                <w:ilvl w:val="0"/>
                <w:numId w:val="35"/>
              </w:numPr>
              <w:ind w:left="360"/>
            </w:pPr>
            <w:r>
              <w:t>Dossier</w:t>
            </w:r>
          </w:p>
          <w:p w:rsidR="00932D22" w:rsidRDefault="00932D22" w:rsidP="00932D22">
            <w:pPr>
              <w:pStyle w:val="TabelleGross"/>
              <w:numPr>
                <w:ilvl w:val="0"/>
                <w:numId w:val="35"/>
              </w:numPr>
              <w:ind w:left="360"/>
            </w:pPr>
            <w:r>
              <w:t>Dokument</w:t>
            </w:r>
          </w:p>
          <w:p w:rsidR="00932D22" w:rsidRDefault="00932D22" w:rsidP="00932D22">
            <w:pPr>
              <w:pStyle w:val="TabelleGross"/>
              <w:numPr>
                <w:ilvl w:val="0"/>
                <w:numId w:val="35"/>
              </w:numPr>
              <w:ind w:left="360"/>
            </w:pPr>
            <w:r>
              <w:t>Datei</w:t>
            </w:r>
          </w:p>
          <w:p w:rsidR="00932D22" w:rsidRPr="007C2446" w:rsidRDefault="00932D22" w:rsidP="00932D22">
            <w:pPr>
              <w:pStyle w:val="TabelleGross"/>
              <w:numPr>
                <w:ilvl w:val="0"/>
                <w:numId w:val="35"/>
              </w:numPr>
              <w:ind w:left="360"/>
            </w:pPr>
            <w:r>
              <w:t>Ordner</w:t>
            </w:r>
          </w:p>
          <w:p w:rsidR="00932D22" w:rsidRPr="007C2446" w:rsidRDefault="00932D22" w:rsidP="00932D22">
            <w:pPr>
              <w:pStyle w:val="TabelleGross"/>
            </w:pPr>
            <w:r w:rsidRPr="007C2446">
              <w:t xml:space="preserve">Die Entitäten </w:t>
            </w:r>
            <w:r w:rsidRPr="007C2446">
              <w:rPr>
                <w:i/>
                <w:iCs/>
              </w:rPr>
              <w:t>Dokument</w:t>
            </w:r>
            <w:r w:rsidRPr="007C2446">
              <w:t xml:space="preserve"> muss in einem FILES SIP nicht zwingend vorkommen. Sie kann bei Bedarf verwendet werden.</w:t>
            </w:r>
          </w:p>
          <w:p w:rsidR="00932D22" w:rsidRPr="007C2446" w:rsidRDefault="00932D22" w:rsidP="00932D22">
            <w:pPr>
              <w:pStyle w:val="TabelleGross"/>
            </w:pPr>
            <w:r w:rsidRPr="007C2446">
              <w:t xml:space="preserve">Die Entität </w:t>
            </w:r>
            <w:r w:rsidRPr="007C2446">
              <w:rPr>
                <w:i/>
                <w:iCs/>
              </w:rPr>
              <w:t>Archivischer Vorgang</w:t>
            </w:r>
            <w:r w:rsidRPr="007C2446">
              <w:t xml:space="preserve"> wird erst nach dem Transfer des Paketes ins Archiv relevant. Die Anzahl der archivischen Vorgänge in einem SIP einer abliefernden Stelle vor dem Transfer beträgt daher immer 0.</w:t>
            </w:r>
          </w:p>
          <w:p w:rsidR="00932D22" w:rsidRPr="007C2446" w:rsidRDefault="00932D22" w:rsidP="00932D22">
            <w:pPr>
              <w:pStyle w:val="TabelleGross"/>
            </w:pPr>
            <w:r w:rsidRPr="007C2446">
              <w:t xml:space="preserve">Die Entität </w:t>
            </w:r>
            <w:r w:rsidRPr="007C2446">
              <w:rPr>
                <w:i/>
                <w:iCs/>
              </w:rPr>
              <w:t xml:space="preserve">Archivische Notiz </w:t>
            </w:r>
            <w:r w:rsidRPr="007C2446">
              <w:t>wird erst nach dem Transfer des Paketes ins Archiv relevant. Die Anzahl der archivischen Notizen in einem SIP einer abliefernden Stelle vor dem Transfer beträgt daher immer 0.</w:t>
            </w:r>
          </w:p>
          <w:p w:rsidR="00932D22" w:rsidRPr="007C2446" w:rsidRDefault="00932D22" w:rsidP="00932D22">
            <w:pPr>
              <w:pStyle w:val="TabelleGross"/>
            </w:pPr>
            <w:r w:rsidRPr="007C2446">
              <w:t>Die Entität</w:t>
            </w:r>
            <w:r w:rsidR="00FF4F73">
              <w:t xml:space="preserve">en </w:t>
            </w:r>
            <w:r w:rsidR="00FF4F73" w:rsidRPr="00FF4F73">
              <w:rPr>
                <w:i/>
              </w:rPr>
              <w:t>Vorgang</w:t>
            </w:r>
            <w:r w:rsidR="00FF4F73">
              <w:t xml:space="preserve">, </w:t>
            </w:r>
            <w:r w:rsidR="00FF4F73" w:rsidRPr="00FF4F73">
              <w:rPr>
                <w:i/>
              </w:rPr>
              <w:t>Aktivität</w:t>
            </w:r>
            <w:r w:rsidR="00FF4F73">
              <w:t xml:space="preserve"> und</w:t>
            </w:r>
            <w:r w:rsidRPr="007C2446">
              <w:t xml:space="preserve"> </w:t>
            </w:r>
            <w:r w:rsidRPr="007C2446">
              <w:rPr>
                <w:i/>
                <w:iCs/>
              </w:rPr>
              <w:t>Unstrukturierter Anhang</w:t>
            </w:r>
            <w:r w:rsidRPr="007C2446">
              <w:t xml:space="preserve"> </w:t>
            </w:r>
            <w:r>
              <w:t>soll</w:t>
            </w:r>
            <w:r w:rsidRPr="007C2446">
              <w:t xml:space="preserve"> in einem FILES SIP </w:t>
            </w:r>
            <w:r>
              <w:t>nicht</w:t>
            </w:r>
            <w:r w:rsidRPr="007C2446">
              <w:t xml:space="preserve"> vorkommen.</w:t>
            </w:r>
          </w:p>
        </w:tc>
        <w:tc>
          <w:tcPr>
            <w:tcW w:w="1543" w:type="dxa"/>
          </w:tcPr>
          <w:p w:rsidR="00932D22" w:rsidRPr="007C2446" w:rsidRDefault="00932D22" w:rsidP="00932D22">
            <w:pPr>
              <w:pStyle w:val="TabelleGross"/>
            </w:pPr>
            <w:r w:rsidRPr="007C2446">
              <w:t>M</w:t>
            </w:r>
          </w:p>
        </w:tc>
      </w:tr>
    </w:tbl>
    <w:p w:rsidR="00932D22" w:rsidRPr="00206312" w:rsidRDefault="00932D22" w:rsidP="00932D22">
      <w:pPr>
        <w:spacing w:line="300" w:lineRule="atLeast"/>
      </w:pPr>
      <w:r w:rsidRPr="00206312">
        <w:rPr>
          <w:noProof/>
        </w:rPr>
        <w:drawing>
          <wp:inline distT="0" distB="0" distL="0" distR="0">
            <wp:extent cx="4867534" cy="3305175"/>
            <wp:effectExtent l="0" t="0" r="0" b="0"/>
            <wp:docPr id="15" name="Bild 15" descr="AblieferungSIP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blieferungSIPFiles"/>
                    <pic:cNvPicPr>
                      <a:picLocks noChangeAspect="1" noChangeArrowheads="1"/>
                    </pic:cNvPicPr>
                  </pic:nvPicPr>
                  <pic:blipFill>
                    <a:blip r:embed="rId23" cstate="print"/>
                    <a:srcRect t="-2511" b="5423"/>
                    <a:stretch>
                      <a:fillRect/>
                    </a:stretch>
                  </pic:blipFill>
                  <pic:spPr bwMode="auto">
                    <a:xfrm>
                      <a:off x="0" y="0"/>
                      <a:ext cx="4872288" cy="3308403"/>
                    </a:xfrm>
                    <a:prstGeom prst="rect">
                      <a:avLst/>
                    </a:prstGeom>
                    <a:noFill/>
                    <a:ln w="9525">
                      <a:noFill/>
                      <a:miter lim="800000"/>
                      <a:headEnd/>
                      <a:tailEnd/>
                    </a:ln>
                  </pic:spPr>
                </pic:pic>
              </a:graphicData>
            </a:graphic>
          </wp:inline>
        </w:drawing>
      </w:r>
    </w:p>
    <w:p w:rsidR="00932D22" w:rsidRDefault="00932D22" w:rsidP="00932D22">
      <w:pPr>
        <w:pStyle w:val="Beschriftung"/>
        <w:keepNext/>
        <w:rPr>
          <w:sz w:val="16"/>
          <w:szCs w:val="16"/>
        </w:rPr>
      </w:pPr>
      <w:bookmarkStart w:id="94" w:name="_Toc228077551"/>
      <w:bookmarkStart w:id="95" w:name="_Toc232478858"/>
      <w:r w:rsidRPr="00206312">
        <w:rPr>
          <w:sz w:val="16"/>
          <w:szCs w:val="16"/>
        </w:rPr>
        <w:t xml:space="preserve">Abb. </w:t>
      </w:r>
      <w:r w:rsidR="00D322C7" w:rsidRPr="00206312">
        <w:rPr>
          <w:sz w:val="16"/>
          <w:szCs w:val="16"/>
        </w:rPr>
        <w:fldChar w:fldCharType="begin"/>
      </w:r>
      <w:r w:rsidRPr="00206312">
        <w:rPr>
          <w:sz w:val="16"/>
          <w:szCs w:val="16"/>
        </w:rPr>
        <w:instrText xml:space="preserve"> SEQ Abb. \* ARABIC </w:instrText>
      </w:r>
      <w:r w:rsidR="00D322C7" w:rsidRPr="00206312">
        <w:rPr>
          <w:sz w:val="16"/>
          <w:szCs w:val="16"/>
        </w:rPr>
        <w:fldChar w:fldCharType="separate"/>
      </w:r>
      <w:r w:rsidR="00BD7D93">
        <w:rPr>
          <w:noProof/>
          <w:sz w:val="16"/>
          <w:szCs w:val="16"/>
        </w:rPr>
        <w:t>6</w:t>
      </w:r>
      <w:r w:rsidR="00D322C7" w:rsidRPr="00206312">
        <w:rPr>
          <w:sz w:val="16"/>
          <w:szCs w:val="16"/>
        </w:rPr>
        <w:fldChar w:fldCharType="end"/>
      </w:r>
      <w:r w:rsidRPr="00206312">
        <w:rPr>
          <w:sz w:val="16"/>
          <w:szCs w:val="16"/>
        </w:rPr>
        <w:t>: Konzeptuelles Datenmodell– Anwendungsbereich Ablieferungstyp FILES</w:t>
      </w:r>
      <w:bookmarkEnd w:id="94"/>
      <w:bookmarkEnd w:id="95"/>
    </w:p>
    <w:p w:rsidR="00932D22" w:rsidRPr="00BD3794" w:rsidRDefault="00932D22" w:rsidP="00932D22">
      <w:pPr>
        <w:spacing w:after="0" w:line="240" w:lineRule="auto"/>
        <w:rPr>
          <w:sz w:val="12"/>
          <w:szCs w:val="12"/>
        </w:rPr>
      </w:pP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E4484E" w:rsidTr="00932D22">
        <w:trPr>
          <w:cantSplit/>
          <w:tblHeader/>
        </w:trPr>
        <w:tc>
          <w:tcPr>
            <w:tcW w:w="1080" w:type="dxa"/>
            <w:shd w:val="clear" w:color="auto" w:fill="99CCFF"/>
          </w:tcPr>
          <w:p w:rsidR="00932D22" w:rsidRPr="00E4484E" w:rsidRDefault="00932D22" w:rsidP="00932D22">
            <w:pPr>
              <w:pStyle w:val="TabelleGross"/>
              <w:rPr>
                <w:b/>
              </w:rPr>
            </w:pPr>
            <w:r w:rsidRPr="00E4484E">
              <w:rPr>
                <w:b/>
              </w:rPr>
              <w:lastRenderedPageBreak/>
              <w:t>ID</w:t>
            </w:r>
          </w:p>
        </w:tc>
        <w:tc>
          <w:tcPr>
            <w:tcW w:w="6840" w:type="dxa"/>
            <w:shd w:val="clear" w:color="auto" w:fill="99CCFF"/>
          </w:tcPr>
          <w:p w:rsidR="00932D22" w:rsidRPr="00E4484E" w:rsidRDefault="00932D22" w:rsidP="00932D22">
            <w:pPr>
              <w:pStyle w:val="TabelleGross"/>
              <w:rPr>
                <w:b/>
              </w:rPr>
            </w:pPr>
            <w:r w:rsidRPr="00E4484E">
              <w:rPr>
                <w:b/>
              </w:rPr>
              <w:t>Beschreibung Anforderung</w:t>
            </w:r>
          </w:p>
        </w:tc>
        <w:tc>
          <w:tcPr>
            <w:tcW w:w="1543" w:type="dxa"/>
            <w:shd w:val="clear" w:color="auto" w:fill="99CCFF"/>
          </w:tcPr>
          <w:p w:rsidR="00932D22" w:rsidRPr="00E4484E" w:rsidRDefault="00932D22" w:rsidP="00932D22">
            <w:pPr>
              <w:pStyle w:val="TabelleGross"/>
              <w:rPr>
                <w:b/>
              </w:rPr>
            </w:pPr>
            <w:r w:rsidRPr="00E4484E">
              <w:rPr>
                <w:b/>
              </w:rPr>
              <w:t>M/K</w:t>
            </w:r>
          </w:p>
        </w:tc>
      </w:tr>
      <w:tr w:rsidR="00932D22" w:rsidRPr="007C2446" w:rsidTr="00932D22">
        <w:trPr>
          <w:cantSplit/>
        </w:trPr>
        <w:tc>
          <w:tcPr>
            <w:tcW w:w="1080" w:type="dxa"/>
          </w:tcPr>
          <w:p w:rsidR="00932D22" w:rsidRPr="007C2446" w:rsidRDefault="00932D22" w:rsidP="00932D22">
            <w:pPr>
              <w:pStyle w:val="TabelleGross"/>
            </w:pPr>
            <w:r w:rsidRPr="007C2446">
              <w:t>M_4.4-2</w:t>
            </w:r>
          </w:p>
        </w:tc>
        <w:tc>
          <w:tcPr>
            <w:tcW w:w="6840" w:type="dxa"/>
          </w:tcPr>
          <w:p w:rsidR="00932D22" w:rsidRPr="007C2446" w:rsidRDefault="00932D22" w:rsidP="00932D22">
            <w:pPr>
              <w:pStyle w:val="TabelleGross"/>
            </w:pPr>
            <w:r w:rsidRPr="007C2446">
              <w:t>Für die Beziehungen zwischen den Entitäten Dossier, Dokument und Datei gibt es im FILES SIP zwei Fälle (vgl. Abb. 7).</w:t>
            </w:r>
          </w:p>
          <w:p w:rsidR="00932D22" w:rsidRPr="007C2446" w:rsidRDefault="00932D22" w:rsidP="00932D22">
            <w:pPr>
              <w:pStyle w:val="TabelleGross"/>
            </w:pPr>
          </w:p>
          <w:p w:rsidR="00932D22" w:rsidRPr="007C2446" w:rsidRDefault="00932D22" w:rsidP="00932D22">
            <w:pPr>
              <w:pStyle w:val="TabelleGross"/>
            </w:pPr>
            <w:r w:rsidRPr="007C2446">
              <w:t>Fall A (blau markiert): Eine Datei ist direkt einem Dossier zugeordnet. Ein Dossier besitzt 0..* Dateien. Es gibt keine Dokumente.</w:t>
            </w:r>
          </w:p>
          <w:p w:rsidR="00932D22" w:rsidRPr="007C2446" w:rsidRDefault="00932D22" w:rsidP="00932D22">
            <w:pPr>
              <w:pStyle w:val="TabelleGross"/>
            </w:pPr>
          </w:p>
          <w:p w:rsidR="00932D22" w:rsidRPr="007C2446" w:rsidRDefault="00932D22" w:rsidP="00932D22">
            <w:pPr>
              <w:pStyle w:val="TabelleGross"/>
            </w:pPr>
            <w:r w:rsidRPr="007C2446">
              <w:t>Fall B (grün markiert): Eine Datei ist einem Dokument zugeordnet. Das Dokument ist dem Dossier zugeordnet. Ein Dossier besitzt 0..* Dateien. 1 Dokument besteht aus 0..* Dateien. (wie bei der Ausprägung GEVER)</w:t>
            </w:r>
          </w:p>
          <w:p w:rsidR="00932D22" w:rsidRPr="007C2446" w:rsidRDefault="00932D22" w:rsidP="00932D22">
            <w:pPr>
              <w:pStyle w:val="TabelleGross"/>
            </w:pPr>
          </w:p>
          <w:p w:rsidR="00932D22" w:rsidRPr="007C2446" w:rsidRDefault="00932D22" w:rsidP="00932D22">
            <w:pPr>
              <w:pStyle w:val="TabelleGross"/>
            </w:pPr>
            <w:r w:rsidRPr="007C2446">
              <w:t>Fall A und B können gleichzeitig in einem Paket vorkommen.</w:t>
            </w:r>
          </w:p>
          <w:p w:rsidR="00932D22" w:rsidRPr="007C2446" w:rsidRDefault="00932D22" w:rsidP="00932D22">
            <w:pPr>
              <w:pStyle w:val="TabelleGross"/>
            </w:pPr>
            <w:r w:rsidRPr="007C2446">
              <w:t>Fall A und B können gleichzeitig in einem Dossier vorkommen.</w:t>
            </w:r>
          </w:p>
        </w:tc>
        <w:tc>
          <w:tcPr>
            <w:tcW w:w="1543" w:type="dxa"/>
          </w:tcPr>
          <w:p w:rsidR="00932D22" w:rsidRPr="007C2446" w:rsidRDefault="00932D22" w:rsidP="00932D22">
            <w:pPr>
              <w:pStyle w:val="TabelleGross"/>
            </w:pPr>
            <w:r w:rsidRPr="007C2446">
              <w:t>M</w:t>
            </w:r>
          </w:p>
        </w:tc>
      </w:tr>
    </w:tbl>
    <w:p w:rsidR="00932D22" w:rsidRPr="00206312" w:rsidRDefault="00932D22" w:rsidP="00932D22">
      <w:pPr>
        <w:spacing w:line="300" w:lineRule="atLeast"/>
        <w:jc w:val="both"/>
      </w:pPr>
    </w:p>
    <w:p w:rsidR="00932D22" w:rsidRPr="00206312" w:rsidRDefault="00932D22" w:rsidP="00932D22">
      <w:pPr>
        <w:spacing w:line="300" w:lineRule="atLeast"/>
        <w:jc w:val="both"/>
      </w:pPr>
      <w:r w:rsidRPr="00206312">
        <w:rPr>
          <w:noProof/>
        </w:rPr>
        <w:drawing>
          <wp:inline distT="0" distB="0" distL="0" distR="0">
            <wp:extent cx="2590800" cy="2962275"/>
            <wp:effectExtent l="1905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a:stretch>
                      <a:fillRect/>
                    </a:stretch>
                  </pic:blipFill>
                  <pic:spPr bwMode="auto">
                    <a:xfrm>
                      <a:off x="0" y="0"/>
                      <a:ext cx="2590800" cy="2962275"/>
                    </a:xfrm>
                    <a:prstGeom prst="rect">
                      <a:avLst/>
                    </a:prstGeom>
                    <a:noFill/>
                    <a:ln w="9525">
                      <a:noFill/>
                      <a:miter lim="800000"/>
                      <a:headEnd/>
                      <a:tailEnd/>
                    </a:ln>
                  </pic:spPr>
                </pic:pic>
              </a:graphicData>
            </a:graphic>
          </wp:inline>
        </w:drawing>
      </w:r>
    </w:p>
    <w:p w:rsidR="00932D22" w:rsidRPr="00206312" w:rsidRDefault="00932D22" w:rsidP="00932D22">
      <w:pPr>
        <w:pStyle w:val="Beschriftung"/>
        <w:keepNext/>
        <w:rPr>
          <w:sz w:val="16"/>
          <w:szCs w:val="16"/>
        </w:rPr>
      </w:pPr>
      <w:bookmarkStart w:id="96" w:name="_Toc228077552"/>
      <w:bookmarkStart w:id="97" w:name="_Toc232478859"/>
      <w:r w:rsidRPr="00206312">
        <w:rPr>
          <w:sz w:val="16"/>
          <w:szCs w:val="16"/>
        </w:rPr>
        <w:t xml:space="preserve">Abb. </w:t>
      </w:r>
      <w:r w:rsidR="00D322C7" w:rsidRPr="00206312">
        <w:rPr>
          <w:sz w:val="16"/>
          <w:szCs w:val="16"/>
        </w:rPr>
        <w:fldChar w:fldCharType="begin"/>
      </w:r>
      <w:r w:rsidRPr="00206312">
        <w:rPr>
          <w:sz w:val="16"/>
          <w:szCs w:val="16"/>
        </w:rPr>
        <w:instrText xml:space="preserve"> SEQ Abb. \* ARABIC </w:instrText>
      </w:r>
      <w:r w:rsidR="00D322C7" w:rsidRPr="00206312">
        <w:rPr>
          <w:sz w:val="16"/>
          <w:szCs w:val="16"/>
        </w:rPr>
        <w:fldChar w:fldCharType="separate"/>
      </w:r>
      <w:r w:rsidR="00BD7D93">
        <w:rPr>
          <w:noProof/>
          <w:sz w:val="16"/>
          <w:szCs w:val="16"/>
        </w:rPr>
        <w:t>7</w:t>
      </w:r>
      <w:r w:rsidR="00D322C7" w:rsidRPr="00206312">
        <w:rPr>
          <w:sz w:val="16"/>
          <w:szCs w:val="16"/>
        </w:rPr>
        <w:fldChar w:fldCharType="end"/>
      </w:r>
      <w:r w:rsidRPr="00206312">
        <w:rPr>
          <w:sz w:val="16"/>
          <w:szCs w:val="16"/>
        </w:rPr>
        <w:t>: Unterschiedliche Möglichkeiten der Beziehungen zwischen Dossier, Dokument und Datei</w:t>
      </w:r>
      <w:bookmarkEnd w:id="96"/>
      <w:bookmarkEnd w:id="97"/>
    </w:p>
    <w:p w:rsidR="00932D22" w:rsidRPr="00206312" w:rsidRDefault="00932D22" w:rsidP="00932D22"/>
    <w:p w:rsidR="00BD7D93" w:rsidRDefault="00BD7D93">
      <w:pPr>
        <w:spacing w:after="0" w:line="240" w:lineRule="auto"/>
        <w:rPr>
          <w:b/>
          <w:sz w:val="24"/>
        </w:rPr>
      </w:pPr>
      <w:bookmarkStart w:id="98" w:name="_Toc241581067"/>
      <w:bookmarkStart w:id="99" w:name="_Toc341965617"/>
      <w:r>
        <w:br w:type="page"/>
      </w:r>
    </w:p>
    <w:p w:rsidR="00932D22" w:rsidRPr="00206312" w:rsidRDefault="00932D22" w:rsidP="00932D22">
      <w:pPr>
        <w:pStyle w:val="berschrift2"/>
        <w:keepNext/>
        <w:tabs>
          <w:tab w:val="num" w:pos="576"/>
        </w:tabs>
        <w:spacing w:before="320" w:line="200" w:lineRule="atLeast"/>
        <w:ind w:left="576" w:hanging="576"/>
      </w:pPr>
      <w:bookmarkStart w:id="100" w:name="_Toc396116359"/>
      <w:r w:rsidRPr="00206312">
        <w:lastRenderedPageBreak/>
        <w:t>Data Dictionary</w:t>
      </w:r>
      <w:bookmarkEnd w:id="98"/>
      <w:bookmarkEnd w:id="99"/>
      <w:bookmarkEnd w:id="100"/>
    </w:p>
    <w:p w:rsidR="00932D22" w:rsidRPr="00206312" w:rsidRDefault="00932D22" w:rsidP="00932D22">
      <w:pPr>
        <w:autoSpaceDE w:val="0"/>
        <w:autoSpaceDN w:val="0"/>
        <w:adjustRightInd w:val="0"/>
        <w:spacing w:line="240" w:lineRule="auto"/>
        <w:jc w:val="both"/>
        <w:rPr>
          <w:rFonts w:cs="Arial"/>
        </w:rPr>
      </w:pPr>
      <w:r w:rsidRPr="00206312">
        <w:t>Im Data Dictionary sind die einzelnen Metadatenelemente nach Entitäten aufgeteilt und spezifiziert. Das Data Dictionary</w:t>
      </w:r>
      <w:r w:rsidRPr="00206312">
        <w:rPr>
          <w:rStyle w:val="Kommentarzeichen"/>
        </w:rPr>
        <w:t xml:space="preserve"> </w:t>
      </w:r>
      <w:r w:rsidRPr="00206312">
        <w:t xml:space="preserve">basiert auf dem bereits vorgestellten Datenmodell. Jedes Kapitel des Data Dictionary behandelt eine Entität. </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E4484E" w:rsidTr="00932D22">
        <w:trPr>
          <w:cantSplit/>
          <w:tblHeader/>
        </w:trPr>
        <w:tc>
          <w:tcPr>
            <w:tcW w:w="1080" w:type="dxa"/>
            <w:shd w:val="clear" w:color="auto" w:fill="99CCFF"/>
          </w:tcPr>
          <w:p w:rsidR="00932D22" w:rsidRPr="00E4484E" w:rsidRDefault="00932D22" w:rsidP="00932D22">
            <w:pPr>
              <w:pStyle w:val="TabelleGross"/>
              <w:rPr>
                <w:b/>
              </w:rPr>
            </w:pPr>
            <w:r w:rsidRPr="00E4484E">
              <w:rPr>
                <w:b/>
              </w:rPr>
              <w:t>ID</w:t>
            </w:r>
          </w:p>
        </w:tc>
        <w:tc>
          <w:tcPr>
            <w:tcW w:w="6840" w:type="dxa"/>
            <w:shd w:val="clear" w:color="auto" w:fill="99CCFF"/>
          </w:tcPr>
          <w:p w:rsidR="00932D22" w:rsidRPr="00E4484E" w:rsidRDefault="00932D22" w:rsidP="00932D22">
            <w:pPr>
              <w:pStyle w:val="TabelleGross"/>
              <w:rPr>
                <w:b/>
              </w:rPr>
            </w:pPr>
            <w:r w:rsidRPr="00E4484E">
              <w:rPr>
                <w:b/>
              </w:rPr>
              <w:t>Beschreibung Anforderung</w:t>
            </w:r>
          </w:p>
        </w:tc>
        <w:tc>
          <w:tcPr>
            <w:tcW w:w="1543" w:type="dxa"/>
            <w:shd w:val="clear" w:color="auto" w:fill="99CCFF"/>
          </w:tcPr>
          <w:p w:rsidR="00932D22" w:rsidRPr="00E4484E" w:rsidRDefault="00932D22" w:rsidP="00932D22">
            <w:pPr>
              <w:pStyle w:val="TabelleGross"/>
              <w:rPr>
                <w:b/>
              </w:rPr>
            </w:pPr>
            <w:r w:rsidRPr="00E4484E">
              <w:rPr>
                <w:b/>
              </w:rPr>
              <w:t>M/K</w:t>
            </w:r>
          </w:p>
        </w:tc>
      </w:tr>
      <w:tr w:rsidR="00932D22" w:rsidRPr="00206312" w:rsidTr="00932D22">
        <w:trPr>
          <w:cantSplit/>
        </w:trPr>
        <w:tc>
          <w:tcPr>
            <w:tcW w:w="1080" w:type="dxa"/>
            <w:shd w:val="clear" w:color="auto" w:fill="auto"/>
          </w:tcPr>
          <w:p w:rsidR="00932D22" w:rsidRPr="00206312" w:rsidRDefault="00932D22" w:rsidP="00932D22">
            <w:pPr>
              <w:pStyle w:val="TabelleGross"/>
              <w:rPr>
                <w:sz w:val="16"/>
                <w:szCs w:val="16"/>
              </w:rPr>
            </w:pPr>
            <w:r w:rsidRPr="00206312">
              <w:t>M_4.5-1</w:t>
            </w:r>
          </w:p>
        </w:tc>
        <w:tc>
          <w:tcPr>
            <w:tcW w:w="6840" w:type="dxa"/>
            <w:shd w:val="clear" w:color="auto" w:fill="auto"/>
          </w:tcPr>
          <w:p w:rsidR="00932D22" w:rsidRPr="00206312" w:rsidRDefault="00932D22" w:rsidP="00932D22">
            <w:pPr>
              <w:pStyle w:val="TabelleGross"/>
            </w:pPr>
            <w:r w:rsidRPr="00206312">
              <w:t>Alle Metadaten, die im Data Dictionary als Muss bezeichnet sind, müssen ins SIP übertragen werden.</w:t>
            </w:r>
          </w:p>
        </w:tc>
        <w:tc>
          <w:tcPr>
            <w:tcW w:w="1543" w:type="dxa"/>
            <w:shd w:val="clear" w:color="auto" w:fill="auto"/>
          </w:tcPr>
          <w:p w:rsidR="00932D22" w:rsidRPr="00206312" w:rsidRDefault="00932D22" w:rsidP="00932D22">
            <w:pPr>
              <w:pStyle w:val="TabelleGross"/>
            </w:pPr>
            <w:r w:rsidRPr="00206312">
              <w:t>M</w:t>
            </w:r>
          </w:p>
        </w:tc>
      </w:tr>
      <w:tr w:rsidR="00932D22" w:rsidRPr="007C2446" w:rsidTr="00932D22">
        <w:trPr>
          <w:cantSplit/>
        </w:trPr>
        <w:tc>
          <w:tcPr>
            <w:tcW w:w="1080" w:type="dxa"/>
            <w:shd w:val="clear" w:color="auto" w:fill="auto"/>
          </w:tcPr>
          <w:p w:rsidR="00932D22" w:rsidRPr="007C2446" w:rsidRDefault="00932D22" w:rsidP="00932D22">
            <w:pPr>
              <w:pStyle w:val="TabelleGross"/>
            </w:pPr>
            <w:r w:rsidRPr="007C2446">
              <w:t>M_4.5-2</w:t>
            </w:r>
          </w:p>
        </w:tc>
        <w:tc>
          <w:tcPr>
            <w:tcW w:w="6840" w:type="dxa"/>
            <w:shd w:val="clear" w:color="auto" w:fill="auto"/>
          </w:tcPr>
          <w:p w:rsidR="00932D22" w:rsidRPr="007C2446" w:rsidRDefault="00932D22" w:rsidP="00932D22">
            <w:pPr>
              <w:pStyle w:val="TabelleGross"/>
            </w:pPr>
            <w:r w:rsidRPr="007C2446">
              <w:t>Metadaten, die aus dem Ursprungssystem (GEVER, FILES) und über alle anderen Elemente der Ablieferung bekannt sind und für die ein geeignetes Attribut in den Metadaten des SIP vorhanden ist, müssen zwingend ins SIP übertragen werden.</w:t>
            </w:r>
          </w:p>
          <w:p w:rsidR="00932D22" w:rsidRPr="007C2446" w:rsidRDefault="00932D22" w:rsidP="00932D22">
            <w:pPr>
              <w:pStyle w:val="TabelleGross"/>
            </w:pPr>
          </w:p>
          <w:p w:rsidR="00932D22" w:rsidRPr="00E4484E" w:rsidRDefault="00932D22" w:rsidP="00932D22">
            <w:pPr>
              <w:pStyle w:val="TabelleGross"/>
              <w:rPr>
                <w:b/>
                <w:i/>
                <w:iCs/>
              </w:rPr>
            </w:pPr>
            <w:r w:rsidRPr="00E4484E">
              <w:rPr>
                <w:b/>
                <w:i/>
                <w:iCs/>
              </w:rPr>
              <w:t>Empfehlung</w:t>
            </w:r>
          </w:p>
          <w:p w:rsidR="00932D22" w:rsidRPr="007C2446" w:rsidRDefault="00932D22" w:rsidP="00932D22">
            <w:pPr>
              <w:pStyle w:val="TabelleGross"/>
            </w:pPr>
            <w:r w:rsidRPr="007C2446">
              <w:rPr>
                <w:i/>
                <w:iCs/>
              </w:rPr>
              <w:t>Je genauer die digitalen Unterlagen mittels Metadaten beschrieben sind, desto einfacher gestaltet sich auch der Umgang mit dem Archivgut, sobald es wieder bereitgestellt und vermittelt wird.</w:t>
            </w:r>
          </w:p>
        </w:tc>
        <w:tc>
          <w:tcPr>
            <w:tcW w:w="1543" w:type="dxa"/>
            <w:shd w:val="clear" w:color="auto" w:fill="auto"/>
          </w:tcPr>
          <w:p w:rsidR="00932D22" w:rsidRPr="007C2446" w:rsidRDefault="00932D22" w:rsidP="00932D22">
            <w:pPr>
              <w:pStyle w:val="TabelleGross"/>
            </w:pPr>
            <w:r w:rsidRPr="007C2446">
              <w:t>M</w:t>
            </w:r>
          </w:p>
        </w:tc>
      </w:tr>
    </w:tbl>
    <w:p w:rsidR="00932D22" w:rsidRPr="00206312" w:rsidRDefault="00932D22" w:rsidP="00932D22">
      <w:pPr>
        <w:autoSpaceDE w:val="0"/>
        <w:autoSpaceDN w:val="0"/>
        <w:adjustRightInd w:val="0"/>
        <w:spacing w:line="240" w:lineRule="auto"/>
        <w:jc w:val="both"/>
        <w:rPr>
          <w:rFonts w:cs="Arial"/>
        </w:rPr>
      </w:pPr>
    </w:p>
    <w:p w:rsidR="00932D22" w:rsidRPr="00206312" w:rsidRDefault="00932D22" w:rsidP="00932D22">
      <w:pPr>
        <w:spacing w:line="300" w:lineRule="atLeast"/>
        <w:jc w:val="both"/>
        <w:rPr>
          <w:rFonts w:cs="Arial"/>
        </w:rPr>
      </w:pPr>
      <w:r w:rsidRPr="00206312">
        <w:rPr>
          <w:rFonts w:cs="Arial"/>
        </w:rPr>
        <w:t>Das Data Dictionary mit allen Metadatenelementen des SIP</w:t>
      </w:r>
      <w:r>
        <w:rPr>
          <w:rFonts w:cs="Arial"/>
        </w:rPr>
        <w:t xml:space="preserve"> sowie den für die Spezifikation der Metadaten verwendeten Attribute</w:t>
      </w:r>
      <w:r w:rsidRPr="00206312">
        <w:rPr>
          <w:rFonts w:cs="Arial"/>
        </w:rPr>
        <w:t xml:space="preserve"> liegt als Beilage zur Spezifikation vor. </w:t>
      </w:r>
    </w:p>
    <w:p w:rsidR="00932D22" w:rsidRPr="00206312" w:rsidRDefault="00932D22" w:rsidP="00932D22">
      <w:pPr>
        <w:spacing w:line="300" w:lineRule="atLeast"/>
        <w:jc w:val="both"/>
      </w:pPr>
    </w:p>
    <w:p w:rsidR="00932D22" w:rsidRPr="00206312" w:rsidRDefault="00932D22" w:rsidP="00932D22">
      <w:pPr>
        <w:pStyle w:val="berschrift2"/>
        <w:keepNext/>
        <w:tabs>
          <w:tab w:val="num" w:pos="576"/>
        </w:tabs>
        <w:spacing w:before="320" w:line="200" w:lineRule="atLeast"/>
        <w:ind w:left="576" w:hanging="576"/>
      </w:pPr>
      <w:bookmarkStart w:id="101" w:name="_Toc241581068"/>
      <w:bookmarkStart w:id="102" w:name="_Toc341965618"/>
      <w:bookmarkStart w:id="103" w:name="_Toc396116360"/>
      <w:r w:rsidRPr="00206312">
        <w:t>XSD</w:t>
      </w:r>
      <w:bookmarkEnd w:id="101"/>
      <w:bookmarkEnd w:id="102"/>
      <w:bookmarkEnd w:id="103"/>
    </w:p>
    <w:p w:rsidR="00932D22" w:rsidRPr="00206312" w:rsidRDefault="00932D22" w:rsidP="00932D22">
      <w:r w:rsidRPr="00206312">
        <w:t>Die XSD (</w:t>
      </w:r>
      <w:r w:rsidRPr="00206312">
        <w:rPr>
          <w:u w:val="single"/>
        </w:rPr>
        <w:t>X</w:t>
      </w:r>
      <w:r w:rsidRPr="00206312">
        <w:t xml:space="preserve">ML </w:t>
      </w:r>
      <w:r w:rsidRPr="00206312">
        <w:rPr>
          <w:u w:val="single"/>
        </w:rPr>
        <w:t>S</w:t>
      </w:r>
      <w:r w:rsidRPr="00206312">
        <w:t xml:space="preserve">chema </w:t>
      </w:r>
      <w:r w:rsidRPr="00206312">
        <w:rPr>
          <w:u w:val="single"/>
        </w:rPr>
        <w:t>D</w:t>
      </w:r>
      <w:r w:rsidRPr="00206312">
        <w:t>efinition) inkl. Dokumentation beschreibt die Struktur (oder Grammatik) der XML Datei, welche die Metadaten einer Ablieferung enthält (</w:t>
      </w:r>
      <w:r w:rsidRPr="00206312">
        <w:rPr>
          <w:rFonts w:ascii="Courier New" w:hAnsi="Courier New" w:cs="Courier New"/>
        </w:rPr>
        <w:t>metadata.xml</w:t>
      </w:r>
      <w:r w:rsidRPr="00206312">
        <w:t xml:space="preserve">). Es ist die technische Umsetzung des Data Dictionary und des Datenmodells und zugleich die Grundlage für die Validierung des </w:t>
      </w:r>
      <w:r w:rsidRPr="00206312">
        <w:rPr>
          <w:rFonts w:ascii="Courier New" w:hAnsi="Courier New" w:cs="Courier New"/>
        </w:rPr>
        <w:t>metadata.xml</w:t>
      </w:r>
      <w:r w:rsidRPr="00206312">
        <w:t xml:space="preserve"> im SIP.</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E4484E" w:rsidTr="00932D22">
        <w:trPr>
          <w:cantSplit/>
          <w:tblHeader/>
        </w:trPr>
        <w:tc>
          <w:tcPr>
            <w:tcW w:w="1080" w:type="dxa"/>
            <w:shd w:val="clear" w:color="auto" w:fill="99CCFF"/>
          </w:tcPr>
          <w:p w:rsidR="00932D22" w:rsidRPr="00E4484E" w:rsidRDefault="00932D22" w:rsidP="00932D22">
            <w:pPr>
              <w:pStyle w:val="TabelleGross"/>
              <w:rPr>
                <w:b/>
              </w:rPr>
            </w:pPr>
            <w:r w:rsidRPr="00E4484E">
              <w:rPr>
                <w:b/>
              </w:rPr>
              <w:t>ID</w:t>
            </w:r>
          </w:p>
        </w:tc>
        <w:tc>
          <w:tcPr>
            <w:tcW w:w="6840" w:type="dxa"/>
            <w:shd w:val="clear" w:color="auto" w:fill="99CCFF"/>
          </w:tcPr>
          <w:p w:rsidR="00932D22" w:rsidRPr="00E4484E" w:rsidRDefault="00932D22" w:rsidP="00932D22">
            <w:pPr>
              <w:pStyle w:val="TabelleGross"/>
              <w:rPr>
                <w:b/>
              </w:rPr>
            </w:pPr>
            <w:r w:rsidRPr="00E4484E">
              <w:rPr>
                <w:b/>
              </w:rPr>
              <w:t>Beschreibung Anforderung</w:t>
            </w:r>
          </w:p>
        </w:tc>
        <w:tc>
          <w:tcPr>
            <w:tcW w:w="1543" w:type="dxa"/>
            <w:shd w:val="clear" w:color="auto" w:fill="99CCFF"/>
          </w:tcPr>
          <w:p w:rsidR="00932D22" w:rsidRPr="00E4484E" w:rsidRDefault="00932D22" w:rsidP="00932D22">
            <w:pPr>
              <w:pStyle w:val="TabelleGross"/>
              <w:rPr>
                <w:b/>
              </w:rPr>
            </w:pPr>
            <w:r w:rsidRPr="00E4484E">
              <w:rPr>
                <w:b/>
              </w:rPr>
              <w:t>M/K</w:t>
            </w:r>
          </w:p>
        </w:tc>
      </w:tr>
      <w:tr w:rsidR="00932D22" w:rsidRPr="007C2446" w:rsidTr="00932D22">
        <w:trPr>
          <w:cantSplit/>
        </w:trPr>
        <w:tc>
          <w:tcPr>
            <w:tcW w:w="1080" w:type="dxa"/>
          </w:tcPr>
          <w:p w:rsidR="00932D22" w:rsidRPr="007C2446" w:rsidRDefault="00932D22" w:rsidP="00932D22">
            <w:pPr>
              <w:pStyle w:val="TabelleGross"/>
            </w:pPr>
            <w:r w:rsidRPr="007C2446">
              <w:t>M_4.6-1</w:t>
            </w:r>
          </w:p>
        </w:tc>
        <w:tc>
          <w:tcPr>
            <w:tcW w:w="6840" w:type="dxa"/>
          </w:tcPr>
          <w:p w:rsidR="00932D22" w:rsidRPr="007C2446" w:rsidRDefault="00932D22" w:rsidP="00932D22">
            <w:pPr>
              <w:pStyle w:val="TabelleGross"/>
            </w:pPr>
            <w:r w:rsidRPr="007C2446">
              <w:t xml:space="preserve">Die XSD ist für das </w:t>
            </w:r>
            <w:r w:rsidRPr="007C2446">
              <w:rPr>
                <w:rFonts w:ascii="Courier New" w:hAnsi="Courier New" w:cs="Courier New"/>
              </w:rPr>
              <w:t>metadata.xml</w:t>
            </w:r>
            <w:r w:rsidRPr="007C2446">
              <w:t xml:space="preserve"> verbindlich einzuhalten. Das heisst,</w:t>
            </w:r>
          </w:p>
          <w:p w:rsidR="00932D22" w:rsidRPr="007C2446" w:rsidRDefault="00932D22" w:rsidP="00932D22">
            <w:pPr>
              <w:pStyle w:val="TabelleGross"/>
            </w:pPr>
            <w:r w:rsidRPr="007C2446">
              <w:t xml:space="preserve">jedes </w:t>
            </w:r>
            <w:r w:rsidRPr="007C2446">
              <w:rPr>
                <w:rFonts w:ascii="Courier New" w:hAnsi="Courier New" w:cs="Courier New"/>
              </w:rPr>
              <w:t>metadata.xml</w:t>
            </w:r>
            <w:r w:rsidRPr="007C2446">
              <w:t xml:space="preserve"> in einem SIP muss gegenüber der XSD positiv validiert werden können.</w:t>
            </w:r>
          </w:p>
        </w:tc>
        <w:tc>
          <w:tcPr>
            <w:tcW w:w="1543" w:type="dxa"/>
          </w:tcPr>
          <w:p w:rsidR="00932D22" w:rsidRPr="007C2446" w:rsidRDefault="00932D22" w:rsidP="00932D22">
            <w:pPr>
              <w:pStyle w:val="TabelleGross"/>
            </w:pPr>
            <w:r w:rsidRPr="007C2446">
              <w:t>M</w:t>
            </w:r>
          </w:p>
        </w:tc>
      </w:tr>
    </w:tbl>
    <w:p w:rsidR="00932D22" w:rsidRPr="00206312" w:rsidRDefault="00932D22" w:rsidP="00932D22"/>
    <w:p w:rsidR="00932D22" w:rsidRPr="00206312" w:rsidRDefault="00932D22" w:rsidP="00932D22">
      <w:r w:rsidRPr="00206312">
        <w:t>Die XSD liegt digital inklusive einer Dokumentation als Beilage zur Spezifikation vor.</w:t>
      </w:r>
    </w:p>
    <w:p w:rsidR="00932D22" w:rsidRPr="00206312" w:rsidRDefault="00932D22" w:rsidP="00932D22">
      <w:pPr>
        <w:pStyle w:val="berschrift2"/>
        <w:keepNext/>
        <w:tabs>
          <w:tab w:val="num" w:pos="576"/>
        </w:tabs>
        <w:spacing w:before="320" w:line="200" w:lineRule="atLeast"/>
        <w:ind w:left="576" w:hanging="576"/>
      </w:pPr>
      <w:r w:rsidRPr="00206312">
        <w:br w:type="page"/>
      </w:r>
      <w:bookmarkStart w:id="104" w:name="_Toc241581069"/>
      <w:bookmarkStart w:id="105" w:name="_Toc341965619"/>
      <w:bookmarkStart w:id="106" w:name="_Toc396116361"/>
      <w:r w:rsidRPr="00206312">
        <w:lastRenderedPageBreak/>
        <w:t xml:space="preserve">Aufbau Inhaltsverzeichnis im </w:t>
      </w:r>
      <w:r w:rsidRPr="00206312">
        <w:rPr>
          <w:rFonts w:ascii="Courier New" w:hAnsi="Courier New" w:cs="Courier New"/>
          <w:bCs/>
          <w:szCs w:val="28"/>
        </w:rPr>
        <w:t>metadata.xml</w:t>
      </w:r>
      <w:bookmarkEnd w:id="104"/>
      <w:bookmarkEnd w:id="105"/>
      <w:bookmarkEnd w:id="106"/>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73"/>
        <w:gridCol w:w="6876"/>
        <w:gridCol w:w="1514"/>
      </w:tblGrid>
      <w:tr w:rsidR="00932D22" w:rsidRPr="00E4484E" w:rsidTr="00932D22">
        <w:trPr>
          <w:cantSplit/>
        </w:trPr>
        <w:tc>
          <w:tcPr>
            <w:tcW w:w="1080" w:type="dxa"/>
            <w:tcBorders>
              <w:bottom w:val="single" w:sz="4" w:space="0" w:color="auto"/>
            </w:tcBorders>
            <w:shd w:val="clear" w:color="auto" w:fill="99CCFF"/>
          </w:tcPr>
          <w:p w:rsidR="00932D22" w:rsidRPr="00E4484E" w:rsidRDefault="00932D22" w:rsidP="00932D22">
            <w:pPr>
              <w:pStyle w:val="TabelleGross"/>
              <w:rPr>
                <w:b/>
              </w:rPr>
            </w:pPr>
            <w:r w:rsidRPr="00E4484E">
              <w:rPr>
                <w:b/>
              </w:rPr>
              <w:t>ID</w:t>
            </w:r>
          </w:p>
        </w:tc>
        <w:tc>
          <w:tcPr>
            <w:tcW w:w="6840" w:type="dxa"/>
            <w:tcBorders>
              <w:bottom w:val="single" w:sz="4" w:space="0" w:color="auto"/>
            </w:tcBorders>
            <w:shd w:val="clear" w:color="auto" w:fill="99CCFF"/>
          </w:tcPr>
          <w:p w:rsidR="00932D22" w:rsidRPr="00E4484E" w:rsidRDefault="00932D22" w:rsidP="00932D22">
            <w:pPr>
              <w:pStyle w:val="TabelleGross"/>
              <w:rPr>
                <w:b/>
              </w:rPr>
            </w:pPr>
            <w:r w:rsidRPr="00E4484E">
              <w:rPr>
                <w:b/>
              </w:rPr>
              <w:t>Beschreibung Anforderung</w:t>
            </w:r>
          </w:p>
        </w:tc>
        <w:tc>
          <w:tcPr>
            <w:tcW w:w="1543" w:type="dxa"/>
            <w:tcBorders>
              <w:bottom w:val="single" w:sz="4" w:space="0" w:color="auto"/>
            </w:tcBorders>
            <w:shd w:val="clear" w:color="auto" w:fill="99CCFF"/>
          </w:tcPr>
          <w:p w:rsidR="00932D22" w:rsidRPr="00E4484E" w:rsidRDefault="00932D22" w:rsidP="00932D22">
            <w:pPr>
              <w:pStyle w:val="TabelleGross"/>
              <w:rPr>
                <w:b/>
              </w:rPr>
            </w:pPr>
            <w:r w:rsidRPr="00E4484E">
              <w:rPr>
                <w:b/>
              </w:rPr>
              <w:t>M/K</w:t>
            </w:r>
          </w:p>
        </w:tc>
      </w:tr>
      <w:tr w:rsidR="00932D22" w:rsidRPr="007C2446" w:rsidTr="00932D22">
        <w:trPr>
          <w:cantSplit/>
        </w:trPr>
        <w:tc>
          <w:tcPr>
            <w:tcW w:w="1080" w:type="dxa"/>
            <w:tcBorders>
              <w:top w:val="single" w:sz="4" w:space="0" w:color="auto"/>
              <w:bottom w:val="nil"/>
            </w:tcBorders>
          </w:tcPr>
          <w:p w:rsidR="00932D22" w:rsidRPr="007C2446" w:rsidRDefault="00932D22" w:rsidP="00932D22">
            <w:pPr>
              <w:pStyle w:val="TabelleGross"/>
            </w:pPr>
            <w:r w:rsidRPr="007C2446">
              <w:t>M_4.7-1</w:t>
            </w:r>
          </w:p>
        </w:tc>
        <w:tc>
          <w:tcPr>
            <w:tcW w:w="6840" w:type="dxa"/>
            <w:tcBorders>
              <w:top w:val="single" w:sz="4" w:space="0" w:color="auto"/>
              <w:bottom w:val="nil"/>
            </w:tcBorders>
          </w:tcPr>
          <w:p w:rsidR="00932D22" w:rsidRPr="007C2446" w:rsidRDefault="00932D22" w:rsidP="00932D22">
            <w:pPr>
              <w:pStyle w:val="TabelleGross"/>
              <w:rPr>
                <w:rFonts w:cs="Arial"/>
              </w:rPr>
            </w:pPr>
            <w:r w:rsidRPr="007C2446">
              <w:rPr>
                <w:rFonts w:cs="Arial"/>
              </w:rPr>
              <w:t xml:space="preserve">Alle Ordner und Dateien im Paket (Inhalte des Ordners </w:t>
            </w:r>
            <w:r w:rsidRPr="007C2446">
              <w:rPr>
                <w:rFonts w:ascii="Courier New" w:hAnsi="Courier New" w:cs="Courier New"/>
              </w:rPr>
              <w:t xml:space="preserve">content/ </w:t>
            </w:r>
            <w:r w:rsidRPr="007C2446">
              <w:rPr>
                <w:rFonts w:cs="Arial"/>
              </w:rPr>
              <w:t xml:space="preserve">und Ordners </w:t>
            </w:r>
            <w:r w:rsidRPr="007C2446">
              <w:rPr>
                <w:rFonts w:ascii="Courier New" w:hAnsi="Courier New" w:cs="Courier New"/>
              </w:rPr>
              <w:t>header/</w:t>
            </w:r>
            <w:r w:rsidRPr="007C2446">
              <w:rPr>
                <w:rFonts w:cs="Arial"/>
              </w:rPr>
              <w:t xml:space="preserve">) müssen im Inhaltsverzeichnis des </w:t>
            </w:r>
            <w:r w:rsidRPr="007C2446">
              <w:rPr>
                <w:rFonts w:ascii="Courier New" w:hAnsi="Courier New" w:cs="Courier New"/>
              </w:rPr>
              <w:t xml:space="preserve">metadata.xml </w:t>
            </w:r>
            <w:r w:rsidRPr="007C2446">
              <w:rPr>
                <w:rFonts w:cs="Arial"/>
              </w:rPr>
              <w:t>gemäss den Vorgaben mit allen Metadaten aufgeführt sein.</w:t>
            </w:r>
          </w:p>
          <w:p w:rsidR="00932D22" w:rsidRPr="007C2446" w:rsidRDefault="00932D22" w:rsidP="00932D22">
            <w:pPr>
              <w:pStyle w:val="TabelleGross"/>
              <w:rPr>
                <w:rFonts w:cs="Arial"/>
              </w:rPr>
            </w:pPr>
            <w:r w:rsidRPr="007C2446">
              <w:rPr>
                <w:rFonts w:cs="Arial"/>
              </w:rPr>
              <w:t xml:space="preserve">Die einzige Ausnahme dieser Regel gilt für die Datei </w:t>
            </w:r>
            <w:r w:rsidRPr="007C2446">
              <w:rPr>
                <w:rFonts w:ascii="Courier New" w:hAnsi="Courier New" w:cs="Courier New"/>
              </w:rPr>
              <w:t>metadata.xml</w:t>
            </w:r>
            <w:r w:rsidRPr="007C2446">
              <w:rPr>
                <w:rFonts w:cs="Arial"/>
              </w:rPr>
              <w:t xml:space="preserve"> im Ordner </w:t>
            </w:r>
            <w:r w:rsidRPr="007C2446">
              <w:rPr>
                <w:rFonts w:ascii="Courier New" w:hAnsi="Courier New" w:cs="Courier New"/>
              </w:rPr>
              <w:t>header/</w:t>
            </w:r>
            <w:r w:rsidRPr="007C2446">
              <w:rPr>
                <w:rFonts w:cs="Arial"/>
              </w:rPr>
              <w:t xml:space="preserve">. Diese Datei darf nicht im </w:t>
            </w:r>
            <w:r w:rsidRPr="007C2446">
              <w:rPr>
                <w:rFonts w:ascii="Courier New" w:hAnsi="Courier New" w:cs="Courier New"/>
              </w:rPr>
              <w:t>metadata.xml</w:t>
            </w:r>
            <w:r w:rsidRPr="007C2446">
              <w:rPr>
                <w:rFonts w:cs="Arial"/>
              </w:rPr>
              <w:t xml:space="preserve"> aufgeführt werden, da sie sonst auf sich selbst verweisen würde.</w:t>
            </w:r>
          </w:p>
          <w:p w:rsidR="00932D22" w:rsidRPr="007C2446" w:rsidRDefault="00932D22" w:rsidP="00932D22">
            <w:pPr>
              <w:pStyle w:val="TabelleGross"/>
            </w:pPr>
          </w:p>
          <w:p w:rsidR="00932D22" w:rsidRPr="00E4484E" w:rsidRDefault="00932D22" w:rsidP="00932D22">
            <w:pPr>
              <w:pStyle w:val="TabelleGross"/>
              <w:rPr>
                <w:b/>
              </w:rPr>
            </w:pPr>
            <w:r w:rsidRPr="00E4484E">
              <w:rPr>
                <w:b/>
              </w:rPr>
              <w:t>Beispiel</w:t>
            </w:r>
          </w:p>
          <w:p w:rsidR="00932D22" w:rsidRPr="007C2446" w:rsidRDefault="00932D22" w:rsidP="00932D22">
            <w:pPr>
              <w:pStyle w:val="TabelleGross"/>
            </w:pPr>
            <w:r w:rsidRPr="007C2446">
              <w:t>Aufbau des SIP (schematisch)</w:t>
            </w:r>
          </w:p>
          <w:tbl>
            <w:tblPr>
              <w:tblW w:w="0" w:type="auto"/>
              <w:tblBorders>
                <w:top w:val="single" w:sz="4" w:space="0" w:color="auto"/>
                <w:left w:val="single" w:sz="4" w:space="0" w:color="auto"/>
                <w:bottom w:val="single" w:sz="4" w:space="0" w:color="auto"/>
                <w:right w:val="single" w:sz="4" w:space="0" w:color="auto"/>
                <w:insideV w:val="single" w:sz="4" w:space="0" w:color="auto"/>
              </w:tblBorders>
              <w:tblLook w:val="01E0" w:firstRow="1" w:lastRow="1" w:firstColumn="1" w:lastColumn="1" w:noHBand="0" w:noVBand="0"/>
            </w:tblPr>
            <w:tblGrid>
              <w:gridCol w:w="6611"/>
            </w:tblGrid>
            <w:tr w:rsidR="00932D22" w:rsidRPr="007C2446" w:rsidTr="00932D22">
              <w:tc>
                <w:tcPr>
                  <w:tcW w:w="6611" w:type="dxa"/>
                  <w:shd w:val="clear" w:color="auto" w:fill="FFFFFF" w:themeFill="background1"/>
                </w:tcPr>
                <w:p w:rsidR="00932D22" w:rsidRPr="007C2446" w:rsidRDefault="00932D22" w:rsidP="003A4664">
                  <w:pPr>
                    <w:pStyle w:val="Techtext"/>
                    <w:spacing w:after="0"/>
                  </w:pPr>
                  <w:r w:rsidRPr="007C2446">
                    <w:t>SIP_20090824_Bm/</w:t>
                  </w:r>
                </w:p>
              </w:tc>
            </w:tr>
            <w:tr w:rsidR="00932D22" w:rsidRPr="007C2446" w:rsidTr="00932D22">
              <w:tc>
                <w:tcPr>
                  <w:tcW w:w="6611" w:type="dxa"/>
                  <w:shd w:val="clear" w:color="auto" w:fill="FFFFFF" w:themeFill="background1"/>
                </w:tcPr>
                <w:p w:rsidR="00932D22" w:rsidRPr="007C2446" w:rsidRDefault="00932D22" w:rsidP="003A4664">
                  <w:pPr>
                    <w:pStyle w:val="Techtext"/>
                    <w:spacing w:before="0" w:after="0"/>
                  </w:pPr>
                  <w:r w:rsidRPr="007C2446">
                    <w:tab/>
                    <w:t>header/</w:t>
                  </w:r>
                </w:p>
              </w:tc>
            </w:tr>
            <w:tr w:rsidR="00932D22" w:rsidRPr="007C2446" w:rsidTr="00932D22">
              <w:tc>
                <w:tcPr>
                  <w:tcW w:w="6611" w:type="dxa"/>
                  <w:shd w:val="clear" w:color="auto" w:fill="FFFFFF" w:themeFill="background1"/>
                </w:tcPr>
                <w:p w:rsidR="00932D22" w:rsidRPr="007C2446" w:rsidRDefault="00932D22" w:rsidP="003A4664">
                  <w:pPr>
                    <w:pStyle w:val="Techtext"/>
                    <w:spacing w:before="0" w:after="0"/>
                  </w:pPr>
                  <w:r w:rsidRPr="007C2446">
                    <w:tab/>
                  </w:r>
                  <w:r w:rsidRPr="007C2446">
                    <w:tab/>
                    <w:t>metadata.xml</w:t>
                  </w:r>
                </w:p>
              </w:tc>
            </w:tr>
            <w:tr w:rsidR="00932D22" w:rsidRPr="007C2446" w:rsidTr="00932D22">
              <w:tc>
                <w:tcPr>
                  <w:tcW w:w="6611" w:type="dxa"/>
                  <w:shd w:val="clear" w:color="auto" w:fill="FFFFFF" w:themeFill="background1"/>
                </w:tcPr>
                <w:p w:rsidR="00932D22" w:rsidRPr="007C2446" w:rsidRDefault="00932D22" w:rsidP="003A4664">
                  <w:pPr>
                    <w:pStyle w:val="Techtext"/>
                    <w:spacing w:before="0" w:after="0"/>
                  </w:pPr>
                  <w:r w:rsidRPr="007C2446">
                    <w:tab/>
                  </w:r>
                  <w:r w:rsidRPr="007C2446">
                    <w:tab/>
                    <w:t>xsd/</w:t>
                  </w:r>
                </w:p>
              </w:tc>
            </w:tr>
            <w:tr w:rsidR="00932D22" w:rsidRPr="007C2446" w:rsidTr="00932D22">
              <w:tc>
                <w:tcPr>
                  <w:tcW w:w="6611" w:type="dxa"/>
                  <w:shd w:val="clear" w:color="auto" w:fill="FFFFFF" w:themeFill="background1"/>
                </w:tcPr>
                <w:p w:rsidR="00932D22" w:rsidRPr="007C2446" w:rsidRDefault="00932D22" w:rsidP="003A4664">
                  <w:pPr>
                    <w:pStyle w:val="Techtext"/>
                    <w:spacing w:before="0" w:after="0"/>
                  </w:pPr>
                  <w:r w:rsidRPr="007C2446">
                    <w:tab/>
                  </w:r>
                  <w:r w:rsidRPr="007C2446">
                    <w:tab/>
                  </w:r>
                  <w:r w:rsidRPr="007C2446">
                    <w:tab/>
                    <w:t>ablieferung.xsd</w:t>
                  </w:r>
                </w:p>
              </w:tc>
            </w:tr>
            <w:tr w:rsidR="00932D22" w:rsidRPr="007C2446" w:rsidTr="00932D22">
              <w:tc>
                <w:tcPr>
                  <w:tcW w:w="6611" w:type="dxa"/>
                  <w:shd w:val="clear" w:color="auto" w:fill="FFFFFF" w:themeFill="background1"/>
                </w:tcPr>
                <w:p w:rsidR="00932D22" w:rsidRPr="007C2446" w:rsidRDefault="00932D22" w:rsidP="003A4664">
                  <w:pPr>
                    <w:pStyle w:val="Techtext"/>
                    <w:spacing w:before="0" w:after="0"/>
                  </w:pPr>
                  <w:r w:rsidRPr="007C2446">
                    <w:tab/>
                  </w:r>
                  <w:r w:rsidRPr="007C2446">
                    <w:tab/>
                  </w:r>
                  <w:r w:rsidRPr="007C2446">
                    <w:tab/>
                    <w:t>….xsd</w:t>
                  </w:r>
                </w:p>
              </w:tc>
            </w:tr>
            <w:tr w:rsidR="00932D22" w:rsidRPr="007C2446" w:rsidTr="00932D22">
              <w:tc>
                <w:tcPr>
                  <w:tcW w:w="6611" w:type="dxa"/>
                  <w:shd w:val="clear" w:color="auto" w:fill="FFFFFF" w:themeFill="background1"/>
                </w:tcPr>
                <w:p w:rsidR="00932D22" w:rsidRPr="007C2446" w:rsidRDefault="00932D22" w:rsidP="003A4664">
                  <w:pPr>
                    <w:pStyle w:val="Techtext"/>
                    <w:spacing w:before="0" w:after="0"/>
                  </w:pPr>
                  <w:r w:rsidRPr="007C2446">
                    <w:tab/>
                    <w:t>content/</w:t>
                  </w:r>
                </w:p>
              </w:tc>
            </w:tr>
            <w:tr w:rsidR="00932D22" w:rsidRPr="007C2446" w:rsidTr="00932D22">
              <w:tc>
                <w:tcPr>
                  <w:tcW w:w="6611" w:type="dxa"/>
                  <w:shd w:val="clear" w:color="auto" w:fill="FFFFFF" w:themeFill="background1"/>
                </w:tcPr>
                <w:p w:rsidR="00932D22" w:rsidRPr="007C2446" w:rsidRDefault="00932D22" w:rsidP="003A4664">
                  <w:pPr>
                    <w:pStyle w:val="Techtext"/>
                    <w:spacing w:before="0" w:after="0"/>
                  </w:pPr>
                  <w:r w:rsidRPr="007C2446">
                    <w:tab/>
                  </w:r>
                  <w:r w:rsidRPr="007C2446">
                    <w:tab/>
                    <w:t>d0001/</w:t>
                  </w:r>
                </w:p>
              </w:tc>
            </w:tr>
            <w:tr w:rsidR="00932D22" w:rsidRPr="007C2446" w:rsidTr="00932D22">
              <w:tc>
                <w:tcPr>
                  <w:tcW w:w="6611" w:type="dxa"/>
                  <w:shd w:val="clear" w:color="auto" w:fill="FFFFFF" w:themeFill="background1"/>
                </w:tcPr>
                <w:p w:rsidR="00932D22" w:rsidRPr="007C2446" w:rsidRDefault="00932D22" w:rsidP="003A4664">
                  <w:pPr>
                    <w:pStyle w:val="Techtext"/>
                    <w:spacing w:before="0" w:after="0"/>
                  </w:pPr>
                  <w:r w:rsidRPr="007C2446">
                    <w:tab/>
                  </w:r>
                  <w:r w:rsidRPr="007C2446">
                    <w:tab/>
                  </w:r>
                  <w:r w:rsidRPr="007C2446">
                    <w:tab/>
                    <w:t>d0002/</w:t>
                  </w:r>
                </w:p>
              </w:tc>
            </w:tr>
            <w:tr w:rsidR="00932D22" w:rsidRPr="007C2446" w:rsidTr="00932D22">
              <w:tc>
                <w:tcPr>
                  <w:tcW w:w="6611" w:type="dxa"/>
                  <w:shd w:val="clear" w:color="auto" w:fill="FFFFFF" w:themeFill="background1"/>
                </w:tcPr>
                <w:p w:rsidR="00932D22" w:rsidRPr="007C2446" w:rsidRDefault="00932D22" w:rsidP="003A4664">
                  <w:pPr>
                    <w:pStyle w:val="Techtext"/>
                    <w:spacing w:before="0"/>
                  </w:pPr>
                  <w:r w:rsidRPr="007C2446">
                    <w:tab/>
                  </w:r>
                  <w:r w:rsidRPr="007C2446">
                    <w:tab/>
                  </w:r>
                  <w:r w:rsidRPr="007C2446">
                    <w:tab/>
                  </w:r>
                  <w:r w:rsidRPr="007C2446">
                    <w:tab/>
                    <w:t>p0001.pdf</w:t>
                  </w:r>
                </w:p>
              </w:tc>
            </w:tr>
          </w:tbl>
          <w:p w:rsidR="00932D22" w:rsidRPr="007C2446" w:rsidRDefault="00932D22" w:rsidP="00932D22">
            <w:pPr>
              <w:pStyle w:val="TabelleGross"/>
              <w:rPr>
                <w:rFonts w:cs="Arial"/>
              </w:rPr>
            </w:pPr>
          </w:p>
        </w:tc>
        <w:tc>
          <w:tcPr>
            <w:tcW w:w="1543" w:type="dxa"/>
            <w:tcBorders>
              <w:top w:val="single" w:sz="4" w:space="0" w:color="auto"/>
              <w:bottom w:val="nil"/>
            </w:tcBorders>
          </w:tcPr>
          <w:p w:rsidR="00932D22" w:rsidRPr="007C2446" w:rsidRDefault="00932D22" w:rsidP="00932D22">
            <w:pPr>
              <w:pStyle w:val="TabelleGross"/>
            </w:pPr>
            <w:r w:rsidRPr="007C2446">
              <w:t>M</w:t>
            </w:r>
          </w:p>
        </w:tc>
      </w:tr>
      <w:tr w:rsidR="00932D22" w:rsidRPr="007C2446" w:rsidTr="00932D22">
        <w:trPr>
          <w:cantSplit/>
        </w:trPr>
        <w:tc>
          <w:tcPr>
            <w:tcW w:w="1080" w:type="dxa"/>
            <w:tcBorders>
              <w:top w:val="nil"/>
            </w:tcBorders>
          </w:tcPr>
          <w:p w:rsidR="00932D22" w:rsidRPr="007C2446" w:rsidRDefault="00932D22" w:rsidP="00932D22">
            <w:pPr>
              <w:pStyle w:val="TabelleGross"/>
            </w:pPr>
          </w:p>
        </w:tc>
        <w:tc>
          <w:tcPr>
            <w:tcW w:w="6840" w:type="dxa"/>
            <w:tcBorders>
              <w:top w:val="nil"/>
            </w:tcBorders>
          </w:tcPr>
          <w:p w:rsidR="00932D22" w:rsidRPr="007C2446" w:rsidRDefault="00932D22" w:rsidP="00932D22">
            <w:pPr>
              <w:pStyle w:val="TabelleGross"/>
              <w:rPr>
                <w:rFonts w:cs="Arial"/>
              </w:rPr>
            </w:pPr>
            <w:r w:rsidRPr="007C2446">
              <w:t xml:space="preserve">Entsprechendes Inhaltsverzeichnis eines </w:t>
            </w:r>
            <w:r w:rsidRPr="007C2446">
              <w:rPr>
                <w:rFonts w:ascii="Courier New" w:hAnsi="Courier New" w:cs="Courier New"/>
              </w:rPr>
              <w:t>metadata.xml</w:t>
            </w:r>
          </w:p>
          <w:p w:rsidR="00932D22" w:rsidRPr="00FF09DF" w:rsidRDefault="00932D22" w:rsidP="00932D22">
            <w:pPr>
              <w:pStyle w:val="TabelleGross"/>
              <w:rPr>
                <w:sz w:val="14"/>
              </w:rPr>
            </w:pPr>
            <w:r>
              <w:rPr>
                <w:noProof/>
                <w:sz w:val="14"/>
              </w:rPr>
              <w:drawing>
                <wp:inline distT="0" distB="0" distL="0" distR="0">
                  <wp:extent cx="4190365" cy="2752165"/>
                  <wp:effectExtent l="19050" t="19050" r="19685" b="10085"/>
                  <wp:docPr id="10"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l="-1355" t="-3051" b="-1017"/>
                          <a:stretch>
                            <a:fillRect/>
                          </a:stretch>
                        </pic:blipFill>
                        <pic:spPr bwMode="auto">
                          <a:xfrm>
                            <a:off x="0" y="0"/>
                            <a:ext cx="4190365" cy="2752165"/>
                          </a:xfrm>
                          <a:prstGeom prst="rect">
                            <a:avLst/>
                          </a:prstGeom>
                          <a:noFill/>
                          <a:ln w="9525">
                            <a:solidFill>
                              <a:schemeClr val="tx1"/>
                            </a:solidFill>
                            <a:miter lim="800000"/>
                            <a:headEnd/>
                            <a:tailEnd/>
                          </a:ln>
                        </pic:spPr>
                      </pic:pic>
                    </a:graphicData>
                  </a:graphic>
                </wp:inline>
              </w:drawing>
            </w:r>
          </w:p>
        </w:tc>
        <w:tc>
          <w:tcPr>
            <w:tcW w:w="1543" w:type="dxa"/>
            <w:tcBorders>
              <w:top w:val="nil"/>
            </w:tcBorders>
          </w:tcPr>
          <w:p w:rsidR="00932D22" w:rsidRPr="007C2446" w:rsidRDefault="00932D22" w:rsidP="00932D22">
            <w:pPr>
              <w:pStyle w:val="TabelleGross"/>
            </w:pPr>
          </w:p>
        </w:tc>
      </w:tr>
    </w:tbl>
    <w:p w:rsidR="00932D22" w:rsidRPr="00206312" w:rsidRDefault="00932D22" w:rsidP="00932D22">
      <w:pPr>
        <w:pStyle w:val="berschrift2"/>
        <w:keepNext/>
        <w:tabs>
          <w:tab w:val="num" w:pos="576"/>
        </w:tabs>
        <w:spacing w:before="320" w:line="200" w:lineRule="atLeast"/>
        <w:ind w:left="576" w:hanging="576"/>
      </w:pPr>
      <w:r w:rsidRPr="00206312">
        <w:br w:type="page"/>
      </w:r>
      <w:bookmarkStart w:id="107" w:name="_Toc241581070"/>
      <w:bookmarkStart w:id="108" w:name="_Toc341965620"/>
      <w:bookmarkStart w:id="109" w:name="_Toc396116362"/>
      <w:r w:rsidRPr="00206312">
        <w:lastRenderedPageBreak/>
        <w:t xml:space="preserve">Mapping Metadaten des Ursprungssystems auf </w:t>
      </w:r>
      <w:bookmarkEnd w:id="107"/>
      <w:r>
        <w:t>SIP-Metadaten</w:t>
      </w:r>
      <w:bookmarkEnd w:id="108"/>
      <w:bookmarkEnd w:id="109"/>
    </w:p>
    <w:p w:rsidR="00932D22" w:rsidRDefault="00932D22" w:rsidP="00932D22">
      <w:r w:rsidRPr="00206312">
        <w:t>Um die Metadaten des SIP korrekt ausfüllen und aus dem System extrahieren zu können, braucht es ein Mapping zwischen den Metadatenfeldern im System des Aktenbildners und denjenigen im SIP.</w:t>
      </w:r>
    </w:p>
    <w:p w:rsidR="00932D22" w:rsidRPr="00206312" w:rsidRDefault="00932D22" w:rsidP="00932D22"/>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E4484E" w:rsidTr="00932D22">
        <w:trPr>
          <w:cantSplit/>
          <w:tblHeader/>
        </w:trPr>
        <w:tc>
          <w:tcPr>
            <w:tcW w:w="1080" w:type="dxa"/>
            <w:shd w:val="clear" w:color="auto" w:fill="99CCFF"/>
          </w:tcPr>
          <w:p w:rsidR="00932D22" w:rsidRPr="00E4484E" w:rsidRDefault="00932D22" w:rsidP="00932D22">
            <w:pPr>
              <w:pStyle w:val="TabelleGross"/>
              <w:rPr>
                <w:b/>
              </w:rPr>
            </w:pPr>
            <w:r w:rsidRPr="00E4484E">
              <w:rPr>
                <w:b/>
              </w:rPr>
              <w:t>ID</w:t>
            </w:r>
          </w:p>
        </w:tc>
        <w:tc>
          <w:tcPr>
            <w:tcW w:w="6840" w:type="dxa"/>
            <w:shd w:val="clear" w:color="auto" w:fill="99CCFF"/>
          </w:tcPr>
          <w:p w:rsidR="00932D22" w:rsidRPr="00E4484E" w:rsidRDefault="00932D22" w:rsidP="00932D22">
            <w:pPr>
              <w:pStyle w:val="TabelleGross"/>
              <w:rPr>
                <w:b/>
              </w:rPr>
            </w:pPr>
            <w:r w:rsidRPr="00E4484E">
              <w:rPr>
                <w:b/>
              </w:rPr>
              <w:t>Beschreibung Anforderung</w:t>
            </w:r>
          </w:p>
        </w:tc>
        <w:tc>
          <w:tcPr>
            <w:tcW w:w="1543" w:type="dxa"/>
            <w:shd w:val="clear" w:color="auto" w:fill="99CCFF"/>
          </w:tcPr>
          <w:p w:rsidR="00932D22" w:rsidRPr="00E4484E" w:rsidRDefault="00932D22" w:rsidP="00932D22">
            <w:pPr>
              <w:pStyle w:val="TabelleGross"/>
              <w:rPr>
                <w:b/>
              </w:rPr>
            </w:pPr>
            <w:r w:rsidRPr="00E4484E">
              <w:rPr>
                <w:b/>
              </w:rPr>
              <w:t>M/K</w:t>
            </w:r>
          </w:p>
        </w:tc>
      </w:tr>
      <w:tr w:rsidR="00932D22" w:rsidRPr="007C2446" w:rsidTr="00932D22">
        <w:trPr>
          <w:cantSplit/>
        </w:trPr>
        <w:tc>
          <w:tcPr>
            <w:tcW w:w="1080" w:type="dxa"/>
          </w:tcPr>
          <w:p w:rsidR="00932D22" w:rsidRPr="007C2446" w:rsidRDefault="00932D22" w:rsidP="00932D22">
            <w:pPr>
              <w:pStyle w:val="TabelleGross"/>
            </w:pPr>
            <w:r w:rsidRPr="007C2446">
              <w:t>M_4.8-1</w:t>
            </w:r>
          </w:p>
        </w:tc>
        <w:tc>
          <w:tcPr>
            <w:tcW w:w="6840" w:type="dxa"/>
          </w:tcPr>
          <w:p w:rsidR="00932D22" w:rsidRPr="007C2446" w:rsidRDefault="00932D22" w:rsidP="00932D22">
            <w:pPr>
              <w:pStyle w:val="TabelleGross"/>
            </w:pPr>
            <w:r w:rsidRPr="007C2446">
              <w:t>Die Metadaten, die bei der abliefernden Stelle bereits vorhanden sind, entsprechen in ihren Inhalten, ihrer Aufbereitung und bei bereits vorhandenen Datenmodellen häufig nicht den Strukturen, die für Erstellung eines SIP benötigt werden. Deshalb muss ein Mapping zwischen den Metadaten, die der Aktenbildner resp. die abliefernde Stelle erstellt hat und den Metadaten im SIP zur Ablieferung des Archivgutes ans Archiv vorgenommen werden. Dies muss von der abliefernden Stelle sowohl für GEVER-SIP wie auch für FILES-SIP sichergestellt werden.</w:t>
            </w:r>
          </w:p>
        </w:tc>
        <w:tc>
          <w:tcPr>
            <w:tcW w:w="1543" w:type="dxa"/>
          </w:tcPr>
          <w:p w:rsidR="00932D22" w:rsidRPr="007C2446" w:rsidRDefault="00932D22" w:rsidP="00932D22">
            <w:pPr>
              <w:pStyle w:val="TabelleGross"/>
            </w:pPr>
            <w:r w:rsidRPr="007C2446">
              <w:t>M</w:t>
            </w:r>
          </w:p>
        </w:tc>
      </w:tr>
      <w:tr w:rsidR="00932D22" w:rsidRPr="007C2446" w:rsidTr="00932D22">
        <w:trPr>
          <w:cantSplit/>
        </w:trPr>
        <w:tc>
          <w:tcPr>
            <w:tcW w:w="1080" w:type="dxa"/>
          </w:tcPr>
          <w:p w:rsidR="00932D22" w:rsidRPr="007C2446" w:rsidRDefault="00932D22" w:rsidP="00932D22">
            <w:pPr>
              <w:pStyle w:val="TabelleGross"/>
            </w:pPr>
            <w:r w:rsidRPr="007C2446">
              <w:t>M_4.8-2</w:t>
            </w:r>
          </w:p>
        </w:tc>
        <w:tc>
          <w:tcPr>
            <w:tcW w:w="6840" w:type="dxa"/>
          </w:tcPr>
          <w:p w:rsidR="00932D22" w:rsidRPr="007C2446" w:rsidRDefault="00932D22" w:rsidP="00932D22">
            <w:pPr>
              <w:pStyle w:val="TabelleGross"/>
            </w:pPr>
            <w:r w:rsidRPr="007C2446">
              <w:t xml:space="preserve">Bei einem GEVER-SIP ist das Ordnungssystem  ins SIP zu übernehmen. </w:t>
            </w:r>
          </w:p>
          <w:p w:rsidR="00932D22" w:rsidRPr="007C2446" w:rsidRDefault="00932D22" w:rsidP="00932D22">
            <w:pPr>
              <w:pStyle w:val="TabelleGross"/>
            </w:pPr>
          </w:p>
          <w:p w:rsidR="00932D22" w:rsidRPr="00E4484E" w:rsidRDefault="00932D22" w:rsidP="00932D22">
            <w:pPr>
              <w:pStyle w:val="TabelleGross"/>
              <w:rPr>
                <w:b/>
                <w:i/>
                <w:iCs/>
              </w:rPr>
            </w:pPr>
            <w:r w:rsidRPr="00E4484E">
              <w:rPr>
                <w:b/>
                <w:i/>
                <w:iCs/>
              </w:rPr>
              <w:t>Empfehlung</w:t>
            </w:r>
          </w:p>
          <w:p w:rsidR="00932D22" w:rsidRPr="007C2446" w:rsidRDefault="00932D22" w:rsidP="00932D22">
            <w:pPr>
              <w:pStyle w:val="TabelleGross"/>
              <w:rPr>
                <w:i/>
                <w:iCs/>
              </w:rPr>
            </w:pPr>
            <w:r w:rsidRPr="007C2446">
              <w:rPr>
                <w:i/>
                <w:iCs/>
              </w:rPr>
              <w:t>Es wird empfohlen, zunächst ein Mapping zwischen den Metadaten des ursprünglichen GEVER-Systems und den Metadaten des SIPs herzustellen. Ein Beispiel eines Teils eines solchen Mappings für ein GEVER-System findet sich im Anhang</w:t>
            </w:r>
            <w:r>
              <w:rPr>
                <w:i/>
                <w:iCs/>
              </w:rPr>
              <w:t xml:space="preserve"> D</w:t>
            </w:r>
            <w:r w:rsidRPr="007C2446">
              <w:rPr>
                <w:i/>
                <w:iCs/>
              </w:rPr>
              <w:t>.</w:t>
            </w:r>
          </w:p>
        </w:tc>
        <w:tc>
          <w:tcPr>
            <w:tcW w:w="1543" w:type="dxa"/>
          </w:tcPr>
          <w:p w:rsidR="00932D22" w:rsidRPr="007C2446" w:rsidRDefault="00932D22" w:rsidP="00932D22">
            <w:pPr>
              <w:pStyle w:val="TabelleGross"/>
            </w:pPr>
            <w:r w:rsidRPr="007C2446">
              <w:t>M</w:t>
            </w:r>
          </w:p>
        </w:tc>
      </w:tr>
      <w:tr w:rsidR="00932D22" w:rsidRPr="007C2446" w:rsidTr="00932D22">
        <w:trPr>
          <w:cantSplit/>
        </w:trPr>
        <w:tc>
          <w:tcPr>
            <w:tcW w:w="1080" w:type="dxa"/>
          </w:tcPr>
          <w:p w:rsidR="00932D22" w:rsidRPr="007C2446" w:rsidRDefault="00932D22" w:rsidP="00932D22">
            <w:pPr>
              <w:pStyle w:val="TabelleGross"/>
            </w:pPr>
            <w:r w:rsidRPr="007C2446">
              <w:t>M_4.8-3</w:t>
            </w:r>
          </w:p>
        </w:tc>
        <w:tc>
          <w:tcPr>
            <w:tcW w:w="6840" w:type="dxa"/>
          </w:tcPr>
          <w:p w:rsidR="00932D22" w:rsidRPr="007C2446" w:rsidRDefault="00932D22" w:rsidP="00932D22">
            <w:pPr>
              <w:pStyle w:val="TabelleGross"/>
            </w:pPr>
            <w:r w:rsidRPr="007C2446">
              <w:t>Bei einem FILES-SIP muss nicht nur die Ablagestruktur (physische Ordnung) auf Ordner- und Dateiebene, sondern auch die entsprechende Systematik auf Ordnungssystem- und Unterlagenebene (logische Ordnung) in den Metadaten verzeichnet werden. Die Unterlagen werden dadurch gemäss ihren Inhalten in sinnvolle Einheiten zusammengefasst und zu einem vermittelbaren Dossier zusammengefügt.</w:t>
            </w:r>
          </w:p>
          <w:p w:rsidR="00932D22" w:rsidRPr="007C2446" w:rsidRDefault="00932D22" w:rsidP="00932D22">
            <w:pPr>
              <w:pStyle w:val="TabelleGross"/>
            </w:pPr>
          </w:p>
          <w:p w:rsidR="00932D22" w:rsidRPr="00E4484E" w:rsidRDefault="00932D22" w:rsidP="00932D22">
            <w:pPr>
              <w:pStyle w:val="TabelleGross"/>
              <w:rPr>
                <w:b/>
                <w:i/>
                <w:iCs/>
              </w:rPr>
            </w:pPr>
            <w:r w:rsidRPr="00E4484E">
              <w:rPr>
                <w:b/>
                <w:i/>
                <w:iCs/>
              </w:rPr>
              <w:t>Empfehlung</w:t>
            </w:r>
          </w:p>
          <w:p w:rsidR="00932D22" w:rsidRPr="007C2446" w:rsidRDefault="00932D22" w:rsidP="00932D22">
            <w:pPr>
              <w:pStyle w:val="TabelleGross"/>
              <w:rPr>
                <w:i/>
                <w:iCs/>
              </w:rPr>
            </w:pPr>
            <w:r w:rsidRPr="007C2446">
              <w:rPr>
                <w:i/>
                <w:iCs/>
              </w:rPr>
              <w:t xml:space="preserve">Falls keine solche Ordnung bereits vorhanden ist, sollte sie aufgrund der Inhalte der Unterlagen erstellt werden. </w:t>
            </w:r>
          </w:p>
          <w:p w:rsidR="00932D22" w:rsidRPr="007C2446" w:rsidRDefault="00932D22" w:rsidP="00932D22">
            <w:pPr>
              <w:pStyle w:val="TabelleGross"/>
            </w:pPr>
            <w:r w:rsidRPr="007C2446">
              <w:rPr>
                <w:i/>
                <w:iCs/>
              </w:rPr>
              <w:t>Es wird empfohlen, bereits vorhandene oder sinnvolle Systematiken und Ordnungen von Datei-Strukturen oberhalb der Dossiers im Ordnungssystem abzubilden und zusammengehörende Unterlagen in Dossiers zusammenzufassen.</w:t>
            </w:r>
          </w:p>
        </w:tc>
        <w:tc>
          <w:tcPr>
            <w:tcW w:w="1543" w:type="dxa"/>
          </w:tcPr>
          <w:p w:rsidR="00932D22" w:rsidRPr="007C2446" w:rsidRDefault="00932D22" w:rsidP="00932D22">
            <w:pPr>
              <w:pStyle w:val="TabelleGross"/>
            </w:pPr>
            <w:r w:rsidRPr="007C2446">
              <w:t>M</w:t>
            </w:r>
          </w:p>
        </w:tc>
      </w:tr>
      <w:tr w:rsidR="00932D22" w:rsidRPr="007C2446" w:rsidTr="00932D22">
        <w:trPr>
          <w:cantSplit/>
        </w:trPr>
        <w:tc>
          <w:tcPr>
            <w:tcW w:w="1080" w:type="dxa"/>
          </w:tcPr>
          <w:p w:rsidR="00932D22" w:rsidRPr="007C2446" w:rsidRDefault="00932D22" w:rsidP="00932D22">
            <w:pPr>
              <w:pStyle w:val="TabelleGross"/>
            </w:pPr>
          </w:p>
        </w:tc>
        <w:tc>
          <w:tcPr>
            <w:tcW w:w="6840" w:type="dxa"/>
          </w:tcPr>
          <w:p w:rsidR="00932D22" w:rsidRPr="00E4484E" w:rsidRDefault="00932D22" w:rsidP="00932D22">
            <w:pPr>
              <w:pStyle w:val="TabelleGross"/>
              <w:rPr>
                <w:b/>
              </w:rPr>
            </w:pPr>
            <w:r w:rsidRPr="00E4484E">
              <w:rPr>
                <w:b/>
              </w:rPr>
              <w:t>Beispiel</w:t>
            </w:r>
          </w:p>
          <w:p w:rsidR="00932D22" w:rsidRPr="007C2446" w:rsidRDefault="00932D22" w:rsidP="00932D22">
            <w:pPr>
              <w:pStyle w:val="TabelleGross"/>
            </w:pPr>
            <w:r w:rsidRPr="007C2446">
              <w:t>Eine Dateiablage beinhaltet eine Bildersammlung aus unzähligen ungeordneten Bildern. Die Bilder könnten nun z. B. nach Entstehungsjahr geordnet und auf Dateiablage-Ebene in Ordnern zusammengefasst werden. Der Inhalt dieser Ordner wird dann jeweils als Dossier in den Metadaten beschrieben.</w:t>
            </w:r>
          </w:p>
          <w:p w:rsidR="00932D22" w:rsidRPr="007C2446" w:rsidRDefault="00932D22" w:rsidP="00932D22">
            <w:pPr>
              <w:pStyle w:val="TabelleGross"/>
            </w:pPr>
            <w:r>
              <w:rPr>
                <w:noProof/>
              </w:rPr>
              <w:drawing>
                <wp:inline distT="0" distB="0" distL="0" distR="0">
                  <wp:extent cx="1870710" cy="1835036"/>
                  <wp:effectExtent l="19050" t="0" r="0" b="0"/>
                  <wp:docPr id="39" name="Bild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cstate="print"/>
                          <a:srcRect/>
                          <a:stretch>
                            <a:fillRect/>
                          </a:stretch>
                        </pic:blipFill>
                        <pic:spPr bwMode="auto">
                          <a:xfrm>
                            <a:off x="0" y="0"/>
                            <a:ext cx="1870927" cy="1835248"/>
                          </a:xfrm>
                          <a:prstGeom prst="rect">
                            <a:avLst/>
                          </a:prstGeom>
                          <a:noFill/>
                          <a:ln w="9525">
                            <a:noFill/>
                            <a:miter lim="800000"/>
                            <a:headEnd/>
                            <a:tailEnd/>
                          </a:ln>
                        </pic:spPr>
                      </pic:pic>
                    </a:graphicData>
                  </a:graphic>
                </wp:inline>
              </w:drawing>
            </w:r>
          </w:p>
          <w:p w:rsidR="00932D22" w:rsidRPr="007C2446" w:rsidRDefault="00932D22" w:rsidP="00932D22">
            <w:pPr>
              <w:pStyle w:val="TabelleGross"/>
            </w:pPr>
          </w:p>
          <w:p w:rsidR="00932D22" w:rsidRPr="007C2446" w:rsidRDefault="00932D22" w:rsidP="00932D22">
            <w:pPr>
              <w:pStyle w:val="TabelleGross"/>
            </w:pPr>
            <w:r w:rsidRPr="007C2446">
              <w:t>Der Order content im SIP sieht dann folgendermassen aus:</w:t>
            </w:r>
          </w:p>
          <w:tbl>
            <w:tblPr>
              <w:tblW w:w="0" w:type="auto"/>
              <w:tblInd w:w="11"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6523"/>
            </w:tblGrid>
            <w:tr w:rsidR="00932D22" w:rsidRPr="007C2446" w:rsidTr="00932D22">
              <w:tc>
                <w:tcPr>
                  <w:tcW w:w="6523" w:type="dxa"/>
                  <w:shd w:val="clear" w:color="auto" w:fill="FFFFFF" w:themeFill="background1"/>
                </w:tcPr>
                <w:p w:rsidR="00932D22" w:rsidRPr="007C2446" w:rsidRDefault="00932D22" w:rsidP="00932D22">
                  <w:pPr>
                    <w:pStyle w:val="TabelleGross"/>
                    <w:spacing w:before="40" w:after="0"/>
                    <w:rPr>
                      <w:rFonts w:ascii="Courier New" w:hAnsi="Courier New"/>
                    </w:rPr>
                  </w:pPr>
                  <w:r w:rsidRPr="007C2446">
                    <w:rPr>
                      <w:rFonts w:ascii="Courier New" w:hAnsi="Courier New"/>
                    </w:rPr>
                    <w:tab/>
                    <w:t>content/</w:t>
                  </w:r>
                </w:p>
              </w:tc>
            </w:tr>
            <w:tr w:rsidR="00932D22" w:rsidRPr="007C2446" w:rsidTr="00932D22">
              <w:tc>
                <w:tcPr>
                  <w:tcW w:w="6523" w:type="dxa"/>
                  <w:shd w:val="clear" w:color="auto" w:fill="FFFFFF" w:themeFill="background1"/>
                </w:tcPr>
                <w:p w:rsidR="00932D22" w:rsidRPr="007C2446" w:rsidRDefault="00932D22" w:rsidP="00932D22">
                  <w:pPr>
                    <w:pStyle w:val="TabelleGross"/>
                    <w:spacing w:before="0" w:after="0"/>
                    <w:rPr>
                      <w:rFonts w:ascii="Courier New" w:hAnsi="Courier New"/>
                    </w:rPr>
                  </w:pPr>
                  <w:r w:rsidRPr="007C2446">
                    <w:rPr>
                      <w:rFonts w:ascii="Courier New" w:hAnsi="Courier New"/>
                    </w:rPr>
                    <w:tab/>
                  </w:r>
                  <w:r w:rsidRPr="007C2446">
                    <w:rPr>
                      <w:rFonts w:ascii="Courier New" w:hAnsi="Courier New"/>
                    </w:rPr>
                    <w:tab/>
                    <w:t>Bilder_2008/</w:t>
                  </w:r>
                </w:p>
              </w:tc>
            </w:tr>
            <w:tr w:rsidR="00932D22" w:rsidRPr="007C2446" w:rsidTr="00932D22">
              <w:tc>
                <w:tcPr>
                  <w:tcW w:w="6523" w:type="dxa"/>
                  <w:shd w:val="clear" w:color="auto" w:fill="FFFFFF" w:themeFill="background1"/>
                </w:tcPr>
                <w:p w:rsidR="00932D22" w:rsidRPr="007C2446" w:rsidRDefault="00932D22" w:rsidP="00932D22">
                  <w:pPr>
                    <w:pStyle w:val="TabelleGross"/>
                    <w:spacing w:before="0" w:after="0"/>
                    <w:rPr>
                      <w:rFonts w:ascii="Courier New" w:hAnsi="Courier New"/>
                    </w:rPr>
                  </w:pPr>
                  <w:r>
                    <w:rPr>
                      <w:rFonts w:ascii="Courier New" w:hAnsi="Courier New"/>
                    </w:rPr>
                    <w:tab/>
                  </w:r>
                  <w:r>
                    <w:rPr>
                      <w:rFonts w:ascii="Courier New" w:hAnsi="Courier New"/>
                    </w:rPr>
                    <w:tab/>
                  </w:r>
                  <w:r>
                    <w:rPr>
                      <w:rFonts w:ascii="Courier New" w:hAnsi="Courier New"/>
                    </w:rPr>
                    <w:tab/>
                    <w:t>Kaefer.tif</w:t>
                  </w:r>
                </w:p>
              </w:tc>
            </w:tr>
            <w:tr w:rsidR="00932D22" w:rsidRPr="007C2446" w:rsidTr="00932D22">
              <w:tc>
                <w:tcPr>
                  <w:tcW w:w="6523" w:type="dxa"/>
                  <w:shd w:val="clear" w:color="auto" w:fill="FFFFFF" w:themeFill="background1"/>
                </w:tcPr>
                <w:p w:rsidR="00932D22" w:rsidRPr="007C2446" w:rsidRDefault="00932D22" w:rsidP="00932D22">
                  <w:pPr>
                    <w:pStyle w:val="TabelleGross"/>
                    <w:spacing w:before="0" w:after="0"/>
                    <w:rPr>
                      <w:rFonts w:ascii="Courier New" w:hAnsi="Courier New"/>
                    </w:rPr>
                  </w:pPr>
                  <w:r w:rsidRPr="007C2446">
                    <w:rPr>
                      <w:rFonts w:ascii="Courier New" w:hAnsi="Courier New"/>
                    </w:rPr>
                    <w:tab/>
                  </w:r>
                  <w:r w:rsidRPr="007C2446">
                    <w:rPr>
                      <w:rFonts w:ascii="Courier New" w:hAnsi="Courier New"/>
                    </w:rPr>
                    <w:tab/>
                  </w:r>
                  <w:r w:rsidRPr="007C2446">
                    <w:rPr>
                      <w:rFonts w:ascii="Courier New" w:hAnsi="Courier New"/>
                    </w:rPr>
                    <w:tab/>
                    <w:t>Delfin.tif</w:t>
                  </w:r>
                </w:p>
              </w:tc>
            </w:tr>
            <w:tr w:rsidR="00932D22" w:rsidRPr="007C2446" w:rsidTr="00932D22">
              <w:tc>
                <w:tcPr>
                  <w:tcW w:w="6523" w:type="dxa"/>
                  <w:shd w:val="clear" w:color="auto" w:fill="FFFFFF" w:themeFill="background1"/>
                </w:tcPr>
                <w:p w:rsidR="00932D22" w:rsidRPr="007C2446" w:rsidRDefault="00932D22" w:rsidP="00932D22">
                  <w:pPr>
                    <w:pStyle w:val="TabelleGross"/>
                    <w:spacing w:before="0" w:after="0"/>
                    <w:rPr>
                      <w:rFonts w:ascii="Courier New" w:hAnsi="Courier New"/>
                    </w:rPr>
                  </w:pPr>
                  <w:r w:rsidRPr="007C2446">
                    <w:rPr>
                      <w:rFonts w:ascii="Courier New" w:hAnsi="Courier New"/>
                    </w:rPr>
                    <w:tab/>
                  </w:r>
                  <w:r w:rsidRPr="007C2446">
                    <w:rPr>
                      <w:rFonts w:ascii="Courier New" w:hAnsi="Courier New"/>
                    </w:rPr>
                    <w:tab/>
                  </w:r>
                  <w:r w:rsidRPr="007C2446">
                    <w:rPr>
                      <w:rFonts w:ascii="Courier New" w:hAnsi="Courier New"/>
                    </w:rPr>
                    <w:tab/>
                    <w:t>Sonnenblume.tif</w:t>
                  </w:r>
                </w:p>
              </w:tc>
            </w:tr>
            <w:tr w:rsidR="00932D22" w:rsidRPr="007C2446" w:rsidTr="00932D22">
              <w:tc>
                <w:tcPr>
                  <w:tcW w:w="6523" w:type="dxa"/>
                  <w:shd w:val="clear" w:color="auto" w:fill="FFFFFF" w:themeFill="background1"/>
                </w:tcPr>
                <w:p w:rsidR="00932D22" w:rsidRPr="007C2446" w:rsidRDefault="00932D22" w:rsidP="00932D22">
                  <w:pPr>
                    <w:pStyle w:val="TabelleGross"/>
                    <w:spacing w:before="0" w:after="0"/>
                    <w:rPr>
                      <w:rFonts w:ascii="Courier New" w:hAnsi="Courier New"/>
                    </w:rPr>
                  </w:pPr>
                  <w:r w:rsidRPr="007C2446">
                    <w:rPr>
                      <w:rFonts w:ascii="Courier New" w:hAnsi="Courier New"/>
                    </w:rPr>
                    <w:tab/>
                  </w:r>
                  <w:r w:rsidRPr="007C2446">
                    <w:rPr>
                      <w:rFonts w:ascii="Courier New" w:hAnsi="Courier New"/>
                    </w:rPr>
                    <w:tab/>
                  </w:r>
                  <w:r w:rsidRPr="007C2446">
                    <w:rPr>
                      <w:rFonts w:ascii="Courier New" w:hAnsi="Courier New"/>
                    </w:rPr>
                    <w:tab/>
                    <w:t>Orange_Blume.tif</w:t>
                  </w:r>
                </w:p>
              </w:tc>
            </w:tr>
            <w:tr w:rsidR="00932D22" w:rsidRPr="007C2446" w:rsidTr="00932D22">
              <w:tc>
                <w:tcPr>
                  <w:tcW w:w="6523" w:type="dxa"/>
                  <w:shd w:val="clear" w:color="auto" w:fill="FFFFFF" w:themeFill="background1"/>
                </w:tcPr>
                <w:p w:rsidR="00932D22" w:rsidRPr="007C2446" w:rsidRDefault="00932D22" w:rsidP="00932D22">
                  <w:pPr>
                    <w:pStyle w:val="TabelleGross"/>
                    <w:spacing w:before="0" w:after="0"/>
                    <w:rPr>
                      <w:rFonts w:ascii="Courier New" w:hAnsi="Courier New"/>
                    </w:rPr>
                  </w:pPr>
                  <w:r w:rsidRPr="007C2446">
                    <w:rPr>
                      <w:rFonts w:ascii="Courier New" w:hAnsi="Courier New"/>
                    </w:rPr>
                    <w:tab/>
                  </w:r>
                  <w:r w:rsidRPr="007C2446">
                    <w:rPr>
                      <w:rFonts w:ascii="Courier New" w:hAnsi="Courier New"/>
                    </w:rPr>
                    <w:tab/>
                    <w:t>Bilder_2009/</w:t>
                  </w:r>
                </w:p>
              </w:tc>
            </w:tr>
            <w:tr w:rsidR="00932D22" w:rsidRPr="007C2446" w:rsidTr="00932D22">
              <w:tc>
                <w:tcPr>
                  <w:tcW w:w="6523" w:type="dxa"/>
                  <w:shd w:val="clear" w:color="auto" w:fill="FFFFFF" w:themeFill="background1"/>
                </w:tcPr>
                <w:p w:rsidR="00932D22" w:rsidRPr="007C2446" w:rsidRDefault="00932D22" w:rsidP="00932D22">
                  <w:pPr>
                    <w:pStyle w:val="TabelleGross"/>
                    <w:spacing w:before="0" w:after="0"/>
                    <w:rPr>
                      <w:rFonts w:ascii="Courier New" w:hAnsi="Courier New"/>
                    </w:rPr>
                  </w:pPr>
                  <w:r w:rsidRPr="007C2446">
                    <w:rPr>
                      <w:rFonts w:ascii="Courier New" w:hAnsi="Courier New"/>
                    </w:rPr>
                    <w:tab/>
                  </w:r>
                  <w:r w:rsidRPr="007C2446">
                    <w:rPr>
                      <w:rFonts w:ascii="Courier New" w:hAnsi="Courier New"/>
                    </w:rPr>
                    <w:tab/>
                  </w:r>
                  <w:r w:rsidRPr="007C2446">
                    <w:rPr>
                      <w:rFonts w:ascii="Courier New" w:hAnsi="Courier New"/>
                    </w:rPr>
                    <w:tab/>
                    <w:t>Mehrere_Blumen.tif</w:t>
                  </w:r>
                </w:p>
              </w:tc>
            </w:tr>
            <w:tr w:rsidR="00932D22" w:rsidRPr="007C2446" w:rsidTr="00932D22">
              <w:tc>
                <w:tcPr>
                  <w:tcW w:w="6523" w:type="dxa"/>
                  <w:shd w:val="clear" w:color="auto" w:fill="FFFFFF" w:themeFill="background1"/>
                </w:tcPr>
                <w:p w:rsidR="00932D22" w:rsidRPr="007C2446" w:rsidRDefault="00932D22" w:rsidP="00932D22">
                  <w:pPr>
                    <w:pStyle w:val="TabelleGross"/>
                    <w:spacing w:before="0" w:after="40"/>
                    <w:rPr>
                      <w:rFonts w:ascii="Courier New" w:hAnsi="Courier New"/>
                    </w:rPr>
                  </w:pPr>
                  <w:r w:rsidRPr="007C2446">
                    <w:rPr>
                      <w:rFonts w:ascii="Courier New" w:hAnsi="Courier New"/>
                    </w:rPr>
                    <w:tab/>
                  </w:r>
                  <w:r w:rsidRPr="007C2446">
                    <w:rPr>
                      <w:rFonts w:ascii="Courier New" w:hAnsi="Courier New"/>
                    </w:rPr>
                    <w:tab/>
                  </w:r>
                  <w:r w:rsidRPr="007C2446">
                    <w:rPr>
                      <w:rFonts w:ascii="Courier New" w:hAnsi="Courier New"/>
                    </w:rPr>
                    <w:tab/>
                    <w:t>Pinguine.tif</w:t>
                  </w:r>
                </w:p>
              </w:tc>
            </w:tr>
          </w:tbl>
          <w:p w:rsidR="00932D22" w:rsidRPr="007C2446" w:rsidRDefault="00932D22" w:rsidP="00932D22">
            <w:pPr>
              <w:pStyle w:val="TabelleGross"/>
            </w:pPr>
          </w:p>
          <w:p w:rsidR="00932D22" w:rsidRPr="007C2446" w:rsidRDefault="00932D22" w:rsidP="00932D22">
            <w:pPr>
              <w:pStyle w:val="TabelleGross"/>
            </w:pPr>
            <w:r w:rsidRPr="007C2446">
              <w:t xml:space="preserve">Modellhaft könnte diese Ordnung mit der Zuordnung zu den Dossiers folgendermassen dargestellt werden: </w:t>
            </w:r>
          </w:p>
          <w:p w:rsidR="00932D22" w:rsidRPr="007C2446" w:rsidRDefault="00932D22" w:rsidP="00932D22">
            <w:pPr>
              <w:pStyle w:val="TabelleGross"/>
            </w:pPr>
            <w:r w:rsidRPr="007C2446">
              <w:rPr>
                <w:noProof/>
              </w:rPr>
              <w:drawing>
                <wp:inline distT="0" distB="0" distL="0" distR="0">
                  <wp:extent cx="2689412" cy="661595"/>
                  <wp:effectExtent l="19050" t="0" r="0" b="0"/>
                  <wp:docPr id="19"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2689412" cy="661595"/>
                          </a:xfrm>
                          <a:prstGeom prst="rect">
                            <a:avLst/>
                          </a:prstGeom>
                          <a:noFill/>
                          <a:ln w="9525">
                            <a:noFill/>
                            <a:miter lim="800000"/>
                            <a:headEnd/>
                            <a:tailEnd/>
                          </a:ln>
                        </pic:spPr>
                      </pic:pic>
                    </a:graphicData>
                  </a:graphic>
                </wp:inline>
              </w:drawing>
            </w:r>
          </w:p>
          <w:p w:rsidR="00932D22" w:rsidRDefault="00932D22" w:rsidP="00932D22">
            <w:pPr>
              <w:pStyle w:val="TabelleGross"/>
            </w:pPr>
          </w:p>
          <w:p w:rsidR="00932D22" w:rsidRDefault="00932D22" w:rsidP="00932D22">
            <w:pPr>
              <w:pStyle w:val="TabelleGross"/>
            </w:pPr>
            <w:r>
              <w:rPr>
                <w:noProof/>
              </w:rPr>
              <w:drawing>
                <wp:inline distT="0" distB="0" distL="0" distR="0">
                  <wp:extent cx="189865" cy="118745"/>
                  <wp:effectExtent l="19050" t="0" r="635" b="0"/>
                  <wp:docPr id="11"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t="2753" b="75688"/>
                          <a:stretch>
                            <a:fillRect/>
                          </a:stretch>
                        </pic:blipFill>
                        <pic:spPr bwMode="auto">
                          <a:xfrm>
                            <a:off x="0" y="0"/>
                            <a:ext cx="189865" cy="118745"/>
                          </a:xfrm>
                          <a:prstGeom prst="rect">
                            <a:avLst/>
                          </a:prstGeom>
                          <a:noFill/>
                          <a:ln w="9525">
                            <a:noFill/>
                            <a:miter lim="800000"/>
                            <a:headEnd/>
                            <a:tailEnd/>
                          </a:ln>
                        </pic:spPr>
                      </pic:pic>
                    </a:graphicData>
                  </a:graphic>
                </wp:inline>
              </w:drawing>
            </w:r>
            <w:r>
              <w:t xml:space="preserve"> </w:t>
            </w:r>
            <w:r w:rsidRPr="007C2446">
              <w:t>= Ordnungssystem</w:t>
            </w:r>
          </w:p>
          <w:p w:rsidR="00932D22" w:rsidRDefault="00932D22" w:rsidP="00932D22">
            <w:pPr>
              <w:pStyle w:val="TabelleGross"/>
            </w:pPr>
            <w:r>
              <w:rPr>
                <w:noProof/>
              </w:rPr>
              <w:drawing>
                <wp:inline distT="0" distB="0" distL="0" distR="0">
                  <wp:extent cx="189865" cy="118745"/>
                  <wp:effectExtent l="19050" t="0" r="635" b="0"/>
                  <wp:docPr id="8"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t="34402" b="44746"/>
                          <a:stretch>
                            <a:fillRect/>
                          </a:stretch>
                        </pic:blipFill>
                        <pic:spPr bwMode="auto">
                          <a:xfrm>
                            <a:off x="0" y="0"/>
                            <a:ext cx="189865" cy="118745"/>
                          </a:xfrm>
                          <a:prstGeom prst="rect">
                            <a:avLst/>
                          </a:prstGeom>
                          <a:noFill/>
                          <a:ln w="9525">
                            <a:noFill/>
                            <a:miter lim="800000"/>
                            <a:headEnd/>
                            <a:tailEnd/>
                          </a:ln>
                        </pic:spPr>
                      </pic:pic>
                    </a:graphicData>
                  </a:graphic>
                </wp:inline>
              </w:drawing>
            </w:r>
            <w:r>
              <w:t xml:space="preserve"> </w:t>
            </w:r>
            <w:r w:rsidRPr="007C2446">
              <w:t>= Ordnungssystemposition</w:t>
            </w:r>
          </w:p>
          <w:p w:rsidR="00932D22" w:rsidRPr="007C2446" w:rsidRDefault="00932D22" w:rsidP="00932D22">
            <w:pPr>
              <w:pStyle w:val="TabelleGross"/>
            </w:pPr>
            <w:r>
              <w:rPr>
                <w:noProof/>
              </w:rPr>
              <w:drawing>
                <wp:inline distT="0" distB="0" distL="0" distR="0">
                  <wp:extent cx="189865" cy="118745"/>
                  <wp:effectExtent l="19050" t="0" r="635" b="0"/>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t="68349" b="8626"/>
                          <a:stretch>
                            <a:fillRect/>
                          </a:stretch>
                        </pic:blipFill>
                        <pic:spPr bwMode="auto">
                          <a:xfrm>
                            <a:off x="0" y="0"/>
                            <a:ext cx="189865" cy="118745"/>
                          </a:xfrm>
                          <a:prstGeom prst="rect">
                            <a:avLst/>
                          </a:prstGeom>
                          <a:noFill/>
                          <a:ln w="9525">
                            <a:noFill/>
                            <a:miter lim="800000"/>
                            <a:headEnd/>
                            <a:tailEnd/>
                          </a:ln>
                        </pic:spPr>
                      </pic:pic>
                    </a:graphicData>
                  </a:graphic>
                </wp:inline>
              </w:drawing>
            </w:r>
            <w:r>
              <w:t xml:space="preserve"> </w:t>
            </w:r>
            <w:r w:rsidRPr="007C2446">
              <w:t>= Dossier</w:t>
            </w:r>
          </w:p>
        </w:tc>
        <w:tc>
          <w:tcPr>
            <w:tcW w:w="1543" w:type="dxa"/>
          </w:tcPr>
          <w:p w:rsidR="00932D22" w:rsidRPr="007C2446" w:rsidRDefault="00932D22" w:rsidP="00932D22">
            <w:pPr>
              <w:pStyle w:val="TabelleGross"/>
            </w:pPr>
          </w:p>
        </w:tc>
      </w:tr>
      <w:tr w:rsidR="00932D22" w:rsidRPr="007C2446" w:rsidTr="00932D22">
        <w:trPr>
          <w:cantSplit/>
        </w:trPr>
        <w:tc>
          <w:tcPr>
            <w:tcW w:w="1080" w:type="dxa"/>
          </w:tcPr>
          <w:p w:rsidR="00932D22" w:rsidRPr="007C2446" w:rsidRDefault="00932D22" w:rsidP="00932D22">
            <w:pPr>
              <w:pStyle w:val="TabelleGross"/>
            </w:pPr>
            <w:r w:rsidRPr="007C2446">
              <w:lastRenderedPageBreak/>
              <w:t>M_4.8-4</w:t>
            </w:r>
          </w:p>
        </w:tc>
        <w:tc>
          <w:tcPr>
            <w:tcW w:w="6840" w:type="dxa"/>
          </w:tcPr>
          <w:p w:rsidR="00932D22" w:rsidRPr="007C2446" w:rsidRDefault="00932D22" w:rsidP="00932D22">
            <w:pPr>
              <w:pStyle w:val="TabelleGross"/>
            </w:pPr>
            <w:r w:rsidRPr="007C2446">
              <w:t>Für FILES-SIP mit integrierter Dokumentation (z. B. Datenbankarchivierungen mit SIARD) ist ein einfaches Ordnungssystem zu erstellen, um die Dossiers mit der Dokumentation und den Daten zu integrieren.</w:t>
            </w:r>
          </w:p>
          <w:p w:rsidR="00932D22" w:rsidRPr="007C2446" w:rsidRDefault="00932D22" w:rsidP="00932D22">
            <w:pPr>
              <w:pStyle w:val="TabelleGross"/>
            </w:pPr>
          </w:p>
          <w:p w:rsidR="00932D22" w:rsidRPr="00E4484E" w:rsidRDefault="00932D22" w:rsidP="00932D22">
            <w:pPr>
              <w:pStyle w:val="TabelleGross"/>
              <w:rPr>
                <w:b/>
              </w:rPr>
            </w:pPr>
            <w:r w:rsidRPr="00E4484E">
              <w:rPr>
                <w:b/>
              </w:rPr>
              <w:t>Beispiel</w:t>
            </w:r>
          </w:p>
          <w:p w:rsidR="00932D22" w:rsidRPr="007C2446" w:rsidRDefault="00932D22" w:rsidP="00932D22">
            <w:pPr>
              <w:pStyle w:val="TabelleGross"/>
            </w:pPr>
            <w:r w:rsidRPr="007C2446">
              <w:t>Modellhaft könnte eine solche Ordnung folgendermassen dargestellt werden:</w:t>
            </w:r>
          </w:p>
          <w:p w:rsidR="00932D22" w:rsidRPr="007C2446" w:rsidRDefault="00932D22" w:rsidP="00932D22">
            <w:pPr>
              <w:pStyle w:val="TabelleGross"/>
            </w:pPr>
            <w:r w:rsidRPr="007C2446">
              <w:rPr>
                <w:noProof/>
              </w:rPr>
              <w:drawing>
                <wp:inline distT="0" distB="0" distL="0" distR="0">
                  <wp:extent cx="2796988" cy="828339"/>
                  <wp:effectExtent l="19050" t="0" r="3362" b="0"/>
                  <wp:docPr id="21"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srcRect/>
                          <a:stretch>
                            <a:fillRect/>
                          </a:stretch>
                        </pic:blipFill>
                        <pic:spPr bwMode="auto">
                          <a:xfrm>
                            <a:off x="0" y="0"/>
                            <a:ext cx="2796988" cy="828339"/>
                          </a:xfrm>
                          <a:prstGeom prst="rect">
                            <a:avLst/>
                          </a:prstGeom>
                          <a:noFill/>
                          <a:ln w="9525">
                            <a:noFill/>
                            <a:miter lim="800000"/>
                            <a:headEnd/>
                            <a:tailEnd/>
                          </a:ln>
                        </pic:spPr>
                      </pic:pic>
                    </a:graphicData>
                  </a:graphic>
                </wp:inline>
              </w:drawing>
            </w:r>
          </w:p>
          <w:p w:rsidR="00932D22" w:rsidRDefault="00932D22" w:rsidP="00932D22">
            <w:pPr>
              <w:pStyle w:val="TabelleGross"/>
            </w:pPr>
          </w:p>
          <w:p w:rsidR="00932D22" w:rsidRDefault="00932D22" w:rsidP="00932D22">
            <w:pPr>
              <w:pStyle w:val="TabelleGross"/>
            </w:pPr>
            <w:r>
              <w:rPr>
                <w:noProof/>
              </w:rPr>
              <w:drawing>
                <wp:inline distT="0" distB="0" distL="0" distR="0">
                  <wp:extent cx="200660" cy="121285"/>
                  <wp:effectExtent l="19050" t="0" r="8890" b="0"/>
                  <wp:docPr id="86"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0"/>
                          <pic:cNvPicPr>
                            <a:picLocks noChangeAspect="1" noChangeArrowheads="1"/>
                          </pic:cNvPicPr>
                        </pic:nvPicPr>
                        <pic:blipFill>
                          <a:blip r:embed="rId28" cstate="print"/>
                          <a:srcRect t="2753" b="75688"/>
                          <a:stretch>
                            <a:fillRect/>
                          </a:stretch>
                        </pic:blipFill>
                        <pic:spPr bwMode="auto">
                          <a:xfrm>
                            <a:off x="0" y="0"/>
                            <a:ext cx="200660" cy="121285"/>
                          </a:xfrm>
                          <a:prstGeom prst="rect">
                            <a:avLst/>
                          </a:prstGeom>
                          <a:noFill/>
                          <a:ln w="9525">
                            <a:noFill/>
                            <a:miter lim="800000"/>
                            <a:headEnd/>
                            <a:tailEnd/>
                          </a:ln>
                        </pic:spPr>
                      </pic:pic>
                    </a:graphicData>
                  </a:graphic>
                </wp:inline>
              </w:drawing>
            </w:r>
            <w:r>
              <w:t xml:space="preserve"> </w:t>
            </w:r>
            <w:r w:rsidRPr="007C2446">
              <w:t>= Ordnungssystem</w:t>
            </w:r>
          </w:p>
          <w:p w:rsidR="00932D22" w:rsidRDefault="00932D22" w:rsidP="00932D22">
            <w:pPr>
              <w:pStyle w:val="TabelleGross"/>
            </w:pPr>
            <w:r>
              <w:rPr>
                <w:noProof/>
              </w:rPr>
              <w:drawing>
                <wp:inline distT="0" distB="0" distL="0" distR="0">
                  <wp:extent cx="200660" cy="116205"/>
                  <wp:effectExtent l="19050" t="0" r="8890" b="0"/>
                  <wp:docPr id="85"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0"/>
                          <pic:cNvPicPr>
                            <a:picLocks noChangeAspect="1" noChangeArrowheads="1"/>
                          </pic:cNvPicPr>
                        </pic:nvPicPr>
                        <pic:blipFill>
                          <a:blip r:embed="rId28" cstate="print"/>
                          <a:srcRect t="34402" b="44746"/>
                          <a:stretch>
                            <a:fillRect/>
                          </a:stretch>
                        </pic:blipFill>
                        <pic:spPr bwMode="auto">
                          <a:xfrm>
                            <a:off x="0" y="0"/>
                            <a:ext cx="200660" cy="116205"/>
                          </a:xfrm>
                          <a:prstGeom prst="rect">
                            <a:avLst/>
                          </a:prstGeom>
                          <a:noFill/>
                          <a:ln w="9525">
                            <a:noFill/>
                            <a:miter lim="800000"/>
                            <a:headEnd/>
                            <a:tailEnd/>
                          </a:ln>
                        </pic:spPr>
                      </pic:pic>
                    </a:graphicData>
                  </a:graphic>
                </wp:inline>
              </w:drawing>
            </w:r>
            <w:r>
              <w:t xml:space="preserve"> </w:t>
            </w:r>
            <w:r w:rsidRPr="007C2446">
              <w:t>= Ordnungssystemposition</w:t>
            </w:r>
          </w:p>
          <w:p w:rsidR="00932D22" w:rsidRPr="007C2446" w:rsidRDefault="00932D22" w:rsidP="00932D22">
            <w:pPr>
              <w:pStyle w:val="TabelleGross"/>
            </w:pPr>
            <w:r>
              <w:rPr>
                <w:noProof/>
              </w:rPr>
              <w:drawing>
                <wp:inline distT="0" distB="0" distL="0" distR="0">
                  <wp:extent cx="200660" cy="127000"/>
                  <wp:effectExtent l="19050" t="0" r="8890" b="0"/>
                  <wp:docPr id="84"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0"/>
                          <pic:cNvPicPr>
                            <a:picLocks noChangeAspect="1" noChangeArrowheads="1"/>
                          </pic:cNvPicPr>
                        </pic:nvPicPr>
                        <pic:blipFill>
                          <a:blip r:embed="rId28" cstate="print"/>
                          <a:srcRect t="68349" b="8626"/>
                          <a:stretch>
                            <a:fillRect/>
                          </a:stretch>
                        </pic:blipFill>
                        <pic:spPr bwMode="auto">
                          <a:xfrm>
                            <a:off x="0" y="0"/>
                            <a:ext cx="200660" cy="127000"/>
                          </a:xfrm>
                          <a:prstGeom prst="rect">
                            <a:avLst/>
                          </a:prstGeom>
                          <a:noFill/>
                          <a:ln w="9525">
                            <a:noFill/>
                            <a:miter lim="800000"/>
                            <a:headEnd/>
                            <a:tailEnd/>
                          </a:ln>
                        </pic:spPr>
                      </pic:pic>
                    </a:graphicData>
                  </a:graphic>
                </wp:inline>
              </w:drawing>
            </w:r>
            <w:r>
              <w:t xml:space="preserve"> </w:t>
            </w:r>
            <w:r w:rsidRPr="007C2446">
              <w:t>= Dossier</w:t>
            </w:r>
          </w:p>
        </w:tc>
        <w:tc>
          <w:tcPr>
            <w:tcW w:w="1543" w:type="dxa"/>
          </w:tcPr>
          <w:p w:rsidR="00932D22" w:rsidRPr="007C2446" w:rsidRDefault="00932D22" w:rsidP="00932D22">
            <w:pPr>
              <w:pStyle w:val="TabelleGross"/>
            </w:pPr>
            <w:r w:rsidRPr="007C2446">
              <w:t>M</w:t>
            </w:r>
          </w:p>
        </w:tc>
      </w:tr>
    </w:tbl>
    <w:p w:rsidR="00932D22" w:rsidRPr="00206312" w:rsidRDefault="00932D22" w:rsidP="00932D22"/>
    <w:p w:rsidR="00932D22" w:rsidRPr="00206312" w:rsidRDefault="00932D22" w:rsidP="00932D22">
      <w:pPr>
        <w:pStyle w:val="berschrift2"/>
        <w:keepNext/>
        <w:tabs>
          <w:tab w:val="num" w:pos="576"/>
        </w:tabs>
        <w:spacing w:before="320" w:line="200" w:lineRule="atLeast"/>
        <w:ind w:left="576" w:hanging="576"/>
      </w:pPr>
      <w:bookmarkStart w:id="110" w:name="_Toc241581071"/>
      <w:bookmarkStart w:id="111" w:name="_Toc341965621"/>
      <w:bookmarkStart w:id="112" w:name="_Toc396116363"/>
      <w:r w:rsidRPr="00206312">
        <w:t>Metadaten zu den Schutzfristen</w:t>
      </w:r>
      <w:bookmarkEnd w:id="110"/>
      <w:bookmarkEnd w:id="111"/>
      <w:bookmarkEnd w:id="112"/>
    </w:p>
    <w:p w:rsidR="00932D22" w:rsidRPr="00206312" w:rsidRDefault="00932D22" w:rsidP="00932D22">
      <w:pPr>
        <w:spacing w:line="300" w:lineRule="atLeast"/>
        <w:jc w:val="both"/>
      </w:pPr>
      <w:r w:rsidRPr="00206312">
        <w:t>Die Angaben zu den Schutzfristen der abgelieferten Unterlagen müssen in den Metadaten des SIP festgehalten werden.</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E4484E" w:rsidTr="00932D22">
        <w:trPr>
          <w:cantSplit/>
          <w:tblHeader/>
        </w:trPr>
        <w:tc>
          <w:tcPr>
            <w:tcW w:w="1080" w:type="dxa"/>
            <w:shd w:val="clear" w:color="auto" w:fill="99CCFF"/>
          </w:tcPr>
          <w:p w:rsidR="00932D22" w:rsidRPr="00E4484E" w:rsidRDefault="00932D22" w:rsidP="00932D22">
            <w:pPr>
              <w:pStyle w:val="TabelleGross"/>
              <w:rPr>
                <w:b/>
              </w:rPr>
            </w:pPr>
            <w:r w:rsidRPr="00E4484E">
              <w:rPr>
                <w:b/>
              </w:rPr>
              <w:t>ID</w:t>
            </w:r>
          </w:p>
        </w:tc>
        <w:tc>
          <w:tcPr>
            <w:tcW w:w="6840" w:type="dxa"/>
            <w:shd w:val="clear" w:color="auto" w:fill="99CCFF"/>
          </w:tcPr>
          <w:p w:rsidR="00932D22" w:rsidRPr="00E4484E" w:rsidRDefault="00932D22" w:rsidP="00932D22">
            <w:pPr>
              <w:pStyle w:val="TabelleGross"/>
              <w:rPr>
                <w:b/>
              </w:rPr>
            </w:pPr>
            <w:r w:rsidRPr="00E4484E">
              <w:rPr>
                <w:b/>
              </w:rPr>
              <w:t>Beschreibung Anforderung</w:t>
            </w:r>
          </w:p>
        </w:tc>
        <w:tc>
          <w:tcPr>
            <w:tcW w:w="1543" w:type="dxa"/>
            <w:shd w:val="clear" w:color="auto" w:fill="99CCFF"/>
          </w:tcPr>
          <w:p w:rsidR="00932D22" w:rsidRPr="00E4484E" w:rsidRDefault="00932D22" w:rsidP="00932D22">
            <w:pPr>
              <w:pStyle w:val="TabelleGross"/>
              <w:rPr>
                <w:b/>
              </w:rPr>
            </w:pPr>
            <w:r w:rsidRPr="00E4484E">
              <w:rPr>
                <w:b/>
              </w:rPr>
              <w:t>M/K</w:t>
            </w:r>
          </w:p>
        </w:tc>
      </w:tr>
      <w:tr w:rsidR="00932D22" w:rsidRPr="007C2446" w:rsidTr="00932D22">
        <w:trPr>
          <w:cantSplit/>
        </w:trPr>
        <w:tc>
          <w:tcPr>
            <w:tcW w:w="1080" w:type="dxa"/>
          </w:tcPr>
          <w:p w:rsidR="00932D22" w:rsidRPr="007C2446" w:rsidRDefault="00932D22" w:rsidP="00932D22">
            <w:pPr>
              <w:pStyle w:val="TabelleGross"/>
            </w:pPr>
            <w:r w:rsidRPr="007C2446">
              <w:t>M_4.9-1</w:t>
            </w:r>
          </w:p>
        </w:tc>
        <w:tc>
          <w:tcPr>
            <w:tcW w:w="6840" w:type="dxa"/>
          </w:tcPr>
          <w:p w:rsidR="00932D22" w:rsidRPr="007C2446" w:rsidRDefault="00932D22" w:rsidP="00932D22">
            <w:pPr>
              <w:pStyle w:val="TabelleGross"/>
            </w:pPr>
            <w:r w:rsidRPr="007C2446">
              <w:t xml:space="preserve">Die Angaben zu den Schutzfristen der Unterlagen im Paket </w:t>
            </w:r>
            <w:del w:id="113" w:author="U80809724" w:date="2014-08-14T12:41:00Z">
              <w:r w:rsidRPr="007C2446" w:rsidDel="00994F6C">
                <w:delText xml:space="preserve">müssen </w:delText>
              </w:r>
            </w:del>
            <w:ins w:id="114" w:author="U80809724" w:date="2014-08-14T12:41:00Z">
              <w:r w:rsidR="00994F6C">
                <w:t>sollten</w:t>
              </w:r>
              <w:r w:rsidR="00994F6C" w:rsidRPr="007C2446">
                <w:t xml:space="preserve"> </w:t>
              </w:r>
            </w:ins>
            <w:r w:rsidRPr="007C2446">
              <w:t xml:space="preserve">in die dazu zur Verfügung stehenden Metadaten im </w:t>
            </w:r>
            <w:r w:rsidRPr="007C2446">
              <w:rPr>
                <w:rFonts w:ascii="Courier New" w:hAnsi="Courier New" w:cs="Courier New"/>
              </w:rPr>
              <w:t>metadata.xml</w:t>
            </w:r>
            <w:r w:rsidRPr="007C2446">
              <w:t xml:space="preserve"> eingetragen werden.</w:t>
            </w:r>
          </w:p>
          <w:p w:rsidR="00932D22" w:rsidRPr="007C2446" w:rsidRDefault="00932D22" w:rsidP="00932D22">
            <w:pPr>
              <w:pStyle w:val="TabelleGross"/>
            </w:pPr>
            <w:r w:rsidRPr="007C2446">
              <w:t>Bei den Metadaten handelt es sich um die folgenden:</w:t>
            </w:r>
          </w:p>
          <w:p w:rsidR="00932D22" w:rsidRPr="007C2446" w:rsidRDefault="00932D22" w:rsidP="00932D22">
            <w:pPr>
              <w:pStyle w:val="TabelleGross"/>
              <w:rPr>
                <w:rFonts w:cs="Arial"/>
              </w:rPr>
            </w:pPr>
            <w:r w:rsidRPr="007C2446">
              <w:rPr>
                <w:rFonts w:ascii="Courier New" w:hAnsi="Courier New" w:cs="Courier New"/>
              </w:rPr>
              <w:t>&lt;schutzfristenkategorie&gt;</w:t>
            </w:r>
            <w:r w:rsidRPr="007C2446">
              <w:rPr>
                <w:rFonts w:cs="Arial"/>
              </w:rPr>
              <w:t xml:space="preserve">: </w:t>
            </w:r>
            <w:r w:rsidRPr="007C2446">
              <w:rPr>
                <w:rFonts w:cs="Arial"/>
              </w:rPr>
              <w:br/>
              <w:t>Angabe des relevanten Artikels in den gesetzlichen Grundlagen (falls anwendbar)</w:t>
            </w:r>
          </w:p>
          <w:p w:rsidR="00932D22" w:rsidRPr="007C2446" w:rsidRDefault="00932D22" w:rsidP="00932D22">
            <w:pPr>
              <w:pStyle w:val="TabelleGross"/>
              <w:rPr>
                <w:rFonts w:cs="Arial"/>
              </w:rPr>
            </w:pPr>
            <w:r w:rsidRPr="007C2446">
              <w:rPr>
                <w:rFonts w:ascii="Courier New" w:hAnsi="Courier New" w:cs="Courier New"/>
              </w:rPr>
              <w:t>&lt;schutzfrist&gt;</w:t>
            </w:r>
            <w:r w:rsidRPr="007C2446">
              <w:rPr>
                <w:rFonts w:cs="Arial"/>
              </w:rPr>
              <w:t xml:space="preserve">: </w:t>
            </w:r>
            <w:r w:rsidRPr="007C2446">
              <w:rPr>
                <w:rFonts w:cs="Arial"/>
              </w:rPr>
              <w:br/>
              <w:t>Dauer der Schutzfrist in Jahren</w:t>
            </w:r>
          </w:p>
          <w:p w:rsidR="00932D22" w:rsidRPr="007C2446" w:rsidRDefault="00932D22" w:rsidP="00932D22">
            <w:pPr>
              <w:pStyle w:val="TabelleGross"/>
            </w:pPr>
            <w:r w:rsidRPr="007C2446">
              <w:t>Das Metadatenpaar, das die Schutzfristen festhält, steht in drei Entitäten zur Verfügung:</w:t>
            </w:r>
          </w:p>
          <w:p w:rsidR="00932D22" w:rsidRPr="007C2446" w:rsidRDefault="00932D22" w:rsidP="00932D22">
            <w:pPr>
              <w:pStyle w:val="TabelleGross"/>
            </w:pPr>
            <w:r w:rsidRPr="007C2446">
              <w:t>Ablieferung</w:t>
            </w:r>
          </w:p>
          <w:p w:rsidR="00932D22" w:rsidRPr="007C2446" w:rsidRDefault="00932D22" w:rsidP="00932D22">
            <w:pPr>
              <w:pStyle w:val="TabelleGross"/>
            </w:pPr>
            <w:r w:rsidRPr="007C2446">
              <w:t>Ordnungssystemposition</w:t>
            </w:r>
          </w:p>
          <w:p w:rsidR="00932D22" w:rsidRPr="007C2446" w:rsidRDefault="00932D22" w:rsidP="00932D22">
            <w:pPr>
              <w:pStyle w:val="TabelleGross"/>
            </w:pPr>
            <w:r w:rsidRPr="007C2446">
              <w:t>Dossier</w:t>
            </w:r>
          </w:p>
          <w:p w:rsidR="00932D22" w:rsidRPr="007C2446" w:rsidDel="00994F6C" w:rsidRDefault="00932D22" w:rsidP="00932D22">
            <w:pPr>
              <w:pStyle w:val="TabelleGross"/>
            </w:pPr>
            <w:moveFromRangeStart w:id="115" w:author="U80809724" w:date="2014-08-14T12:40:00Z" w:name="move395783372"/>
            <w:moveFrom w:id="116" w:author="U80809724" w:date="2014-08-14T12:40:00Z">
              <w:r w:rsidRPr="007C2446" w:rsidDel="00994F6C">
                <w:t>Die Schutzfristen müssen entweder global für die gesamte Ablieferung (gleiche Schutzfrist für alle Unterlagen) oder pro Ordnungssystemposition oder pro Dossier in den Metadaten festgehalten werden.</w:t>
              </w:r>
            </w:moveFrom>
          </w:p>
          <w:moveFromRangeEnd w:id="115"/>
          <w:p w:rsidR="00932D22" w:rsidRPr="007C2446" w:rsidRDefault="00932D22" w:rsidP="00932D22">
            <w:pPr>
              <w:pStyle w:val="TabelleGross"/>
              <w:rPr>
                <w:i/>
                <w:iCs/>
              </w:rPr>
            </w:pPr>
            <w:r w:rsidRPr="007C2446">
              <w:rPr>
                <w:i/>
                <w:iCs/>
              </w:rPr>
              <w:t>Empfehlung</w:t>
            </w:r>
          </w:p>
          <w:p w:rsidR="00932D22" w:rsidRPr="007C2446" w:rsidRDefault="00932D22" w:rsidP="00932D22">
            <w:pPr>
              <w:pStyle w:val="TabelleGross"/>
              <w:rPr>
                <w:i/>
                <w:iCs/>
              </w:rPr>
            </w:pPr>
            <w:r w:rsidRPr="007C2446">
              <w:rPr>
                <w:i/>
                <w:iCs/>
              </w:rPr>
              <w:t>Es wird empfohlen, die Metadaten zu Datenschutz, Klassifizierung und Öffentlichkeitsstatus für Dossiers und Dokumente bereits im GEVER-System zu führen. Auf der Basis dieser Angaben können die Schutzfristen bei der Erstellung eines SIP hergeleitet und direkt in den Metadaten verzeichnet werden.</w:t>
            </w:r>
          </w:p>
        </w:tc>
        <w:tc>
          <w:tcPr>
            <w:tcW w:w="1543" w:type="dxa"/>
          </w:tcPr>
          <w:p w:rsidR="00932D22" w:rsidRPr="007C2446" w:rsidRDefault="00932D22" w:rsidP="00932D22">
            <w:pPr>
              <w:pStyle w:val="TabelleGross"/>
            </w:pPr>
            <w:del w:id="117" w:author="U80809724" w:date="2014-08-14T12:41:00Z">
              <w:r w:rsidRPr="007C2446" w:rsidDel="00994F6C">
                <w:delText>M</w:delText>
              </w:r>
            </w:del>
            <w:ins w:id="118" w:author="U80809724" w:date="2014-08-14T12:41:00Z">
              <w:r w:rsidR="00994F6C">
                <w:t>K</w:t>
              </w:r>
            </w:ins>
          </w:p>
        </w:tc>
      </w:tr>
      <w:tr w:rsidR="00D97EB1" w:rsidRPr="007C2446" w:rsidTr="00932D22">
        <w:trPr>
          <w:cantSplit/>
        </w:trPr>
        <w:tc>
          <w:tcPr>
            <w:tcW w:w="1080" w:type="dxa"/>
          </w:tcPr>
          <w:p w:rsidR="00D97EB1" w:rsidRPr="007C2446" w:rsidRDefault="00994F6C" w:rsidP="00932D22">
            <w:pPr>
              <w:pStyle w:val="TabelleGross"/>
            </w:pPr>
            <w:ins w:id="119" w:author="U80809724" w:date="2014-08-14T12:40:00Z">
              <w:r>
                <w:lastRenderedPageBreak/>
                <w:t>M_4.9-2</w:t>
              </w:r>
            </w:ins>
          </w:p>
        </w:tc>
        <w:tc>
          <w:tcPr>
            <w:tcW w:w="6840" w:type="dxa"/>
          </w:tcPr>
          <w:p w:rsidR="00D97EB1" w:rsidRPr="007C2446" w:rsidRDefault="00352B0F" w:rsidP="00994F6C">
            <w:pPr>
              <w:pStyle w:val="TabelleGross"/>
            </w:pPr>
            <w:ins w:id="120" w:author="U80789367" w:date="2014-10-28T15:27:00Z">
              <w:r w:rsidRPr="00352B0F">
                <w:t>Wenn Schutzfristen erfasst werden, müssen diese entweder global für die gesamte Ablieferung (gleiche Schutzfrist für alle Unterlagen) oder pro Ordnungssystemposition oder pro Dossier in den Metadaten festgehalten werden.</w:t>
              </w:r>
            </w:ins>
            <w:moveToRangeStart w:id="121" w:author="U80809724" w:date="2014-08-14T12:40:00Z" w:name="move395783372"/>
            <w:moveTo w:id="122" w:author="U80809724" w:date="2014-08-14T12:40:00Z">
              <w:del w:id="123" w:author="U80789367" w:date="2014-10-28T15:27:00Z">
                <w:r w:rsidR="00994F6C" w:rsidRPr="007C2446" w:rsidDel="00352B0F">
                  <w:delText>Die Schutzfristen müssen entweder global für die gesamte Ablieferung (gleiche Schutzfrist für alle Unterlagen) oder pro Ordnungssystemposition oder pro Dossier in den Metadaten festgehalten werden.</w:delText>
                </w:r>
              </w:del>
            </w:moveTo>
            <w:moveToRangeEnd w:id="121"/>
            <w:del w:id="124" w:author="U80789367" w:date="2014-10-28T15:27:00Z">
              <w:r w:rsidR="00994F6C" w:rsidRPr="007C2446" w:rsidDel="00352B0F">
                <w:delText xml:space="preserve"> </w:delText>
              </w:r>
            </w:del>
          </w:p>
        </w:tc>
        <w:tc>
          <w:tcPr>
            <w:tcW w:w="1543" w:type="dxa"/>
          </w:tcPr>
          <w:p w:rsidR="00D97EB1" w:rsidRPr="007C2446" w:rsidRDefault="00994F6C" w:rsidP="00932D22">
            <w:pPr>
              <w:pStyle w:val="TabelleGross"/>
            </w:pPr>
            <w:ins w:id="125" w:author="U80809724" w:date="2014-08-14T12:41:00Z">
              <w:del w:id="126" w:author="U80789367" w:date="2014-10-28T15:27:00Z">
                <w:r w:rsidDel="00352B0F">
                  <w:delText>M</w:delText>
                </w:r>
              </w:del>
            </w:ins>
            <w:ins w:id="127" w:author="U80789367" w:date="2014-10-28T15:27:00Z">
              <w:r w:rsidR="00352B0F">
                <w:t>K</w:t>
              </w:r>
            </w:ins>
          </w:p>
        </w:tc>
      </w:tr>
    </w:tbl>
    <w:p w:rsidR="00994F6C" w:rsidRPr="00206312" w:rsidRDefault="00994F6C" w:rsidP="00994F6C">
      <w:bookmarkStart w:id="128" w:name="_Toc241581072"/>
      <w:bookmarkStart w:id="129" w:name="_Toc341965622"/>
    </w:p>
    <w:p w:rsidR="00932D22" w:rsidRPr="00206312" w:rsidRDefault="00932D22" w:rsidP="00932D22">
      <w:pPr>
        <w:pStyle w:val="berschrift2"/>
        <w:keepNext/>
        <w:tabs>
          <w:tab w:val="num" w:pos="576"/>
        </w:tabs>
        <w:spacing w:before="320" w:line="200" w:lineRule="atLeast"/>
        <w:ind w:left="576" w:hanging="576"/>
      </w:pPr>
      <w:bookmarkStart w:id="130" w:name="_Toc396116364"/>
      <w:r w:rsidRPr="00206312">
        <w:t>Metadaten zu den Zeiträumen der Dossiers</w:t>
      </w:r>
      <w:bookmarkEnd w:id="128"/>
      <w:bookmarkEnd w:id="129"/>
      <w:bookmarkEnd w:id="130"/>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206312" w:rsidTr="00932D22">
        <w:trPr>
          <w:cantSplit/>
          <w:tblHeader/>
        </w:trPr>
        <w:tc>
          <w:tcPr>
            <w:tcW w:w="1080" w:type="dxa"/>
            <w:shd w:val="clear" w:color="auto" w:fill="99CCFF"/>
          </w:tcPr>
          <w:p w:rsidR="00932D22" w:rsidRPr="00206312" w:rsidRDefault="00932D22" w:rsidP="00932D22">
            <w:pPr>
              <w:pStyle w:val="TabelleGross"/>
            </w:pPr>
            <w:r w:rsidRPr="00206312">
              <w:t>ID</w:t>
            </w:r>
          </w:p>
        </w:tc>
        <w:tc>
          <w:tcPr>
            <w:tcW w:w="6840" w:type="dxa"/>
            <w:shd w:val="clear" w:color="auto" w:fill="99CCFF"/>
          </w:tcPr>
          <w:p w:rsidR="00932D22" w:rsidRPr="00206312" w:rsidRDefault="00932D22" w:rsidP="00932D22">
            <w:pPr>
              <w:pStyle w:val="TabelleGross"/>
            </w:pPr>
            <w:r w:rsidRPr="00206312">
              <w:t>Beschreibung Anforderung</w:t>
            </w:r>
          </w:p>
        </w:tc>
        <w:tc>
          <w:tcPr>
            <w:tcW w:w="1543" w:type="dxa"/>
            <w:shd w:val="clear" w:color="auto" w:fill="99CCFF"/>
          </w:tcPr>
          <w:p w:rsidR="00932D22" w:rsidRPr="00206312" w:rsidRDefault="00932D22" w:rsidP="00932D22">
            <w:pPr>
              <w:pStyle w:val="TabelleGross"/>
            </w:pPr>
            <w:r w:rsidRPr="00206312">
              <w:t>M/K</w:t>
            </w:r>
          </w:p>
        </w:tc>
      </w:tr>
      <w:tr w:rsidR="00932D22" w:rsidRPr="007C2446" w:rsidTr="00932D22">
        <w:trPr>
          <w:cantSplit/>
        </w:trPr>
        <w:tc>
          <w:tcPr>
            <w:tcW w:w="1080" w:type="dxa"/>
          </w:tcPr>
          <w:p w:rsidR="00932D22" w:rsidRPr="007C2446" w:rsidRDefault="00932D22" w:rsidP="00932D22">
            <w:pPr>
              <w:pStyle w:val="TabelleGross"/>
            </w:pPr>
            <w:r w:rsidRPr="007C2446">
              <w:t>M_4.10-1</w:t>
            </w:r>
          </w:p>
        </w:tc>
        <w:tc>
          <w:tcPr>
            <w:tcW w:w="6840" w:type="dxa"/>
          </w:tcPr>
          <w:p w:rsidR="00932D22" w:rsidRPr="007C2446" w:rsidRDefault="00932D22" w:rsidP="00932D22">
            <w:pPr>
              <w:pStyle w:val="TabelleGross"/>
              <w:rPr>
                <w:rFonts w:cs="Arial"/>
              </w:rPr>
            </w:pPr>
            <w:r w:rsidRPr="007C2446">
              <w:t xml:space="preserve">Sobald eine Angabe zu einem Entstehungszeitraum eines Dossiers (Metadatum </w:t>
            </w:r>
            <w:r w:rsidRPr="007C2446">
              <w:rPr>
                <w:rFonts w:ascii="Courier New" w:hAnsi="Courier New" w:cs="Courier New"/>
              </w:rPr>
              <w:t>&lt;entstehungszeitraum&gt;</w:t>
            </w:r>
            <w:r w:rsidRPr="007C2446">
              <w:t xml:space="preserve"> in der Entität </w:t>
            </w:r>
            <w:r w:rsidRPr="007C2446">
              <w:rPr>
                <w:i/>
                <w:iCs/>
              </w:rPr>
              <w:t>Dossier</w:t>
            </w:r>
            <w:r w:rsidRPr="007C2446">
              <w:t xml:space="preserve">) geschätzt wird, ist eine Begründung für diese Schätzung in das Metadatum </w:t>
            </w:r>
            <w:r w:rsidRPr="007C2446">
              <w:rPr>
                <w:rFonts w:ascii="Courier New" w:hAnsi="Courier New" w:cs="Courier New"/>
              </w:rPr>
              <w:t>&lt;entstehungszeitraumAnmerkung&gt;</w:t>
            </w:r>
            <w:r w:rsidRPr="007C2446">
              <w:t xml:space="preserve"> beim betroffenen Dossier einzutragen</w:t>
            </w:r>
            <w:r w:rsidRPr="007C2446">
              <w:rPr>
                <w:rFonts w:cs="Arial"/>
              </w:rPr>
              <w:t>.</w:t>
            </w:r>
          </w:p>
        </w:tc>
        <w:tc>
          <w:tcPr>
            <w:tcW w:w="1543" w:type="dxa"/>
          </w:tcPr>
          <w:p w:rsidR="00932D22" w:rsidRPr="007C2446" w:rsidRDefault="00932D22" w:rsidP="00932D22">
            <w:pPr>
              <w:pStyle w:val="TabelleGross"/>
            </w:pPr>
            <w:r w:rsidRPr="007C2446">
              <w:t>M</w:t>
            </w:r>
          </w:p>
        </w:tc>
      </w:tr>
    </w:tbl>
    <w:p w:rsidR="00932D22" w:rsidRPr="00206312" w:rsidRDefault="00932D22" w:rsidP="00932D22"/>
    <w:p w:rsidR="00932D22" w:rsidRPr="00206312" w:rsidRDefault="00932D22" w:rsidP="00932D22">
      <w:pPr>
        <w:pStyle w:val="berschrift2"/>
        <w:keepNext/>
        <w:tabs>
          <w:tab w:val="num" w:pos="576"/>
        </w:tabs>
        <w:spacing w:before="320" w:line="200" w:lineRule="atLeast"/>
        <w:ind w:left="576" w:hanging="576"/>
      </w:pPr>
      <w:bookmarkStart w:id="131" w:name="_Toc241581073"/>
      <w:bookmarkStart w:id="132" w:name="_Toc341965623"/>
      <w:bookmarkStart w:id="133" w:name="_Toc396116365"/>
      <w:r w:rsidRPr="00206312">
        <w:t>Metadaten zu den Prüfsummen der Dateien</w:t>
      </w:r>
      <w:bookmarkEnd w:id="131"/>
      <w:bookmarkEnd w:id="132"/>
      <w:bookmarkEnd w:id="133"/>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E4484E" w:rsidTr="00932D22">
        <w:trPr>
          <w:cantSplit/>
          <w:tblHeader/>
        </w:trPr>
        <w:tc>
          <w:tcPr>
            <w:tcW w:w="1080" w:type="dxa"/>
            <w:shd w:val="clear" w:color="auto" w:fill="99CCFF"/>
          </w:tcPr>
          <w:p w:rsidR="00932D22" w:rsidRPr="00E4484E" w:rsidRDefault="00932D22" w:rsidP="00932D22">
            <w:pPr>
              <w:pStyle w:val="TabelleGross"/>
              <w:rPr>
                <w:b/>
              </w:rPr>
            </w:pPr>
            <w:r w:rsidRPr="00E4484E">
              <w:rPr>
                <w:b/>
              </w:rPr>
              <w:t>ID</w:t>
            </w:r>
          </w:p>
        </w:tc>
        <w:tc>
          <w:tcPr>
            <w:tcW w:w="6840" w:type="dxa"/>
            <w:shd w:val="clear" w:color="auto" w:fill="99CCFF"/>
          </w:tcPr>
          <w:p w:rsidR="00932D22" w:rsidRPr="00E4484E" w:rsidRDefault="00932D22" w:rsidP="00932D22">
            <w:pPr>
              <w:pStyle w:val="TabelleGross"/>
              <w:rPr>
                <w:b/>
              </w:rPr>
            </w:pPr>
            <w:r w:rsidRPr="00E4484E">
              <w:rPr>
                <w:b/>
              </w:rPr>
              <w:t>Beschreibung Anforderung</w:t>
            </w:r>
          </w:p>
        </w:tc>
        <w:tc>
          <w:tcPr>
            <w:tcW w:w="1543" w:type="dxa"/>
            <w:shd w:val="clear" w:color="auto" w:fill="99CCFF"/>
          </w:tcPr>
          <w:p w:rsidR="00932D22" w:rsidRPr="00E4484E" w:rsidRDefault="00932D22" w:rsidP="00932D22">
            <w:pPr>
              <w:pStyle w:val="TabelleGross"/>
              <w:rPr>
                <w:b/>
              </w:rPr>
            </w:pPr>
            <w:r w:rsidRPr="00E4484E">
              <w:rPr>
                <w:b/>
              </w:rPr>
              <w:t>M/K</w:t>
            </w:r>
          </w:p>
        </w:tc>
      </w:tr>
      <w:tr w:rsidR="00932D22" w:rsidRPr="007C2446" w:rsidTr="00932D22">
        <w:trPr>
          <w:cantSplit/>
        </w:trPr>
        <w:tc>
          <w:tcPr>
            <w:tcW w:w="1080" w:type="dxa"/>
          </w:tcPr>
          <w:p w:rsidR="00932D22" w:rsidRPr="007C2446" w:rsidRDefault="00932D22" w:rsidP="00932D22">
            <w:pPr>
              <w:pStyle w:val="TabelleGross"/>
            </w:pPr>
            <w:r w:rsidRPr="007C2446">
              <w:t>M_4.11-1</w:t>
            </w:r>
          </w:p>
        </w:tc>
        <w:tc>
          <w:tcPr>
            <w:tcW w:w="6840" w:type="dxa"/>
          </w:tcPr>
          <w:p w:rsidR="00932D22" w:rsidRPr="007C2446" w:rsidRDefault="00932D22" w:rsidP="00932D22">
            <w:pPr>
              <w:pStyle w:val="TabelleGross"/>
            </w:pPr>
            <w:r w:rsidRPr="007C2446">
              <w:t xml:space="preserve">Zu jeder Datei im Paket (ausser zur Datei </w:t>
            </w:r>
            <w:r w:rsidRPr="007C2446">
              <w:rPr>
                <w:rFonts w:ascii="Courier New" w:hAnsi="Courier New" w:cs="Courier New"/>
              </w:rPr>
              <w:t>metadata.xml</w:t>
            </w:r>
            <w:r w:rsidRPr="007C2446">
              <w:t xml:space="preserve">) muss eine Prüfsumme berechnet und in den Metadaten zu dieser Datei im </w:t>
            </w:r>
            <w:r w:rsidRPr="007C2446">
              <w:rPr>
                <w:rFonts w:ascii="Courier New" w:hAnsi="Courier New" w:cs="Courier New"/>
              </w:rPr>
              <w:t>metadata.xml</w:t>
            </w:r>
            <w:r w:rsidRPr="007C2446">
              <w:t xml:space="preserve"> eingetragen werden. Dazu stehen die folgenden Metadaten in der Entität </w:t>
            </w:r>
            <w:r w:rsidRPr="007C2446">
              <w:rPr>
                <w:i/>
                <w:iCs/>
              </w:rPr>
              <w:t>Datei</w:t>
            </w:r>
            <w:r w:rsidRPr="007C2446">
              <w:t xml:space="preserve"> zur Verfügung:</w:t>
            </w:r>
          </w:p>
          <w:tbl>
            <w:tblPr>
              <w:tblW w:w="0" w:type="auto"/>
              <w:tblLook w:val="01E0" w:firstRow="1" w:lastRow="1" w:firstColumn="1" w:lastColumn="1" w:noHBand="0" w:noVBand="0"/>
            </w:tblPr>
            <w:tblGrid>
              <w:gridCol w:w="2377"/>
              <w:gridCol w:w="337"/>
              <w:gridCol w:w="3626"/>
            </w:tblGrid>
            <w:tr w:rsidR="00932D22" w:rsidRPr="007C2446" w:rsidTr="00932D22">
              <w:trPr>
                <w:trHeight w:val="239"/>
              </w:trPr>
              <w:tc>
                <w:tcPr>
                  <w:tcW w:w="2377" w:type="dxa"/>
                </w:tcPr>
                <w:p w:rsidR="00932D22" w:rsidRPr="007C2446" w:rsidRDefault="00932D22" w:rsidP="00932D22">
                  <w:pPr>
                    <w:pStyle w:val="Techtext"/>
                  </w:pPr>
                  <w:r w:rsidRPr="007C2446">
                    <w:t>&lt;pruefalgorithmus&gt;</w:t>
                  </w:r>
                </w:p>
              </w:tc>
              <w:tc>
                <w:tcPr>
                  <w:tcW w:w="272" w:type="dxa"/>
                </w:tcPr>
                <w:p w:rsidR="00932D22" w:rsidRPr="007C2446" w:rsidRDefault="00932D22" w:rsidP="00932D22">
                  <w:pPr>
                    <w:pStyle w:val="Techtext"/>
                  </w:pPr>
                  <w:r w:rsidRPr="007C2446">
                    <w:t>:</w:t>
                  </w:r>
                </w:p>
              </w:tc>
              <w:tc>
                <w:tcPr>
                  <w:tcW w:w="3626" w:type="dxa"/>
                </w:tcPr>
                <w:p w:rsidR="00932D22" w:rsidRPr="007C2446" w:rsidRDefault="00932D22" w:rsidP="00932D22">
                  <w:pPr>
                    <w:pStyle w:val="Techtext"/>
                  </w:pPr>
                  <w:r w:rsidRPr="007C2446">
                    <w:t>Bezeichnung des bei der Erstellung der Prüfsumme verwendeten Algorithmus.</w:t>
                  </w:r>
                </w:p>
              </w:tc>
            </w:tr>
            <w:tr w:rsidR="00932D22" w:rsidRPr="007C2446" w:rsidTr="00932D22">
              <w:trPr>
                <w:trHeight w:val="238"/>
              </w:trPr>
              <w:tc>
                <w:tcPr>
                  <w:tcW w:w="2377" w:type="dxa"/>
                </w:tcPr>
                <w:p w:rsidR="00932D22" w:rsidRPr="007C2446" w:rsidRDefault="00932D22" w:rsidP="00932D22">
                  <w:pPr>
                    <w:pStyle w:val="Techtext"/>
                  </w:pPr>
                  <w:r w:rsidRPr="007C2446">
                    <w:t>&lt;pruefsumme&gt;</w:t>
                  </w:r>
                </w:p>
              </w:tc>
              <w:tc>
                <w:tcPr>
                  <w:tcW w:w="272" w:type="dxa"/>
                </w:tcPr>
                <w:p w:rsidR="00932D22" w:rsidRPr="007C2446" w:rsidRDefault="00932D22" w:rsidP="00932D22">
                  <w:pPr>
                    <w:pStyle w:val="Techtext"/>
                  </w:pPr>
                  <w:r w:rsidRPr="007C2446">
                    <w:t>:</w:t>
                  </w:r>
                </w:p>
              </w:tc>
              <w:tc>
                <w:tcPr>
                  <w:tcW w:w="3626" w:type="dxa"/>
                </w:tcPr>
                <w:p w:rsidR="00932D22" w:rsidRPr="007C2446" w:rsidRDefault="00932D22" w:rsidP="00932D22">
                  <w:pPr>
                    <w:pStyle w:val="Techtext"/>
                  </w:pPr>
                  <w:r w:rsidRPr="007C2446">
                    <w:t>Prüfsummenwert, abhängig vom verwendeten Prüfalgorithmus</w:t>
                  </w:r>
                </w:p>
              </w:tc>
            </w:tr>
          </w:tbl>
          <w:p w:rsidR="00932D22" w:rsidRPr="007C2446" w:rsidRDefault="00932D22" w:rsidP="00932D22">
            <w:pPr>
              <w:pStyle w:val="TabelleGross"/>
            </w:pPr>
          </w:p>
          <w:p w:rsidR="00932D22" w:rsidRPr="007C2446" w:rsidRDefault="00932D22" w:rsidP="00932D22">
            <w:pPr>
              <w:pStyle w:val="TabelleGross"/>
            </w:pPr>
            <w:r w:rsidRPr="007C2446">
              <w:t>Als Prüfalgorithmus können folgende Hash-Funktionen verwendet werden:</w:t>
            </w:r>
          </w:p>
          <w:p w:rsidR="00932D22" w:rsidRPr="007C2446" w:rsidRDefault="00932D22" w:rsidP="00932D22">
            <w:pPr>
              <w:pStyle w:val="TabelleGross"/>
            </w:pPr>
            <w:r w:rsidRPr="007C2446">
              <w:t>MD5</w:t>
            </w:r>
          </w:p>
          <w:p w:rsidR="00932D22" w:rsidRPr="007C2446" w:rsidRDefault="00932D22" w:rsidP="00932D22">
            <w:pPr>
              <w:pStyle w:val="TabelleGross"/>
            </w:pPr>
            <w:r w:rsidRPr="007C2446">
              <w:t>SHA-1</w:t>
            </w:r>
          </w:p>
          <w:p w:rsidR="00932D22" w:rsidRDefault="00932D22" w:rsidP="00932D22">
            <w:pPr>
              <w:pStyle w:val="TabelleGross"/>
            </w:pPr>
            <w:r w:rsidRPr="007C2446">
              <w:t>SHA-256</w:t>
            </w:r>
          </w:p>
          <w:p w:rsidR="00932D22" w:rsidRPr="007C2446" w:rsidRDefault="00932D22" w:rsidP="00932D22">
            <w:pPr>
              <w:pStyle w:val="TabelleGross"/>
            </w:pPr>
            <w:r>
              <w:t>SHA-512</w:t>
            </w:r>
          </w:p>
        </w:tc>
        <w:tc>
          <w:tcPr>
            <w:tcW w:w="1543" w:type="dxa"/>
          </w:tcPr>
          <w:p w:rsidR="00932D22" w:rsidRPr="007C2446" w:rsidRDefault="00932D22" w:rsidP="00932D22">
            <w:pPr>
              <w:pStyle w:val="TabelleGross"/>
            </w:pPr>
            <w:r w:rsidRPr="007C2446">
              <w:t>M</w:t>
            </w:r>
          </w:p>
        </w:tc>
      </w:tr>
    </w:tbl>
    <w:p w:rsidR="00932D22" w:rsidRPr="00206312" w:rsidRDefault="00932D22" w:rsidP="00932D22"/>
    <w:p w:rsidR="00932D22" w:rsidRPr="00206312" w:rsidRDefault="00932D22" w:rsidP="00932D22">
      <w:pPr>
        <w:pStyle w:val="berschrift2"/>
        <w:keepNext/>
        <w:tabs>
          <w:tab w:val="num" w:pos="576"/>
        </w:tabs>
        <w:spacing w:before="320" w:line="200" w:lineRule="atLeast"/>
        <w:ind w:left="576" w:hanging="576"/>
      </w:pPr>
      <w:r w:rsidRPr="00206312">
        <w:br w:type="page"/>
      </w:r>
      <w:bookmarkStart w:id="134" w:name="_Toc241581074"/>
      <w:bookmarkStart w:id="135" w:name="_Toc341965624"/>
      <w:bookmarkStart w:id="136" w:name="_Toc396116366"/>
      <w:r w:rsidRPr="00206312">
        <w:lastRenderedPageBreak/>
        <w:t>Referenzierung der Zugehörigkeit zu Dossiers in den Metadaten</w:t>
      </w:r>
      <w:bookmarkEnd w:id="134"/>
      <w:bookmarkEnd w:id="135"/>
      <w:bookmarkEnd w:id="136"/>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E4484E" w:rsidTr="00932D22">
        <w:trPr>
          <w:cantSplit/>
          <w:tblHeader/>
        </w:trPr>
        <w:tc>
          <w:tcPr>
            <w:tcW w:w="1080" w:type="dxa"/>
            <w:shd w:val="clear" w:color="auto" w:fill="99CCFF"/>
          </w:tcPr>
          <w:p w:rsidR="00932D22" w:rsidRPr="00E4484E" w:rsidRDefault="00932D22" w:rsidP="00932D22">
            <w:pPr>
              <w:pStyle w:val="TabelleGross"/>
              <w:rPr>
                <w:b/>
              </w:rPr>
            </w:pPr>
            <w:r w:rsidRPr="00E4484E">
              <w:rPr>
                <w:b/>
              </w:rPr>
              <w:t>ID</w:t>
            </w:r>
          </w:p>
        </w:tc>
        <w:tc>
          <w:tcPr>
            <w:tcW w:w="6840" w:type="dxa"/>
            <w:shd w:val="clear" w:color="auto" w:fill="99CCFF"/>
          </w:tcPr>
          <w:p w:rsidR="00932D22" w:rsidRPr="00E4484E" w:rsidRDefault="00932D22" w:rsidP="00932D22">
            <w:pPr>
              <w:pStyle w:val="TabelleGross"/>
              <w:rPr>
                <w:b/>
              </w:rPr>
            </w:pPr>
            <w:r w:rsidRPr="00E4484E">
              <w:rPr>
                <w:b/>
              </w:rPr>
              <w:t>Beschreibung Anforderung</w:t>
            </w:r>
          </w:p>
        </w:tc>
        <w:tc>
          <w:tcPr>
            <w:tcW w:w="1543" w:type="dxa"/>
            <w:shd w:val="clear" w:color="auto" w:fill="99CCFF"/>
          </w:tcPr>
          <w:p w:rsidR="00932D22" w:rsidRPr="00E4484E" w:rsidRDefault="00932D22" w:rsidP="00932D22">
            <w:pPr>
              <w:pStyle w:val="TabelleGross"/>
              <w:rPr>
                <w:b/>
              </w:rPr>
            </w:pPr>
            <w:r w:rsidRPr="00E4484E">
              <w:rPr>
                <w:b/>
              </w:rPr>
              <w:t>M/K</w:t>
            </w:r>
          </w:p>
        </w:tc>
      </w:tr>
      <w:tr w:rsidR="00932D22" w:rsidRPr="007C2446" w:rsidTr="00932D22">
        <w:trPr>
          <w:cantSplit/>
        </w:trPr>
        <w:tc>
          <w:tcPr>
            <w:tcW w:w="1080" w:type="dxa"/>
          </w:tcPr>
          <w:p w:rsidR="00932D22" w:rsidRPr="007C2446" w:rsidRDefault="00932D22" w:rsidP="00932D22">
            <w:pPr>
              <w:pStyle w:val="TabelleGross"/>
            </w:pPr>
            <w:r w:rsidRPr="007C2446">
              <w:t>M_4.12-1</w:t>
            </w:r>
          </w:p>
        </w:tc>
        <w:tc>
          <w:tcPr>
            <w:tcW w:w="6840" w:type="dxa"/>
          </w:tcPr>
          <w:p w:rsidR="00932D22" w:rsidRPr="007C2446" w:rsidRDefault="00932D22" w:rsidP="00932D22">
            <w:pPr>
              <w:pStyle w:val="TabelleGross"/>
            </w:pPr>
            <w:r w:rsidRPr="007C2446">
              <w:t xml:space="preserve">Das Metadatum </w:t>
            </w:r>
            <w:r w:rsidRPr="007C2446">
              <w:rPr>
                <w:rFonts w:ascii="Courier New" w:hAnsi="Courier New" w:cs="Courier New"/>
              </w:rPr>
              <w:t>&lt;dateiRef&gt;</w:t>
            </w:r>
            <w:r w:rsidRPr="007C2446">
              <w:t xml:space="preserve"> dient dazu, den Zusammenhang zwischen den Dateien im Paket und deren Zugehörigkeit zu den Dokumenten in den Dossiers oder direkt zu einem Dossier herzustellen. Dieser Zusammenhang wird durch die e</w:t>
            </w:r>
            <w:r w:rsidRPr="007C2446">
              <w:rPr>
                <w:rFonts w:cs="Arial"/>
              </w:rPr>
              <w:t xml:space="preserve">ntsprechende Referenzierung der </w:t>
            </w:r>
            <w:r w:rsidRPr="007C2446">
              <w:rPr>
                <w:rFonts w:ascii="Courier New" w:hAnsi="Courier New" w:cs="Courier New"/>
              </w:rPr>
              <w:t xml:space="preserve">&lt;dateiRef&gt; </w:t>
            </w:r>
            <w:r w:rsidRPr="007C2446">
              <w:rPr>
                <w:rFonts w:cs="Arial"/>
              </w:rPr>
              <w:t>zu der entsprechenden Datei im Inhaltsverzeichnis des</w:t>
            </w:r>
            <w:r w:rsidRPr="007C2446">
              <w:rPr>
                <w:rFonts w:ascii="Courier New" w:hAnsi="Courier New" w:cs="Courier New"/>
              </w:rPr>
              <w:t xml:space="preserve"> metadata.xml </w:t>
            </w:r>
            <w:r w:rsidRPr="007C2446">
              <w:t>festgehalten.</w:t>
            </w:r>
          </w:p>
          <w:p w:rsidR="00932D22" w:rsidRPr="007C2446" w:rsidRDefault="00932D22" w:rsidP="00932D22">
            <w:pPr>
              <w:pStyle w:val="TabelleGross"/>
            </w:pPr>
            <w:r w:rsidRPr="007C2446">
              <w:t>Diese Referenzierung ist die eindeutige Zuweisung der Inhalte der Dateien zu den Dossiers.</w:t>
            </w:r>
          </w:p>
          <w:p w:rsidR="00932D22" w:rsidRDefault="00932D22" w:rsidP="00932D22">
            <w:pPr>
              <w:pStyle w:val="TabelleGross"/>
            </w:pPr>
            <w:r>
              <w:rPr>
                <w:noProof/>
              </w:rPr>
              <w:drawing>
                <wp:inline distT="0" distB="0" distL="0" distR="0">
                  <wp:extent cx="4120134" cy="4465221"/>
                  <wp:effectExtent l="19050" t="0" r="0" b="0"/>
                  <wp:docPr id="40" name="Bild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cstate="print"/>
                          <a:srcRect/>
                          <a:stretch>
                            <a:fillRect/>
                          </a:stretch>
                        </pic:blipFill>
                        <pic:spPr bwMode="auto">
                          <a:xfrm>
                            <a:off x="0" y="0"/>
                            <a:ext cx="4120210" cy="4465303"/>
                          </a:xfrm>
                          <a:prstGeom prst="rect">
                            <a:avLst/>
                          </a:prstGeom>
                          <a:noFill/>
                          <a:ln w="9525">
                            <a:noFill/>
                            <a:miter lim="800000"/>
                            <a:headEnd/>
                            <a:tailEnd/>
                          </a:ln>
                        </pic:spPr>
                      </pic:pic>
                    </a:graphicData>
                  </a:graphic>
                </wp:inline>
              </w:drawing>
            </w:r>
          </w:p>
          <w:p w:rsidR="00932D22" w:rsidRPr="002C26F1" w:rsidRDefault="00932D22" w:rsidP="00932D22">
            <w:pPr>
              <w:pStyle w:val="TabelleGross"/>
            </w:pPr>
            <w:r w:rsidRPr="002C26F1">
              <w:rPr>
                <w:lang w:val="de-DE"/>
              </w:rPr>
              <w:t>Hinweis: In einem FILES-SIP kann ab der XSD-Version 4.0 eine Datei auch mehreren Dokumenten oder mehreren Dossiers gleichzeitig zugewiesen werden. Diese Möglichkeit sollte aber nur aufgrund eines fachlich zwingenden Grunds eingesetzt werden. Beispiel: Mehrere Dokumente beschreiben den Inhalt der gleichen Videodatei in aufeinanderfolgenden Abschnitten.</w:t>
            </w:r>
          </w:p>
        </w:tc>
        <w:tc>
          <w:tcPr>
            <w:tcW w:w="1543" w:type="dxa"/>
          </w:tcPr>
          <w:p w:rsidR="00932D22" w:rsidRPr="007C2446" w:rsidRDefault="00932D22" w:rsidP="00932D22">
            <w:pPr>
              <w:pStyle w:val="TabelleGross"/>
            </w:pPr>
            <w:r w:rsidRPr="007C2446">
              <w:t>M</w:t>
            </w:r>
          </w:p>
        </w:tc>
      </w:tr>
    </w:tbl>
    <w:p w:rsidR="00932D22" w:rsidRPr="00206312" w:rsidRDefault="00932D22" w:rsidP="00932D22">
      <w:pPr>
        <w:pStyle w:val="Textkrper"/>
      </w:pPr>
    </w:p>
    <w:p w:rsidR="00932D22" w:rsidRDefault="00932D22" w:rsidP="00932D22">
      <w:pPr>
        <w:spacing w:after="0" w:line="240" w:lineRule="auto"/>
        <w:rPr>
          <w:b/>
          <w:sz w:val="32"/>
        </w:rPr>
      </w:pPr>
      <w:r>
        <w:br w:type="page"/>
      </w:r>
    </w:p>
    <w:p w:rsidR="00932D22" w:rsidRPr="00BC0079" w:rsidRDefault="00932D22" w:rsidP="00932D22">
      <w:pPr>
        <w:pStyle w:val="berschrift1"/>
        <w:spacing w:before="0"/>
      </w:pPr>
      <w:bookmarkStart w:id="137" w:name="_Toc341965625"/>
      <w:bookmarkStart w:id="138" w:name="_Toc396116367"/>
      <w:r w:rsidRPr="00BC0079">
        <w:lastRenderedPageBreak/>
        <w:t>Struktur SIP</w:t>
      </w:r>
      <w:bookmarkEnd w:id="137"/>
      <w:bookmarkEnd w:id="138"/>
    </w:p>
    <w:p w:rsidR="00932D22" w:rsidRPr="00BC0079" w:rsidRDefault="00932D22" w:rsidP="00932D22">
      <w:pPr>
        <w:pStyle w:val="berschrift2"/>
        <w:spacing w:before="0"/>
      </w:pPr>
      <w:bookmarkStart w:id="139" w:name="_Ref319487257"/>
      <w:bookmarkStart w:id="140" w:name="_Toc341965626"/>
      <w:bookmarkStart w:id="141" w:name="_Toc396116368"/>
      <w:r w:rsidRPr="00BC0079">
        <w:t>Rahmenvorgaben und Begrenzungen Grösse Paket</w:t>
      </w:r>
      <w:bookmarkEnd w:id="139"/>
      <w:bookmarkEnd w:id="140"/>
      <w:bookmarkEnd w:id="141"/>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E4484E" w:rsidTr="00932D22">
        <w:trPr>
          <w:cantSplit/>
          <w:tblHeader/>
        </w:trPr>
        <w:tc>
          <w:tcPr>
            <w:tcW w:w="1080" w:type="dxa"/>
            <w:shd w:val="clear" w:color="auto" w:fill="99CCFF"/>
          </w:tcPr>
          <w:p w:rsidR="00932D22" w:rsidRPr="00E4484E" w:rsidRDefault="00932D22" w:rsidP="00932D22">
            <w:pPr>
              <w:pStyle w:val="TabelleGross"/>
              <w:rPr>
                <w:b/>
              </w:rPr>
            </w:pPr>
            <w:r w:rsidRPr="00E4484E">
              <w:rPr>
                <w:b/>
              </w:rPr>
              <w:t>ID</w:t>
            </w:r>
          </w:p>
        </w:tc>
        <w:tc>
          <w:tcPr>
            <w:tcW w:w="6840" w:type="dxa"/>
            <w:shd w:val="clear" w:color="auto" w:fill="99CCFF"/>
          </w:tcPr>
          <w:p w:rsidR="00932D22" w:rsidRPr="00E4484E" w:rsidRDefault="00932D22" w:rsidP="00932D22">
            <w:pPr>
              <w:pStyle w:val="TabelleGross"/>
              <w:rPr>
                <w:b/>
              </w:rPr>
            </w:pPr>
            <w:r w:rsidRPr="00E4484E">
              <w:rPr>
                <w:b/>
              </w:rPr>
              <w:t>Beschreibung Anforderung</w:t>
            </w:r>
          </w:p>
        </w:tc>
        <w:tc>
          <w:tcPr>
            <w:tcW w:w="1543" w:type="dxa"/>
            <w:shd w:val="clear" w:color="auto" w:fill="99CCFF"/>
          </w:tcPr>
          <w:p w:rsidR="00932D22" w:rsidRPr="00E4484E" w:rsidRDefault="00932D22" w:rsidP="00932D22">
            <w:pPr>
              <w:pStyle w:val="TabelleGross"/>
              <w:rPr>
                <w:b/>
              </w:rPr>
            </w:pPr>
            <w:r w:rsidRPr="00E4484E">
              <w:rPr>
                <w:b/>
              </w:rPr>
              <w:t>M/K</w:t>
            </w:r>
          </w:p>
        </w:tc>
      </w:tr>
      <w:tr w:rsidR="00932D22" w:rsidRPr="007C2446" w:rsidTr="00932D22">
        <w:trPr>
          <w:cantSplit/>
        </w:trPr>
        <w:tc>
          <w:tcPr>
            <w:tcW w:w="1080" w:type="dxa"/>
          </w:tcPr>
          <w:p w:rsidR="00932D22" w:rsidRPr="007C2446" w:rsidRDefault="00932D22" w:rsidP="00932D22">
            <w:pPr>
              <w:pStyle w:val="TabelleGross"/>
            </w:pPr>
            <w:r w:rsidRPr="007C2446">
              <w:t>S_5.1-1</w:t>
            </w:r>
          </w:p>
        </w:tc>
        <w:tc>
          <w:tcPr>
            <w:tcW w:w="6840" w:type="dxa"/>
          </w:tcPr>
          <w:p w:rsidR="00932D22" w:rsidRPr="007C2446" w:rsidRDefault="00932D22" w:rsidP="00932D22">
            <w:pPr>
              <w:pStyle w:val="TabelleGross"/>
            </w:pPr>
            <w:r w:rsidRPr="007C2446">
              <w:t xml:space="preserve">Ein SIP </w:t>
            </w:r>
            <w:del w:id="142" w:author="U80809724" w:date="2014-08-14T12:05:00Z">
              <w:r w:rsidRPr="007C2446" w:rsidDel="00BE2E88">
                <w:delText xml:space="preserve">darf </w:delText>
              </w:r>
            </w:del>
            <w:ins w:id="143" w:author="U80809724" w:date="2014-08-14T12:05:00Z">
              <w:r w:rsidR="00BE2E88">
                <w:t>sollte</w:t>
              </w:r>
              <w:r w:rsidR="00BE2E88" w:rsidRPr="007C2446">
                <w:t xml:space="preserve"> </w:t>
              </w:r>
            </w:ins>
            <w:r w:rsidRPr="007C2446">
              <w:t>maximal 8 GB gross sein.</w:t>
            </w:r>
          </w:p>
          <w:p w:rsidR="00932D22" w:rsidRPr="007C2446" w:rsidRDefault="00932D22" w:rsidP="00932D22">
            <w:pPr>
              <w:pStyle w:val="TabelleGross"/>
            </w:pPr>
          </w:p>
          <w:p w:rsidR="00932D22" w:rsidRPr="00E4484E" w:rsidRDefault="00932D22" w:rsidP="00932D22">
            <w:pPr>
              <w:pStyle w:val="TabelleGross"/>
              <w:rPr>
                <w:b/>
                <w:i/>
                <w:iCs/>
              </w:rPr>
            </w:pPr>
            <w:r w:rsidRPr="00E4484E">
              <w:rPr>
                <w:b/>
                <w:i/>
                <w:iCs/>
              </w:rPr>
              <w:t>Empfehlung</w:t>
            </w:r>
          </w:p>
          <w:p w:rsidR="00932D22" w:rsidRPr="007C2446" w:rsidRDefault="00932D22" w:rsidP="00932D22">
            <w:pPr>
              <w:pStyle w:val="TabelleGross"/>
              <w:rPr>
                <w:i/>
                <w:iCs/>
              </w:rPr>
            </w:pPr>
            <w:r>
              <w:rPr>
                <w:i/>
                <w:iCs/>
              </w:rPr>
              <w:t>Es wird empfohlen,</w:t>
            </w:r>
            <w:r w:rsidRPr="007C2446">
              <w:rPr>
                <w:i/>
                <w:iCs/>
              </w:rPr>
              <w:t xml:space="preserve"> aus Gründen der schnelleren Übertragung und Vermittlung, die Grösse eines einzelnen SIP für die Ablieferung unter 2 GB zu halten.</w:t>
            </w:r>
          </w:p>
          <w:p w:rsidR="00932D22" w:rsidRPr="007C2446" w:rsidRDefault="00932D22" w:rsidP="00932D22">
            <w:pPr>
              <w:pStyle w:val="TabelleGross"/>
              <w:rPr>
                <w:i/>
                <w:iCs/>
              </w:rPr>
            </w:pPr>
            <w:r w:rsidRPr="007C2446">
              <w:rPr>
                <w:i/>
                <w:iCs/>
              </w:rPr>
              <w:t>Dies kann durch eine regelmässige Ablieferung von Unterlagen an das Archiv und durch eine gute Aussonderungsplanung erreicht werden.</w:t>
            </w:r>
          </w:p>
        </w:tc>
        <w:tc>
          <w:tcPr>
            <w:tcW w:w="1543" w:type="dxa"/>
          </w:tcPr>
          <w:p w:rsidR="00932D22" w:rsidRPr="007C2446" w:rsidRDefault="00932D22" w:rsidP="00932D22">
            <w:pPr>
              <w:pStyle w:val="TabelleGross"/>
            </w:pPr>
            <w:del w:id="144" w:author="U80809724" w:date="2014-08-14T12:05:00Z">
              <w:r w:rsidRPr="007C2446" w:rsidDel="00BE2E88">
                <w:delText>M</w:delText>
              </w:r>
            </w:del>
            <w:ins w:id="145" w:author="U80809724" w:date="2014-08-14T12:05:00Z">
              <w:r w:rsidR="00BE2E88">
                <w:t>K</w:t>
              </w:r>
            </w:ins>
          </w:p>
        </w:tc>
      </w:tr>
      <w:tr w:rsidR="00932D22" w:rsidRPr="007C2446" w:rsidTr="00932D22">
        <w:trPr>
          <w:cantSplit/>
        </w:trPr>
        <w:tc>
          <w:tcPr>
            <w:tcW w:w="1080" w:type="dxa"/>
          </w:tcPr>
          <w:p w:rsidR="00932D22" w:rsidRPr="007C2446" w:rsidRDefault="00932D22" w:rsidP="00932D22">
            <w:pPr>
              <w:pStyle w:val="TabelleGross"/>
            </w:pPr>
            <w:r w:rsidRPr="007C2446">
              <w:t>S_5.1-2</w:t>
            </w:r>
          </w:p>
        </w:tc>
        <w:tc>
          <w:tcPr>
            <w:tcW w:w="6840" w:type="dxa"/>
          </w:tcPr>
          <w:p w:rsidR="00932D22" w:rsidRPr="007C2446" w:rsidRDefault="00932D22" w:rsidP="00BE2E88">
            <w:pPr>
              <w:pStyle w:val="TabelleGross"/>
            </w:pPr>
            <w:del w:id="146" w:author="U80809724" w:date="2014-08-14T12:06:00Z">
              <w:r w:rsidRPr="007C2446" w:rsidDel="00BE2E88">
                <w:delText>Nur in begründeten Ausnahmefällen kann das Archiv e</w:delText>
              </w:r>
            </w:del>
            <w:del w:id="147" w:author="U80809724" w:date="2014-08-14T12:07:00Z">
              <w:r w:rsidRPr="007C2446" w:rsidDel="00BE2E88">
                <w:delText>in SIP</w:delText>
              </w:r>
            </w:del>
            <w:del w:id="148" w:author="U80809724" w:date="2014-08-14T12:06:00Z">
              <w:r w:rsidRPr="007C2446" w:rsidDel="00BE2E88">
                <w:delText xml:space="preserve"> annehmen</w:delText>
              </w:r>
            </w:del>
            <w:del w:id="149" w:author="U80809724" w:date="2014-08-14T12:07:00Z">
              <w:r w:rsidRPr="007C2446" w:rsidDel="00BE2E88">
                <w:delText>, das grösser als 8 GB ist. In diesem Fall muss d</w:delText>
              </w:r>
            </w:del>
            <w:ins w:id="150" w:author="U80809724" w:date="2014-08-14T12:07:00Z">
              <w:r w:rsidR="00BE2E88">
                <w:t>D</w:t>
              </w:r>
            </w:ins>
            <w:r w:rsidRPr="007C2446">
              <w:t xml:space="preserve">ie abliefernde Stelle </w:t>
            </w:r>
            <w:ins w:id="151" w:author="U80809724" w:date="2014-08-14T12:07:00Z">
              <w:r w:rsidR="00BE2E88">
                <w:t xml:space="preserve">muss </w:t>
              </w:r>
            </w:ins>
            <w:r w:rsidRPr="007C2446">
              <w:t>vor der Erstellung der Ablieferung und dem Transfer des Paketes mit dem Archiv Kontakt aufnehmen</w:t>
            </w:r>
            <w:ins w:id="152" w:author="U80809724" w:date="2014-08-14T12:07:00Z">
              <w:r w:rsidR="00BE2E88">
                <w:t>, wenn das SIP grösser als 8 GB ist</w:t>
              </w:r>
            </w:ins>
            <w:r w:rsidRPr="007C2446">
              <w:t>.</w:t>
            </w:r>
          </w:p>
        </w:tc>
        <w:tc>
          <w:tcPr>
            <w:tcW w:w="1543" w:type="dxa"/>
          </w:tcPr>
          <w:p w:rsidR="00932D22" w:rsidRPr="007C2446" w:rsidRDefault="00932D22" w:rsidP="00932D22">
            <w:pPr>
              <w:pStyle w:val="TabelleGross"/>
            </w:pPr>
            <w:r w:rsidRPr="007C2446">
              <w:t>M</w:t>
            </w:r>
          </w:p>
        </w:tc>
      </w:tr>
      <w:tr w:rsidR="00421D65" w:rsidRPr="007C2446" w:rsidTr="00932D22">
        <w:trPr>
          <w:cantSplit/>
        </w:trPr>
        <w:tc>
          <w:tcPr>
            <w:tcW w:w="1080" w:type="dxa"/>
          </w:tcPr>
          <w:p w:rsidR="00421D65" w:rsidRPr="007C2446" w:rsidRDefault="00BE2E88" w:rsidP="00932D22">
            <w:pPr>
              <w:pStyle w:val="TabelleGross"/>
            </w:pPr>
            <w:ins w:id="153" w:author="U80809724" w:date="2014-08-14T12:08:00Z">
              <w:r>
                <w:t>S_5.1-3</w:t>
              </w:r>
            </w:ins>
          </w:p>
        </w:tc>
        <w:tc>
          <w:tcPr>
            <w:tcW w:w="6840" w:type="dxa"/>
          </w:tcPr>
          <w:p w:rsidR="00421D65" w:rsidRPr="007C2446" w:rsidRDefault="00934249" w:rsidP="00BE2E88">
            <w:pPr>
              <w:pStyle w:val="TabelleGross"/>
            </w:pPr>
            <w:ins w:id="154" w:author="U80789367" w:date="2014-10-28T15:35:00Z">
              <w:r w:rsidRPr="00934249">
                <w:t>Die abliefernde Stelle muss vor der Erstellung der SIP mit dem Archiv Kontakt aufnehmen, wenn die abzuliefernden Unterlagen aus Gründen der Grösse auf mehrere SIP (und demzufolge auch auf mehrere Ablieferungen) aufgeteilt werden müssen.</w:t>
              </w:r>
            </w:ins>
            <w:ins w:id="155" w:author="U80809724" w:date="2014-08-14T12:09:00Z">
              <w:del w:id="156" w:author="U80789367" w:date="2014-10-28T15:35:00Z">
                <w:r w:rsidR="00BE2E88" w:rsidDel="00934249">
                  <w:delText>D</w:delText>
                </w:r>
                <w:r w:rsidR="00BE2E88" w:rsidRPr="007C2446" w:rsidDel="00934249">
                  <w:delText xml:space="preserve">ie abliefernde Stelle </w:delText>
                </w:r>
                <w:r w:rsidR="00BE2E88" w:rsidDel="00934249">
                  <w:delText xml:space="preserve">muss </w:delText>
                </w:r>
                <w:r w:rsidR="00BE2E88" w:rsidRPr="007C2446" w:rsidDel="00934249">
                  <w:delText>vor der Erstellung der Ablieferung und dem Transfer de</w:delText>
                </w:r>
                <w:r w:rsidR="00BE2E88" w:rsidDel="00934249">
                  <w:delText>r</w:delText>
                </w:r>
                <w:r w:rsidR="00BE2E88" w:rsidRPr="007C2446" w:rsidDel="00934249">
                  <w:delText xml:space="preserve"> Pakete mit dem Archiv Kontakt aufnehmen</w:delText>
                </w:r>
                <w:r w:rsidR="00BE2E88" w:rsidDel="00934249">
                  <w:delText xml:space="preserve">, wenn das SIP </w:delText>
                </w:r>
              </w:del>
            </w:ins>
            <w:ins w:id="157" w:author="U80809724" w:date="2014-08-14T12:10:00Z">
              <w:del w:id="158" w:author="U80789367" w:date="2014-10-28T15:35:00Z">
                <w:r w:rsidR="00BE2E88" w:rsidDel="00934249">
                  <w:delText>aus Gründen der Grösse gesplittet werden muss.</w:delText>
                </w:r>
              </w:del>
            </w:ins>
          </w:p>
        </w:tc>
        <w:tc>
          <w:tcPr>
            <w:tcW w:w="1543" w:type="dxa"/>
          </w:tcPr>
          <w:p w:rsidR="00421D65" w:rsidRPr="007C2446" w:rsidRDefault="00BE2E88" w:rsidP="00932D22">
            <w:pPr>
              <w:pStyle w:val="TabelleGross"/>
            </w:pPr>
            <w:ins w:id="159" w:author="U80809724" w:date="2014-08-14T12:11:00Z">
              <w:r>
                <w:t>M</w:t>
              </w:r>
            </w:ins>
          </w:p>
        </w:tc>
      </w:tr>
    </w:tbl>
    <w:p w:rsidR="00932D22" w:rsidRPr="00BC0079" w:rsidRDefault="00932D22" w:rsidP="00932D22"/>
    <w:p w:rsidR="00932D22" w:rsidRPr="00BC0079" w:rsidRDefault="00932D22" w:rsidP="00932D22">
      <w:pPr>
        <w:pStyle w:val="berschrift2"/>
        <w:keepNext/>
        <w:tabs>
          <w:tab w:val="num" w:pos="576"/>
        </w:tabs>
        <w:spacing w:before="320" w:line="200" w:lineRule="atLeast"/>
        <w:ind w:left="576" w:hanging="576"/>
      </w:pPr>
      <w:bookmarkStart w:id="160" w:name="_Toc241581077"/>
      <w:bookmarkStart w:id="161" w:name="_Ref319487300"/>
      <w:bookmarkStart w:id="162" w:name="_Toc341965627"/>
      <w:bookmarkStart w:id="163" w:name="_Toc396116369"/>
      <w:r w:rsidRPr="00BC0079">
        <w:t>Rahmenvorgaben und Begrenzungen Anzahl Dateien im Paket</w:t>
      </w:r>
      <w:bookmarkEnd w:id="160"/>
      <w:bookmarkEnd w:id="161"/>
      <w:bookmarkEnd w:id="162"/>
      <w:bookmarkEnd w:id="163"/>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E4484E" w:rsidTr="00932D22">
        <w:trPr>
          <w:cantSplit/>
          <w:tblHeader/>
        </w:trPr>
        <w:tc>
          <w:tcPr>
            <w:tcW w:w="1080" w:type="dxa"/>
            <w:shd w:val="clear" w:color="auto" w:fill="99CCFF"/>
          </w:tcPr>
          <w:p w:rsidR="00932D22" w:rsidRPr="00E4484E" w:rsidRDefault="00932D22" w:rsidP="00932D22">
            <w:pPr>
              <w:pStyle w:val="TabelleGross"/>
              <w:rPr>
                <w:b/>
              </w:rPr>
            </w:pPr>
            <w:r w:rsidRPr="00E4484E">
              <w:rPr>
                <w:b/>
              </w:rPr>
              <w:t>ID</w:t>
            </w:r>
          </w:p>
        </w:tc>
        <w:tc>
          <w:tcPr>
            <w:tcW w:w="6840" w:type="dxa"/>
            <w:shd w:val="clear" w:color="auto" w:fill="99CCFF"/>
          </w:tcPr>
          <w:p w:rsidR="00932D22" w:rsidRPr="00E4484E" w:rsidRDefault="00932D22" w:rsidP="00932D22">
            <w:pPr>
              <w:pStyle w:val="TabelleGross"/>
              <w:rPr>
                <w:b/>
              </w:rPr>
            </w:pPr>
            <w:r w:rsidRPr="00E4484E">
              <w:rPr>
                <w:b/>
              </w:rPr>
              <w:t>Beschreibung Anforderung</w:t>
            </w:r>
          </w:p>
        </w:tc>
        <w:tc>
          <w:tcPr>
            <w:tcW w:w="1543" w:type="dxa"/>
            <w:shd w:val="clear" w:color="auto" w:fill="99CCFF"/>
          </w:tcPr>
          <w:p w:rsidR="00932D22" w:rsidRPr="00E4484E" w:rsidRDefault="00932D22" w:rsidP="00932D22">
            <w:pPr>
              <w:pStyle w:val="TabelleGross"/>
              <w:rPr>
                <w:b/>
              </w:rPr>
            </w:pPr>
            <w:r w:rsidRPr="00E4484E">
              <w:rPr>
                <w:b/>
              </w:rPr>
              <w:t>M/K</w:t>
            </w:r>
          </w:p>
        </w:tc>
      </w:tr>
      <w:tr w:rsidR="00932D22" w:rsidRPr="007C2446" w:rsidTr="00932D22">
        <w:trPr>
          <w:cantSplit/>
        </w:trPr>
        <w:tc>
          <w:tcPr>
            <w:tcW w:w="1080" w:type="dxa"/>
          </w:tcPr>
          <w:p w:rsidR="00932D22" w:rsidRPr="007C2446" w:rsidRDefault="00932D22" w:rsidP="00932D22">
            <w:pPr>
              <w:pStyle w:val="TabelleGross"/>
            </w:pPr>
            <w:bookmarkStart w:id="164" w:name="OLE_LINK24"/>
            <w:r w:rsidRPr="007C2446">
              <w:t>S_5.2-1</w:t>
            </w:r>
            <w:bookmarkEnd w:id="164"/>
          </w:p>
        </w:tc>
        <w:tc>
          <w:tcPr>
            <w:tcW w:w="6840" w:type="dxa"/>
          </w:tcPr>
          <w:p w:rsidR="00932D22" w:rsidRPr="007C2446" w:rsidRDefault="00932D22" w:rsidP="00932D22">
            <w:pPr>
              <w:pStyle w:val="TabelleGross"/>
            </w:pPr>
            <w:r w:rsidRPr="007C2446">
              <w:t>Ein SIP darf nicht mehr als 1’000’000 Dateien enthalten.</w:t>
            </w:r>
          </w:p>
        </w:tc>
        <w:tc>
          <w:tcPr>
            <w:tcW w:w="1543" w:type="dxa"/>
          </w:tcPr>
          <w:p w:rsidR="00932D22" w:rsidRPr="007C2446" w:rsidRDefault="00932D22" w:rsidP="00932D22">
            <w:pPr>
              <w:pStyle w:val="TabelleGross"/>
            </w:pPr>
            <w:r w:rsidRPr="007C2446">
              <w:t>M</w:t>
            </w:r>
          </w:p>
        </w:tc>
      </w:tr>
      <w:tr w:rsidR="00932D22" w:rsidRPr="007C2446" w:rsidTr="00932D22">
        <w:trPr>
          <w:cantSplit/>
        </w:trPr>
        <w:tc>
          <w:tcPr>
            <w:tcW w:w="1080" w:type="dxa"/>
          </w:tcPr>
          <w:p w:rsidR="00932D22" w:rsidRPr="007C2446" w:rsidRDefault="00932D22" w:rsidP="00932D22">
            <w:pPr>
              <w:pStyle w:val="TabelleGross"/>
            </w:pPr>
            <w:r w:rsidRPr="007C2446">
              <w:lastRenderedPageBreak/>
              <w:t>S_5.2-2</w:t>
            </w:r>
          </w:p>
        </w:tc>
        <w:tc>
          <w:tcPr>
            <w:tcW w:w="6840" w:type="dxa"/>
          </w:tcPr>
          <w:p w:rsidR="00932D22" w:rsidRPr="007C2446" w:rsidRDefault="00932D22" w:rsidP="00932D22">
            <w:pPr>
              <w:pStyle w:val="TabelleGross"/>
            </w:pPr>
            <w:r w:rsidRPr="007C2446">
              <w:t>Ein einzelner Ordner innerhalb des SIP sollte nicht mehr als 5'000 Dateien enthalten.</w:t>
            </w:r>
          </w:p>
          <w:p w:rsidR="00932D22" w:rsidRPr="007C2446" w:rsidRDefault="00932D22" w:rsidP="00932D22">
            <w:pPr>
              <w:pStyle w:val="TabelleGross"/>
            </w:pPr>
          </w:p>
          <w:p w:rsidR="00932D22" w:rsidRPr="00E4484E" w:rsidRDefault="00932D22" w:rsidP="00932D22">
            <w:pPr>
              <w:pStyle w:val="TabelleGross"/>
              <w:rPr>
                <w:b/>
                <w:i/>
                <w:iCs/>
              </w:rPr>
            </w:pPr>
            <w:r w:rsidRPr="00E4484E">
              <w:rPr>
                <w:b/>
                <w:i/>
                <w:iCs/>
              </w:rPr>
              <w:t>Empfehlung</w:t>
            </w:r>
          </w:p>
          <w:p w:rsidR="00932D22" w:rsidRPr="007C2446" w:rsidRDefault="00932D22" w:rsidP="00932D22">
            <w:pPr>
              <w:pStyle w:val="TabelleGross"/>
              <w:rPr>
                <w:i/>
                <w:iCs/>
              </w:rPr>
            </w:pPr>
            <w:r w:rsidRPr="007C2446">
              <w:rPr>
                <w:i/>
                <w:iCs/>
              </w:rPr>
              <w:t>Die Anforderung sollte eingehalten werden, weil sonst Probleme mit der Darstellung des SIP auf dem Explorer auftreten können. Falls ein einzelner Ordner mehr als 5000 Dateien enthält, wird empfohlen, Ordner zur weiteren Unterteilung einzufügen.</w:t>
            </w:r>
          </w:p>
          <w:p w:rsidR="00932D22" w:rsidRPr="007C2446" w:rsidRDefault="00932D22" w:rsidP="00932D22">
            <w:pPr>
              <w:pStyle w:val="TabelleGross"/>
            </w:pPr>
          </w:p>
          <w:p w:rsidR="00932D22" w:rsidRPr="00E4484E" w:rsidRDefault="00932D22" w:rsidP="00932D22">
            <w:pPr>
              <w:pStyle w:val="TabelleGross"/>
              <w:rPr>
                <w:b/>
              </w:rPr>
            </w:pPr>
            <w:r w:rsidRPr="00E4484E">
              <w:rPr>
                <w:b/>
              </w:rPr>
              <w:t>Beispiel</w:t>
            </w:r>
          </w:p>
          <w:p w:rsidR="00932D22" w:rsidRPr="007C2446" w:rsidRDefault="00932D22" w:rsidP="00932D22">
            <w:pPr>
              <w:pStyle w:val="TabelleGross"/>
            </w:pPr>
            <w:r>
              <w:rPr>
                <w:noProof/>
              </w:rPr>
              <w:drawing>
                <wp:inline distT="0" distB="0" distL="0" distR="0">
                  <wp:extent cx="911047" cy="782268"/>
                  <wp:effectExtent l="19050" t="0" r="3353" b="0"/>
                  <wp:docPr id="75" name="Bild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1" cstate="print"/>
                          <a:srcRect l="5299" t="2370" b="33965"/>
                          <a:stretch>
                            <a:fillRect/>
                          </a:stretch>
                        </pic:blipFill>
                        <pic:spPr bwMode="auto">
                          <a:xfrm>
                            <a:off x="0" y="0"/>
                            <a:ext cx="911047" cy="782268"/>
                          </a:xfrm>
                          <a:prstGeom prst="rect">
                            <a:avLst/>
                          </a:prstGeom>
                          <a:noFill/>
                          <a:ln w="9525">
                            <a:noFill/>
                            <a:miter lim="800000"/>
                            <a:headEnd/>
                            <a:tailEnd/>
                          </a:ln>
                        </pic:spPr>
                      </pic:pic>
                    </a:graphicData>
                  </a:graphic>
                </wp:inline>
              </w:drawing>
            </w:r>
          </w:p>
          <w:p w:rsidR="00932D22" w:rsidRPr="007C2446" w:rsidRDefault="00932D22" w:rsidP="00932D22">
            <w:pPr>
              <w:pStyle w:val="TabelleGross"/>
            </w:pPr>
            <w:r w:rsidRPr="007C2446">
              <w:t xml:space="preserve">Der Ordner </w:t>
            </w:r>
            <w:r w:rsidRPr="007C2446">
              <w:rPr>
                <w:rFonts w:ascii="Courier New" w:hAnsi="Courier New" w:cs="Courier New"/>
              </w:rPr>
              <w:t>d00003/</w:t>
            </w:r>
            <w:r w:rsidRPr="007C2446">
              <w:t xml:space="preserve"> enthält ursprünglich 9’000 Dateien.</w:t>
            </w:r>
          </w:p>
          <w:p w:rsidR="00001888" w:rsidRDefault="00932D22" w:rsidP="00932D22">
            <w:pPr>
              <w:pStyle w:val="TabelleGross"/>
            </w:pPr>
            <w:r>
              <w:rPr>
                <w:noProof/>
              </w:rPr>
              <w:drawing>
                <wp:inline distT="0" distB="0" distL="0" distR="0">
                  <wp:extent cx="911047" cy="1199604"/>
                  <wp:effectExtent l="19050" t="0" r="3353" b="0"/>
                  <wp:docPr id="76" name="Bild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1" cstate="print"/>
                          <a:srcRect l="5299" t="2370"/>
                          <a:stretch>
                            <a:fillRect/>
                          </a:stretch>
                        </pic:blipFill>
                        <pic:spPr bwMode="auto">
                          <a:xfrm>
                            <a:off x="0" y="0"/>
                            <a:ext cx="911047" cy="1199604"/>
                          </a:xfrm>
                          <a:prstGeom prst="rect">
                            <a:avLst/>
                          </a:prstGeom>
                          <a:noFill/>
                          <a:ln w="9525">
                            <a:noFill/>
                            <a:miter lim="800000"/>
                            <a:headEnd/>
                            <a:tailEnd/>
                          </a:ln>
                        </pic:spPr>
                      </pic:pic>
                    </a:graphicData>
                  </a:graphic>
                </wp:inline>
              </w:drawing>
            </w:r>
            <w:r w:rsidR="00001888" w:rsidRPr="007C2446">
              <w:t xml:space="preserve"> </w:t>
            </w:r>
          </w:p>
          <w:p w:rsidR="00932D22" w:rsidRPr="007C2446" w:rsidRDefault="00001888" w:rsidP="00932D22">
            <w:pPr>
              <w:pStyle w:val="TabelleGross"/>
            </w:pPr>
            <w:r w:rsidRPr="007C2446">
              <w:t xml:space="preserve">Im Ordner </w:t>
            </w:r>
            <w:r w:rsidRPr="007C2446">
              <w:rPr>
                <w:rFonts w:ascii="Courier New" w:hAnsi="Courier New" w:cs="Courier New"/>
              </w:rPr>
              <w:t>d00003/</w:t>
            </w:r>
            <w:r w:rsidRPr="007C2446">
              <w:t xml:space="preserve"> werden zwei Ordner eingefügt, und die 9'000 Dateien so darauf verteilt, das kein Ordner mehr als 5'000 Dateien enthält. Die Benennung dieser Ordner ist grundsätzlich frei (hier </w:t>
            </w:r>
            <w:r w:rsidRPr="007C2446">
              <w:rPr>
                <w:rFonts w:ascii="Courier New" w:hAnsi="Courier New" w:cs="Courier New"/>
              </w:rPr>
              <w:t>A/</w:t>
            </w:r>
            <w:r w:rsidRPr="007C2446">
              <w:t xml:space="preserve"> und </w:t>
            </w:r>
            <w:r w:rsidRPr="007C2446">
              <w:rPr>
                <w:rFonts w:ascii="Courier New" w:hAnsi="Courier New" w:cs="Courier New"/>
              </w:rPr>
              <w:t>B/</w:t>
            </w:r>
            <w:r w:rsidRPr="007C2446">
              <w:t xml:space="preserve">), sollte aber innerhalb des Ordners </w:t>
            </w:r>
            <w:r w:rsidRPr="007C2446">
              <w:rPr>
                <w:rFonts w:ascii="Courier New" w:hAnsi="Courier New" w:cs="Courier New"/>
              </w:rPr>
              <w:t>d00003/</w:t>
            </w:r>
            <w:r w:rsidRPr="007C2446">
              <w:t xml:space="preserve"> eindeutig und möglichst kurz gehalten werden, um die Pfadlänge nicht übermässig zu verlängern.</w:t>
            </w:r>
          </w:p>
        </w:tc>
        <w:tc>
          <w:tcPr>
            <w:tcW w:w="1543" w:type="dxa"/>
          </w:tcPr>
          <w:p w:rsidR="00932D22" w:rsidRPr="007C2446" w:rsidRDefault="00932D22" w:rsidP="00932D22">
            <w:pPr>
              <w:pStyle w:val="TabelleGross"/>
            </w:pPr>
            <w:r w:rsidRPr="007C2446">
              <w:t>K</w:t>
            </w:r>
          </w:p>
        </w:tc>
      </w:tr>
    </w:tbl>
    <w:p w:rsidR="00932D22" w:rsidRPr="00BC0079" w:rsidRDefault="00932D22" w:rsidP="00932D22"/>
    <w:p w:rsidR="00932D22" w:rsidRPr="00BC0079" w:rsidRDefault="00932D22" w:rsidP="00932D22">
      <w:pPr>
        <w:pStyle w:val="berschrift2"/>
        <w:keepNext/>
        <w:tabs>
          <w:tab w:val="num" w:pos="576"/>
        </w:tabs>
        <w:spacing w:before="320" w:line="200" w:lineRule="atLeast"/>
        <w:ind w:left="576" w:hanging="576"/>
      </w:pPr>
      <w:bookmarkStart w:id="165" w:name="_Toc241581078"/>
      <w:bookmarkStart w:id="166" w:name="_Toc341965628"/>
      <w:bookmarkStart w:id="167" w:name="_Toc396116370"/>
      <w:r w:rsidRPr="00BC0079">
        <w:t>Erlaubte Zeichen bei der Benennung der Ordner und Dateien</w:t>
      </w:r>
      <w:bookmarkEnd w:id="165"/>
      <w:bookmarkEnd w:id="166"/>
      <w:bookmarkEnd w:id="167"/>
    </w:p>
    <w:p w:rsidR="00932D22" w:rsidRPr="00BC0079" w:rsidRDefault="00932D22" w:rsidP="00932D22">
      <w:pPr>
        <w:spacing w:line="300" w:lineRule="atLeast"/>
        <w:jc w:val="both"/>
      </w:pPr>
      <w:bookmarkStart w:id="168" w:name="OLE_LINK16"/>
      <w:bookmarkStart w:id="169" w:name="OLE_LINK17"/>
      <w:r w:rsidRPr="00BC0079">
        <w:t>In den Namen der Dateien und Ordner darf nur ein begrenzter Satz von Zeichen verwendet werden. Dadurch werden falsche Konvertierungen innerhalb der Namen verhindert, die sonst auftreten könnten, wenn Pakete zwischen unterschiedlichen Betriebssystemen transferiert und verarbeitet werden.</w:t>
      </w:r>
    </w:p>
    <w:p w:rsidR="00932D22" w:rsidRPr="00BC0079" w:rsidRDefault="00932D22" w:rsidP="00932D22"/>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993"/>
        <w:gridCol w:w="6927"/>
        <w:gridCol w:w="1543"/>
      </w:tblGrid>
      <w:tr w:rsidR="00932D22" w:rsidRPr="008A2105" w:rsidTr="00932D22">
        <w:trPr>
          <w:cantSplit/>
          <w:tblHeader/>
        </w:trPr>
        <w:tc>
          <w:tcPr>
            <w:tcW w:w="993" w:type="dxa"/>
            <w:shd w:val="clear" w:color="auto" w:fill="99CCFF"/>
          </w:tcPr>
          <w:p w:rsidR="00932D22" w:rsidRPr="008A2105" w:rsidRDefault="00932D22" w:rsidP="00932D22">
            <w:pPr>
              <w:pStyle w:val="TabelleGross"/>
              <w:rPr>
                <w:b/>
              </w:rPr>
            </w:pPr>
            <w:r w:rsidRPr="008A2105">
              <w:rPr>
                <w:b/>
              </w:rPr>
              <w:t>ID</w:t>
            </w:r>
          </w:p>
        </w:tc>
        <w:tc>
          <w:tcPr>
            <w:tcW w:w="6927" w:type="dxa"/>
            <w:shd w:val="clear" w:color="auto" w:fill="99CCFF"/>
          </w:tcPr>
          <w:p w:rsidR="00932D22" w:rsidRPr="008A2105" w:rsidRDefault="00932D22" w:rsidP="00932D22">
            <w:pPr>
              <w:pStyle w:val="TabelleGross"/>
              <w:rPr>
                <w:b/>
              </w:rPr>
            </w:pPr>
            <w:r w:rsidRPr="008A2105">
              <w:rPr>
                <w:b/>
              </w:rPr>
              <w:t>Beschreibung Anforderung</w:t>
            </w:r>
          </w:p>
        </w:tc>
        <w:tc>
          <w:tcPr>
            <w:tcW w:w="1543" w:type="dxa"/>
            <w:shd w:val="clear" w:color="auto" w:fill="99CCFF"/>
          </w:tcPr>
          <w:p w:rsidR="00932D22" w:rsidRPr="008A2105" w:rsidRDefault="00932D22" w:rsidP="00932D22">
            <w:pPr>
              <w:pStyle w:val="TabelleGross"/>
              <w:rPr>
                <w:b/>
                <w:bCs/>
              </w:rPr>
            </w:pPr>
            <w:r w:rsidRPr="008A2105">
              <w:rPr>
                <w:b/>
                <w:bCs/>
              </w:rPr>
              <w:t>M/K</w:t>
            </w:r>
          </w:p>
        </w:tc>
      </w:tr>
      <w:bookmarkEnd w:id="168"/>
      <w:bookmarkEnd w:id="169"/>
      <w:tr w:rsidR="00932D22" w:rsidRPr="007C2446" w:rsidTr="00932D22">
        <w:trPr>
          <w:cantSplit/>
        </w:trPr>
        <w:tc>
          <w:tcPr>
            <w:tcW w:w="993" w:type="dxa"/>
          </w:tcPr>
          <w:p w:rsidR="00932D22" w:rsidRPr="008A2105" w:rsidRDefault="00932D22" w:rsidP="00932D22">
            <w:pPr>
              <w:pStyle w:val="TabelleGross"/>
            </w:pPr>
            <w:r w:rsidRPr="008A2105">
              <w:t>S_5.3-1</w:t>
            </w:r>
          </w:p>
        </w:tc>
        <w:tc>
          <w:tcPr>
            <w:tcW w:w="6927" w:type="dxa"/>
          </w:tcPr>
          <w:p w:rsidR="00932D22" w:rsidRPr="008A2105" w:rsidRDefault="00932D22" w:rsidP="00932D22">
            <w:pPr>
              <w:pStyle w:val="TabelleGross"/>
            </w:pPr>
            <w:r w:rsidRPr="008A2105">
              <w:t>Die Vorgaben in Bezug auf den zu verwendenden Zeichensatz zur Benennung von Ordnern und Dateien müssen vollumfänglich eingehalten werden.</w:t>
            </w: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M</w:t>
            </w:r>
          </w:p>
        </w:tc>
      </w:tr>
      <w:tr w:rsidR="00932D22" w:rsidRPr="007C2446" w:rsidTr="00932D22">
        <w:trPr>
          <w:cantSplit/>
        </w:trPr>
        <w:tc>
          <w:tcPr>
            <w:tcW w:w="993" w:type="dxa"/>
          </w:tcPr>
          <w:p w:rsidR="00932D22" w:rsidRPr="008A2105" w:rsidRDefault="00932D22" w:rsidP="00932D22">
            <w:pPr>
              <w:pStyle w:val="TabelleGross"/>
            </w:pPr>
            <w:r w:rsidRPr="008A2105">
              <w:lastRenderedPageBreak/>
              <w:t>S_5.3-2</w:t>
            </w:r>
          </w:p>
        </w:tc>
        <w:tc>
          <w:tcPr>
            <w:tcW w:w="6927" w:type="dxa"/>
          </w:tcPr>
          <w:p w:rsidR="00932D22" w:rsidRPr="008A2105" w:rsidRDefault="00932D22" w:rsidP="00932D22">
            <w:pPr>
              <w:pStyle w:val="TabelleGross"/>
            </w:pPr>
            <w:r w:rsidRPr="008A2105">
              <w:t>Der erlaubte Zeichensatz zur Benennung von Ordnern und Dateien ist ein Subset von US-ASCII.</w:t>
            </w:r>
          </w:p>
          <w:p w:rsidR="00932D22" w:rsidRPr="008A2105" w:rsidRDefault="00932D22" w:rsidP="00932D22">
            <w:pPr>
              <w:pStyle w:val="TabelleGross"/>
            </w:pPr>
            <w:r w:rsidRPr="008A2105">
              <w:t>Die folgenden Zeichen sind erlaubt:</w:t>
            </w:r>
          </w:p>
          <w:p w:rsidR="00932D22" w:rsidRPr="008A2105" w:rsidRDefault="00932D22" w:rsidP="00932D22">
            <w:pPr>
              <w:pStyle w:val="TabelleGross"/>
            </w:pPr>
            <w:r w:rsidRPr="008A2105">
              <w:tab/>
              <w:t>Buchstaben:</w:t>
            </w:r>
            <w:r w:rsidRPr="008A2105">
              <w:tab/>
              <w:t>A-Z a-z</w:t>
            </w:r>
            <w:r w:rsidRPr="008A2105">
              <w:br/>
            </w:r>
            <w:bookmarkStart w:id="170" w:name="OLE_LINK3"/>
            <w:bookmarkStart w:id="171" w:name="OLE_LINK4"/>
            <w:r w:rsidRPr="008A2105">
              <w:tab/>
              <w:t>Ziffern:</w:t>
            </w:r>
            <w:r w:rsidRPr="008A2105">
              <w:tab/>
            </w:r>
            <w:r w:rsidRPr="008A2105">
              <w:tab/>
              <w:t>0-9</w:t>
            </w:r>
            <w:r w:rsidRPr="008A2105">
              <w:br/>
            </w:r>
            <w:bookmarkEnd w:id="170"/>
            <w:bookmarkEnd w:id="171"/>
            <w:r w:rsidRPr="008A2105">
              <w:tab/>
              <w:t>Andere:</w:t>
            </w:r>
            <w:r w:rsidRPr="008A2105">
              <w:tab/>
            </w:r>
            <w:r w:rsidRPr="008A2105">
              <w:tab/>
              <w:t>! # $ % ( ) + , - . = @ [ ] { } ~_</w:t>
            </w:r>
            <w:r w:rsidRPr="008A2105">
              <w:br/>
            </w:r>
            <w:r w:rsidRPr="008A2105">
              <w:tab/>
            </w:r>
            <w:r w:rsidRPr="008A2105">
              <w:tab/>
            </w:r>
            <w:r w:rsidRPr="008A2105">
              <w:tab/>
              <w:t>SPACE</w:t>
            </w:r>
          </w:p>
          <w:p w:rsidR="00932D22" w:rsidRPr="008A2105" w:rsidRDefault="00932D22" w:rsidP="00932D22">
            <w:pPr>
              <w:pStyle w:val="TabelleGross"/>
            </w:pPr>
            <w:r w:rsidRPr="008A2105">
              <w:t>Die Zeichencodes der erlaubten Zeichen sind in den Zeichensätzen US-ASCII, ISO-8859 und UTF-8 identisch.</w:t>
            </w: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M</w:t>
            </w:r>
          </w:p>
        </w:tc>
      </w:tr>
      <w:tr w:rsidR="00932D22" w:rsidRPr="007C2446" w:rsidTr="00932D22">
        <w:trPr>
          <w:cantSplit/>
        </w:trPr>
        <w:tc>
          <w:tcPr>
            <w:tcW w:w="993" w:type="dxa"/>
          </w:tcPr>
          <w:p w:rsidR="00932D22" w:rsidRPr="008A2105" w:rsidRDefault="00932D22" w:rsidP="00932D22">
            <w:pPr>
              <w:pStyle w:val="TabelleGross"/>
            </w:pPr>
            <w:r w:rsidRPr="008A2105">
              <w:t>S_5.3-3</w:t>
            </w:r>
          </w:p>
        </w:tc>
        <w:tc>
          <w:tcPr>
            <w:tcW w:w="6927" w:type="dxa"/>
          </w:tcPr>
          <w:p w:rsidR="00932D22" w:rsidRPr="008A2105" w:rsidRDefault="00932D22" w:rsidP="00932D22">
            <w:pPr>
              <w:pStyle w:val="TabelleGross"/>
            </w:pPr>
            <w:r w:rsidRPr="008A2105">
              <w:t>Wenn die Namen von Ordnern und Dateien nicht erlaubte Zeichen enthalten, müssen diese vor der Ablieferung an das Archiv normalisiert werden.</w:t>
            </w:r>
          </w:p>
          <w:p w:rsidR="00932D22" w:rsidRPr="008A2105" w:rsidRDefault="00932D22" w:rsidP="00932D22">
            <w:pPr>
              <w:pStyle w:val="TabelleGross"/>
            </w:pPr>
          </w:p>
          <w:p w:rsidR="00932D22" w:rsidRPr="00E4484E" w:rsidRDefault="00932D22" w:rsidP="00932D22">
            <w:pPr>
              <w:pStyle w:val="TabelleGross"/>
              <w:rPr>
                <w:b/>
                <w:i/>
              </w:rPr>
            </w:pPr>
            <w:r w:rsidRPr="00E4484E">
              <w:rPr>
                <w:b/>
                <w:i/>
              </w:rPr>
              <w:t>Empfehlung</w:t>
            </w:r>
          </w:p>
          <w:p w:rsidR="00932D22" w:rsidRPr="008A2105" w:rsidRDefault="00932D22" w:rsidP="00932D22">
            <w:pPr>
              <w:pStyle w:val="TabelleGross"/>
            </w:pPr>
            <w:r w:rsidRPr="00E4484E">
              <w:rPr>
                <w:i/>
              </w:rPr>
              <w:t>Im Anhang E finden sich Empfehlungen im Sinne einer Best Practice, die bei der Normalisierung von Namen befolgt werden können</w:t>
            </w:r>
            <w:r w:rsidRPr="008A2105">
              <w:t>.</w:t>
            </w: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M</w:t>
            </w:r>
          </w:p>
        </w:tc>
      </w:tr>
      <w:tr w:rsidR="00932D22" w:rsidRPr="007C2446" w:rsidTr="00932D22">
        <w:trPr>
          <w:cantSplit/>
        </w:trPr>
        <w:tc>
          <w:tcPr>
            <w:tcW w:w="993" w:type="dxa"/>
          </w:tcPr>
          <w:p w:rsidR="00932D22" w:rsidRPr="008A2105" w:rsidRDefault="00932D22" w:rsidP="00932D22">
            <w:pPr>
              <w:pStyle w:val="TabelleGross"/>
            </w:pPr>
            <w:r w:rsidRPr="008A2105">
              <w:t>S_5.3-4</w:t>
            </w:r>
          </w:p>
        </w:tc>
        <w:tc>
          <w:tcPr>
            <w:tcW w:w="6927" w:type="dxa"/>
          </w:tcPr>
          <w:p w:rsidR="00932D22" w:rsidRPr="008A2105" w:rsidRDefault="00932D22" w:rsidP="00932D22">
            <w:pPr>
              <w:pStyle w:val="TabelleGross"/>
            </w:pPr>
            <w:r w:rsidRPr="008A2105">
              <w:t>Wenn zwei Dateien oder Ordner, die im selben Ordner abgelegt sind, auf denselben Namen normalisiert werden (was eher selten der Fall ist), treten Kollisionen auf. Um diese Kollisionen zu vermeiden, müssen die betroffenen Dateien während oder vor der Normalisierung geeignet ergänzt werden, z. B. durch anhängen eines Suffixes an den Basisnamen.</w:t>
            </w:r>
          </w:p>
          <w:p w:rsidR="00932D22" w:rsidRPr="008A2105" w:rsidRDefault="00932D22" w:rsidP="00932D22">
            <w:pPr>
              <w:pStyle w:val="TabelleGross"/>
            </w:pPr>
            <w:r w:rsidRPr="008A2105">
              <w:t>Der ursprüngliche Dateiname muss entsprechend zuvor in den Metadaten festgehalten werden und geht dadurch nicht verloren.</w:t>
            </w:r>
          </w:p>
          <w:p w:rsidR="00932D22" w:rsidRPr="008A2105" w:rsidRDefault="00932D22" w:rsidP="00932D22">
            <w:pPr>
              <w:pStyle w:val="TabelleGross"/>
            </w:pPr>
          </w:p>
          <w:p w:rsidR="00932D22" w:rsidRPr="008A2105" w:rsidRDefault="00932D22" w:rsidP="00932D22">
            <w:pPr>
              <w:pStyle w:val="TabelleGross"/>
              <w:rPr>
                <w:b/>
              </w:rPr>
            </w:pPr>
            <w:r w:rsidRPr="008A2105">
              <w:rPr>
                <w:b/>
              </w:rPr>
              <w:t>Beispiel</w:t>
            </w:r>
          </w:p>
          <w:p w:rsidR="00932D22" w:rsidRPr="008A2105" w:rsidRDefault="00932D22" w:rsidP="00932D22">
            <w:pPr>
              <w:pStyle w:val="TabelleGross"/>
            </w:pPr>
            <w:r w:rsidRPr="008A2105">
              <w:t>Kollision bei Normalisierung:</w:t>
            </w:r>
          </w:p>
          <w:p w:rsidR="00932D22" w:rsidRPr="008A2105" w:rsidRDefault="00932D22" w:rsidP="00932D22">
            <w:pPr>
              <w:pStyle w:val="TabelleGross"/>
            </w:pPr>
            <w:r>
              <w:rPr>
                <w:noProof/>
              </w:rPr>
              <w:drawing>
                <wp:inline distT="0" distB="0" distL="0" distR="0">
                  <wp:extent cx="1193366" cy="186619"/>
                  <wp:effectExtent l="19050" t="0" r="6784" b="0"/>
                  <wp:docPr id="42"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cstate="print"/>
                          <a:srcRect l="5085" t="5408" b="66197"/>
                          <a:stretch>
                            <a:fillRect/>
                          </a:stretch>
                        </pic:blipFill>
                        <pic:spPr bwMode="auto">
                          <a:xfrm>
                            <a:off x="0" y="0"/>
                            <a:ext cx="1193366" cy="186619"/>
                          </a:xfrm>
                          <a:prstGeom prst="rect">
                            <a:avLst/>
                          </a:prstGeom>
                          <a:noFill/>
                          <a:ln w="9525">
                            <a:noFill/>
                            <a:miter lim="800000"/>
                            <a:headEnd/>
                            <a:tailEnd/>
                          </a:ln>
                        </pic:spPr>
                      </pic:pic>
                    </a:graphicData>
                  </a:graphic>
                </wp:inline>
              </w:drawing>
            </w:r>
            <w:r>
              <w:br/>
            </w:r>
            <w:r w:rsidRPr="00791C54">
              <w:rPr>
                <w:noProof/>
              </w:rPr>
              <w:drawing>
                <wp:inline distT="0" distB="0" distL="0" distR="0">
                  <wp:extent cx="1433071" cy="435063"/>
                  <wp:effectExtent l="0" t="0" r="0" b="0"/>
                  <wp:docPr id="41"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cstate="print"/>
                          <a:srcRect l="-13980" t="33803"/>
                          <a:stretch>
                            <a:fillRect/>
                          </a:stretch>
                        </pic:blipFill>
                        <pic:spPr bwMode="auto">
                          <a:xfrm>
                            <a:off x="0" y="0"/>
                            <a:ext cx="1433071" cy="435063"/>
                          </a:xfrm>
                          <a:prstGeom prst="rect">
                            <a:avLst/>
                          </a:prstGeom>
                          <a:noFill/>
                          <a:ln w="9525">
                            <a:noFill/>
                            <a:miter lim="800000"/>
                            <a:headEnd/>
                            <a:tailEnd/>
                          </a:ln>
                        </pic:spPr>
                      </pic:pic>
                    </a:graphicData>
                  </a:graphic>
                </wp:inline>
              </w:drawing>
            </w:r>
          </w:p>
          <w:tbl>
            <w:tblPr>
              <w:tblW w:w="0" w:type="auto"/>
              <w:tblLook w:val="01E0" w:firstRow="1" w:lastRow="1" w:firstColumn="1" w:lastColumn="1" w:noHBand="0" w:noVBand="0"/>
            </w:tblPr>
            <w:tblGrid>
              <w:gridCol w:w="1593"/>
              <w:gridCol w:w="480"/>
              <w:gridCol w:w="1800"/>
            </w:tblGrid>
            <w:tr w:rsidR="00932D22" w:rsidRPr="008A2105" w:rsidTr="00932D22">
              <w:trPr>
                <w:trHeight w:val="239"/>
              </w:trPr>
              <w:tc>
                <w:tcPr>
                  <w:tcW w:w="1593" w:type="dxa"/>
                  <w:vAlign w:val="bottom"/>
                </w:tcPr>
                <w:p w:rsidR="00932D22" w:rsidRPr="008A2105" w:rsidRDefault="00932D22" w:rsidP="00932D22">
                  <w:pPr>
                    <w:pStyle w:val="TabelleGross"/>
                    <w:spacing w:before="0"/>
                    <w:ind w:left="-130"/>
                  </w:pPr>
                  <w:r w:rsidRPr="00D91B31">
                    <w:rPr>
                      <w:noProof/>
                    </w:rPr>
                    <w:drawing>
                      <wp:inline distT="0" distB="0" distL="0" distR="0">
                        <wp:extent cx="770304" cy="191477"/>
                        <wp:effectExtent l="19050" t="0" r="0" b="0"/>
                        <wp:docPr id="44"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cstate="print"/>
                                <a:srcRect l="4232" t="66595" r="34480" b="4168"/>
                                <a:stretch>
                                  <a:fillRect/>
                                </a:stretch>
                              </pic:blipFill>
                              <pic:spPr bwMode="auto">
                                <a:xfrm>
                                  <a:off x="0" y="0"/>
                                  <a:ext cx="770304" cy="191477"/>
                                </a:xfrm>
                                <a:prstGeom prst="rect">
                                  <a:avLst/>
                                </a:prstGeom>
                                <a:noFill/>
                                <a:ln w="9525">
                                  <a:noFill/>
                                  <a:miter lim="800000"/>
                                  <a:headEnd/>
                                  <a:tailEnd/>
                                </a:ln>
                              </pic:spPr>
                            </pic:pic>
                          </a:graphicData>
                        </a:graphic>
                      </wp:inline>
                    </w:drawing>
                  </w:r>
                </w:p>
              </w:tc>
              <w:tc>
                <w:tcPr>
                  <w:tcW w:w="480" w:type="dxa"/>
                  <w:vAlign w:val="bottom"/>
                </w:tcPr>
                <w:p w:rsidR="00932D22" w:rsidRPr="008A2105" w:rsidRDefault="00932D22" w:rsidP="00932D22">
                  <w:pPr>
                    <w:pStyle w:val="TabelleGross"/>
                    <w:spacing w:before="0"/>
                    <w:ind w:left="-130"/>
                  </w:pPr>
                  <w:r w:rsidRPr="008A2105">
                    <w:sym w:font="Wingdings" w:char="F0E0"/>
                  </w:r>
                </w:p>
              </w:tc>
              <w:tc>
                <w:tcPr>
                  <w:tcW w:w="1800" w:type="dxa"/>
                  <w:vAlign w:val="bottom"/>
                </w:tcPr>
                <w:p w:rsidR="00932D22" w:rsidRPr="008A2105" w:rsidRDefault="00932D22" w:rsidP="00932D22">
                  <w:pPr>
                    <w:pStyle w:val="TabelleGross"/>
                    <w:spacing w:before="0"/>
                    <w:ind w:left="-130"/>
                  </w:pPr>
                  <w:r w:rsidRPr="00225992">
                    <w:rPr>
                      <w:noProof/>
                    </w:rPr>
                    <w:drawing>
                      <wp:inline distT="0" distB="0" distL="0" distR="0">
                        <wp:extent cx="774520" cy="191477"/>
                        <wp:effectExtent l="19050" t="0" r="6530" b="0"/>
                        <wp:docPr id="90"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cstate="print"/>
                                <a:srcRect l="4545" t="37359" r="33853" b="33404"/>
                                <a:stretch>
                                  <a:fillRect/>
                                </a:stretch>
                              </pic:blipFill>
                              <pic:spPr bwMode="auto">
                                <a:xfrm>
                                  <a:off x="0" y="0"/>
                                  <a:ext cx="774520" cy="191477"/>
                                </a:xfrm>
                                <a:prstGeom prst="rect">
                                  <a:avLst/>
                                </a:prstGeom>
                                <a:noFill/>
                                <a:ln w="9525">
                                  <a:noFill/>
                                  <a:miter lim="800000"/>
                                  <a:headEnd/>
                                  <a:tailEnd/>
                                </a:ln>
                              </pic:spPr>
                            </pic:pic>
                          </a:graphicData>
                        </a:graphic>
                      </wp:inline>
                    </w:drawing>
                  </w:r>
                </w:p>
              </w:tc>
            </w:tr>
            <w:tr w:rsidR="00932D22" w:rsidRPr="008A2105" w:rsidTr="00932D22">
              <w:trPr>
                <w:trHeight w:val="238"/>
              </w:trPr>
              <w:tc>
                <w:tcPr>
                  <w:tcW w:w="1593" w:type="dxa"/>
                  <w:vAlign w:val="bottom"/>
                </w:tcPr>
                <w:p w:rsidR="00932D22" w:rsidRPr="008A2105" w:rsidRDefault="00932D22" w:rsidP="00932D22">
                  <w:pPr>
                    <w:pStyle w:val="TabelleGross"/>
                    <w:spacing w:before="0"/>
                    <w:ind w:left="-130"/>
                  </w:pPr>
                  <w:r w:rsidRPr="00D91B31">
                    <w:rPr>
                      <w:noProof/>
                    </w:rPr>
                    <w:drawing>
                      <wp:inline distT="0" distB="0" distL="0" distR="0">
                        <wp:extent cx="774520" cy="191477"/>
                        <wp:effectExtent l="19050" t="0" r="6530" b="0"/>
                        <wp:docPr id="45"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cstate="print"/>
                                <a:srcRect l="4545" t="37359" r="33853" b="33404"/>
                                <a:stretch>
                                  <a:fillRect/>
                                </a:stretch>
                              </pic:blipFill>
                              <pic:spPr bwMode="auto">
                                <a:xfrm>
                                  <a:off x="0" y="0"/>
                                  <a:ext cx="774520" cy="191477"/>
                                </a:xfrm>
                                <a:prstGeom prst="rect">
                                  <a:avLst/>
                                </a:prstGeom>
                                <a:noFill/>
                                <a:ln w="9525">
                                  <a:noFill/>
                                  <a:miter lim="800000"/>
                                  <a:headEnd/>
                                  <a:tailEnd/>
                                </a:ln>
                              </pic:spPr>
                            </pic:pic>
                          </a:graphicData>
                        </a:graphic>
                      </wp:inline>
                    </w:drawing>
                  </w:r>
                </w:p>
              </w:tc>
              <w:tc>
                <w:tcPr>
                  <w:tcW w:w="480" w:type="dxa"/>
                  <w:vAlign w:val="bottom"/>
                </w:tcPr>
                <w:p w:rsidR="00932D22" w:rsidRPr="008A2105" w:rsidRDefault="00932D22" w:rsidP="00932D22">
                  <w:pPr>
                    <w:pStyle w:val="TabelleGross"/>
                    <w:spacing w:before="0"/>
                    <w:ind w:left="-130"/>
                  </w:pPr>
                  <w:r w:rsidRPr="008A2105">
                    <w:sym w:font="Wingdings" w:char="F0E0"/>
                  </w:r>
                </w:p>
              </w:tc>
              <w:tc>
                <w:tcPr>
                  <w:tcW w:w="1800" w:type="dxa"/>
                  <w:vAlign w:val="bottom"/>
                </w:tcPr>
                <w:p w:rsidR="00932D22" w:rsidRPr="008A2105" w:rsidRDefault="00932D22" w:rsidP="00932D22">
                  <w:pPr>
                    <w:pStyle w:val="TabelleGross"/>
                    <w:spacing w:before="0"/>
                    <w:ind w:left="-130"/>
                  </w:pPr>
                  <w:r w:rsidRPr="00225992">
                    <w:rPr>
                      <w:noProof/>
                    </w:rPr>
                    <w:drawing>
                      <wp:inline distT="0" distB="0" distL="0" distR="0">
                        <wp:extent cx="774520" cy="191477"/>
                        <wp:effectExtent l="19050" t="0" r="6530" b="0"/>
                        <wp:docPr id="89"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cstate="print"/>
                                <a:srcRect l="4545" t="37359" r="33853" b="33404"/>
                                <a:stretch>
                                  <a:fillRect/>
                                </a:stretch>
                              </pic:blipFill>
                              <pic:spPr bwMode="auto">
                                <a:xfrm>
                                  <a:off x="0" y="0"/>
                                  <a:ext cx="774520" cy="191477"/>
                                </a:xfrm>
                                <a:prstGeom prst="rect">
                                  <a:avLst/>
                                </a:prstGeom>
                                <a:noFill/>
                                <a:ln w="9525">
                                  <a:noFill/>
                                  <a:miter lim="800000"/>
                                  <a:headEnd/>
                                  <a:tailEnd/>
                                </a:ln>
                              </pic:spPr>
                            </pic:pic>
                          </a:graphicData>
                        </a:graphic>
                      </wp:inline>
                    </w:drawing>
                  </w:r>
                </w:p>
              </w:tc>
            </w:tr>
          </w:tbl>
          <w:p w:rsidR="00932D22" w:rsidRPr="008A2105" w:rsidRDefault="00932D22" w:rsidP="00932D22">
            <w:pPr>
              <w:pStyle w:val="TabelleGross"/>
            </w:pPr>
            <w:r w:rsidRPr="008A2105">
              <w:t>Geeignete Ergänzung:</w:t>
            </w:r>
          </w:p>
          <w:tbl>
            <w:tblPr>
              <w:tblW w:w="0" w:type="auto"/>
              <w:tblLook w:val="01E0" w:firstRow="1" w:lastRow="1" w:firstColumn="1" w:lastColumn="1" w:noHBand="0" w:noVBand="0"/>
            </w:tblPr>
            <w:tblGrid>
              <w:gridCol w:w="1593"/>
              <w:gridCol w:w="480"/>
              <w:gridCol w:w="1646"/>
              <w:gridCol w:w="480"/>
              <w:gridCol w:w="2162"/>
            </w:tblGrid>
            <w:tr w:rsidR="00932D22" w:rsidRPr="008A2105" w:rsidTr="00932D22">
              <w:trPr>
                <w:trHeight w:val="239"/>
              </w:trPr>
              <w:tc>
                <w:tcPr>
                  <w:tcW w:w="1593" w:type="dxa"/>
                  <w:vAlign w:val="bottom"/>
                </w:tcPr>
                <w:p w:rsidR="00932D22" w:rsidRPr="008A2105" w:rsidRDefault="00932D22" w:rsidP="00932D22">
                  <w:pPr>
                    <w:pStyle w:val="TabelleGross"/>
                    <w:spacing w:after="0"/>
                    <w:ind w:left="-130"/>
                  </w:pPr>
                  <w:r w:rsidRPr="00225992">
                    <w:rPr>
                      <w:noProof/>
                    </w:rPr>
                    <w:drawing>
                      <wp:inline distT="0" distB="0" distL="0" distR="0">
                        <wp:extent cx="770304" cy="191477"/>
                        <wp:effectExtent l="19050" t="0" r="0" b="0"/>
                        <wp:docPr id="92"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cstate="print"/>
                                <a:srcRect l="4232" t="66595" r="34480" b="4168"/>
                                <a:stretch>
                                  <a:fillRect/>
                                </a:stretch>
                              </pic:blipFill>
                              <pic:spPr bwMode="auto">
                                <a:xfrm>
                                  <a:off x="0" y="0"/>
                                  <a:ext cx="770304" cy="191477"/>
                                </a:xfrm>
                                <a:prstGeom prst="rect">
                                  <a:avLst/>
                                </a:prstGeom>
                                <a:noFill/>
                                <a:ln w="9525">
                                  <a:noFill/>
                                  <a:miter lim="800000"/>
                                  <a:headEnd/>
                                  <a:tailEnd/>
                                </a:ln>
                              </pic:spPr>
                            </pic:pic>
                          </a:graphicData>
                        </a:graphic>
                      </wp:inline>
                    </w:drawing>
                  </w:r>
                </w:p>
              </w:tc>
              <w:tc>
                <w:tcPr>
                  <w:tcW w:w="480" w:type="dxa"/>
                  <w:vAlign w:val="bottom"/>
                </w:tcPr>
                <w:p w:rsidR="00932D22" w:rsidRPr="008A2105" w:rsidRDefault="00932D22" w:rsidP="00932D22">
                  <w:pPr>
                    <w:pStyle w:val="TabelleGross"/>
                    <w:spacing w:after="0"/>
                    <w:ind w:left="-130"/>
                  </w:pPr>
                  <w:r w:rsidRPr="008A2105">
                    <w:sym w:font="Wingdings" w:char="F0E0"/>
                  </w:r>
                </w:p>
              </w:tc>
              <w:tc>
                <w:tcPr>
                  <w:tcW w:w="1646" w:type="dxa"/>
                  <w:vAlign w:val="bottom"/>
                </w:tcPr>
                <w:p w:rsidR="00932D22" w:rsidRPr="008A2105" w:rsidRDefault="00932D22" w:rsidP="00932D22">
                  <w:pPr>
                    <w:pStyle w:val="TabelleGross"/>
                    <w:spacing w:after="0"/>
                    <w:ind w:left="-130"/>
                  </w:pPr>
                  <w:r>
                    <w:rPr>
                      <w:noProof/>
                    </w:rPr>
                    <w:drawing>
                      <wp:inline distT="0" distB="0" distL="0" distR="0">
                        <wp:extent cx="804984" cy="187570"/>
                        <wp:effectExtent l="19050" t="0" r="0" b="0"/>
                        <wp:docPr id="65" name="Bild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cstate="print"/>
                                <a:srcRect l="5776" t="1183" r="32012" b="68641"/>
                                <a:stretch>
                                  <a:fillRect/>
                                </a:stretch>
                              </pic:blipFill>
                              <pic:spPr bwMode="auto">
                                <a:xfrm>
                                  <a:off x="0" y="0"/>
                                  <a:ext cx="804984" cy="187570"/>
                                </a:xfrm>
                                <a:prstGeom prst="rect">
                                  <a:avLst/>
                                </a:prstGeom>
                                <a:noFill/>
                                <a:ln w="9525">
                                  <a:noFill/>
                                  <a:miter lim="800000"/>
                                  <a:headEnd/>
                                  <a:tailEnd/>
                                </a:ln>
                              </pic:spPr>
                            </pic:pic>
                          </a:graphicData>
                        </a:graphic>
                      </wp:inline>
                    </w:drawing>
                  </w:r>
                </w:p>
              </w:tc>
              <w:tc>
                <w:tcPr>
                  <w:tcW w:w="480" w:type="dxa"/>
                  <w:vAlign w:val="bottom"/>
                </w:tcPr>
                <w:p w:rsidR="00932D22" w:rsidRPr="008A2105" w:rsidRDefault="00932D22" w:rsidP="00932D22">
                  <w:pPr>
                    <w:pStyle w:val="TabelleGross"/>
                    <w:spacing w:after="0"/>
                    <w:ind w:left="-130"/>
                  </w:pPr>
                  <w:r w:rsidRPr="008A2105">
                    <w:sym w:font="Wingdings" w:char="F0E0"/>
                  </w:r>
                </w:p>
              </w:tc>
              <w:tc>
                <w:tcPr>
                  <w:tcW w:w="2162" w:type="dxa"/>
                  <w:vAlign w:val="bottom"/>
                </w:tcPr>
                <w:p w:rsidR="00932D22" w:rsidRPr="008A2105" w:rsidRDefault="00932D22" w:rsidP="00932D22">
                  <w:pPr>
                    <w:pStyle w:val="TabelleGross"/>
                    <w:spacing w:after="0"/>
                    <w:ind w:left="-130"/>
                  </w:pPr>
                  <w:r w:rsidRPr="00D91B31">
                    <w:rPr>
                      <w:noProof/>
                    </w:rPr>
                    <w:drawing>
                      <wp:inline distT="0" distB="0" distL="0" distR="0">
                        <wp:extent cx="1223108" cy="199293"/>
                        <wp:effectExtent l="19050" t="0" r="0" b="0"/>
                        <wp:docPr id="66" name="Bild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cstate="print"/>
                                <a:srcRect l="5474" t="64493" b="3556"/>
                                <a:stretch>
                                  <a:fillRect/>
                                </a:stretch>
                              </pic:blipFill>
                              <pic:spPr bwMode="auto">
                                <a:xfrm>
                                  <a:off x="0" y="0"/>
                                  <a:ext cx="1223108" cy="199293"/>
                                </a:xfrm>
                                <a:prstGeom prst="rect">
                                  <a:avLst/>
                                </a:prstGeom>
                                <a:noFill/>
                                <a:ln w="9525">
                                  <a:noFill/>
                                  <a:miter lim="800000"/>
                                  <a:headEnd/>
                                  <a:tailEnd/>
                                </a:ln>
                              </pic:spPr>
                            </pic:pic>
                          </a:graphicData>
                        </a:graphic>
                      </wp:inline>
                    </w:drawing>
                  </w:r>
                </w:p>
              </w:tc>
            </w:tr>
            <w:tr w:rsidR="00932D22" w:rsidRPr="008A2105" w:rsidTr="00932D22">
              <w:trPr>
                <w:trHeight w:val="238"/>
              </w:trPr>
              <w:tc>
                <w:tcPr>
                  <w:tcW w:w="1593" w:type="dxa"/>
                  <w:vAlign w:val="bottom"/>
                </w:tcPr>
                <w:p w:rsidR="00932D22" w:rsidRPr="008A2105" w:rsidRDefault="00932D22" w:rsidP="00932D22">
                  <w:pPr>
                    <w:pStyle w:val="TabelleGross"/>
                    <w:spacing w:before="0"/>
                    <w:ind w:left="-130"/>
                  </w:pPr>
                  <w:r w:rsidRPr="00225992">
                    <w:rPr>
                      <w:noProof/>
                    </w:rPr>
                    <w:drawing>
                      <wp:inline distT="0" distB="0" distL="0" distR="0">
                        <wp:extent cx="774520" cy="191477"/>
                        <wp:effectExtent l="19050" t="0" r="6530" b="0"/>
                        <wp:docPr id="91"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cstate="print"/>
                                <a:srcRect l="4545" t="37359" r="33853" b="33404"/>
                                <a:stretch>
                                  <a:fillRect/>
                                </a:stretch>
                              </pic:blipFill>
                              <pic:spPr bwMode="auto">
                                <a:xfrm>
                                  <a:off x="0" y="0"/>
                                  <a:ext cx="774520" cy="191477"/>
                                </a:xfrm>
                                <a:prstGeom prst="rect">
                                  <a:avLst/>
                                </a:prstGeom>
                                <a:noFill/>
                                <a:ln w="9525">
                                  <a:noFill/>
                                  <a:miter lim="800000"/>
                                  <a:headEnd/>
                                  <a:tailEnd/>
                                </a:ln>
                              </pic:spPr>
                            </pic:pic>
                          </a:graphicData>
                        </a:graphic>
                      </wp:inline>
                    </w:drawing>
                  </w:r>
                </w:p>
              </w:tc>
              <w:tc>
                <w:tcPr>
                  <w:tcW w:w="480" w:type="dxa"/>
                  <w:vAlign w:val="bottom"/>
                </w:tcPr>
                <w:p w:rsidR="00932D22" w:rsidRPr="008A2105" w:rsidRDefault="00932D22" w:rsidP="00932D22">
                  <w:pPr>
                    <w:pStyle w:val="TabelleGross"/>
                    <w:spacing w:before="0"/>
                    <w:ind w:left="-130"/>
                  </w:pPr>
                  <w:r w:rsidRPr="008A2105">
                    <w:sym w:font="Wingdings" w:char="F0E0"/>
                  </w:r>
                </w:p>
              </w:tc>
              <w:tc>
                <w:tcPr>
                  <w:tcW w:w="1646" w:type="dxa"/>
                  <w:vAlign w:val="bottom"/>
                </w:tcPr>
                <w:p w:rsidR="00932D22" w:rsidRPr="008A2105" w:rsidRDefault="00932D22" w:rsidP="00932D22">
                  <w:pPr>
                    <w:pStyle w:val="TabelleGross"/>
                    <w:spacing w:before="0"/>
                    <w:ind w:left="-130"/>
                  </w:pPr>
                  <w:r w:rsidRPr="00D91B31">
                    <w:rPr>
                      <w:noProof/>
                    </w:rPr>
                    <w:drawing>
                      <wp:inline distT="0" distB="0" distL="0" distR="0">
                        <wp:extent cx="896229" cy="203200"/>
                        <wp:effectExtent l="19050" t="0" r="0" b="0"/>
                        <wp:docPr id="67" name="Bild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cstate="print"/>
                                <a:srcRect l="5770" t="32542" r="25066" b="34915"/>
                                <a:stretch>
                                  <a:fillRect/>
                                </a:stretch>
                              </pic:blipFill>
                              <pic:spPr bwMode="auto">
                                <a:xfrm>
                                  <a:off x="0" y="0"/>
                                  <a:ext cx="896229" cy="203200"/>
                                </a:xfrm>
                                <a:prstGeom prst="rect">
                                  <a:avLst/>
                                </a:prstGeom>
                                <a:noFill/>
                                <a:ln w="9525">
                                  <a:noFill/>
                                  <a:miter lim="800000"/>
                                  <a:headEnd/>
                                  <a:tailEnd/>
                                </a:ln>
                              </pic:spPr>
                            </pic:pic>
                          </a:graphicData>
                        </a:graphic>
                      </wp:inline>
                    </w:drawing>
                  </w:r>
                </w:p>
              </w:tc>
              <w:tc>
                <w:tcPr>
                  <w:tcW w:w="480" w:type="dxa"/>
                  <w:vAlign w:val="bottom"/>
                </w:tcPr>
                <w:p w:rsidR="00932D22" w:rsidRPr="008A2105" w:rsidRDefault="00932D22" w:rsidP="00932D22">
                  <w:pPr>
                    <w:pStyle w:val="TabelleGross"/>
                    <w:spacing w:before="0"/>
                    <w:ind w:left="-130"/>
                  </w:pPr>
                  <w:r w:rsidRPr="008A2105">
                    <w:sym w:font="Wingdings" w:char="F0E0"/>
                  </w:r>
                </w:p>
              </w:tc>
              <w:tc>
                <w:tcPr>
                  <w:tcW w:w="2162" w:type="dxa"/>
                  <w:vAlign w:val="bottom"/>
                </w:tcPr>
                <w:p w:rsidR="00932D22" w:rsidRPr="008A2105" w:rsidRDefault="00932D22" w:rsidP="00932D22">
                  <w:pPr>
                    <w:pStyle w:val="TabelleGross"/>
                    <w:spacing w:before="0"/>
                    <w:ind w:left="-130"/>
                  </w:pPr>
                  <w:r w:rsidRPr="00D91B31">
                    <w:rPr>
                      <w:noProof/>
                    </w:rPr>
                    <w:drawing>
                      <wp:inline distT="0" distB="0" distL="0" distR="0">
                        <wp:extent cx="1227016" cy="203200"/>
                        <wp:effectExtent l="19050" t="0" r="0" b="0"/>
                        <wp:docPr id="68" name="Bild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cstate="print"/>
                                <a:srcRect l="5172" t="32542" b="34915"/>
                                <a:stretch>
                                  <a:fillRect/>
                                </a:stretch>
                              </pic:blipFill>
                              <pic:spPr bwMode="auto">
                                <a:xfrm>
                                  <a:off x="0" y="0"/>
                                  <a:ext cx="1227016" cy="203200"/>
                                </a:xfrm>
                                <a:prstGeom prst="rect">
                                  <a:avLst/>
                                </a:prstGeom>
                                <a:noFill/>
                                <a:ln w="9525">
                                  <a:noFill/>
                                  <a:miter lim="800000"/>
                                  <a:headEnd/>
                                  <a:tailEnd/>
                                </a:ln>
                              </pic:spPr>
                            </pic:pic>
                          </a:graphicData>
                        </a:graphic>
                      </wp:inline>
                    </w:drawing>
                  </w:r>
                </w:p>
              </w:tc>
            </w:tr>
          </w:tbl>
          <w:p w:rsidR="00932D22" w:rsidRPr="008A2105" w:rsidRDefault="00932D22" w:rsidP="00932D22">
            <w:pPr>
              <w:pStyle w:val="TabelleGross"/>
            </w:pP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M</w:t>
            </w:r>
          </w:p>
        </w:tc>
      </w:tr>
      <w:tr w:rsidR="00932D22" w:rsidRPr="007C2446" w:rsidTr="00932D22">
        <w:trPr>
          <w:cantSplit/>
        </w:trPr>
        <w:tc>
          <w:tcPr>
            <w:tcW w:w="993" w:type="dxa"/>
          </w:tcPr>
          <w:p w:rsidR="00932D22" w:rsidRPr="008A2105" w:rsidRDefault="00932D22" w:rsidP="00932D22">
            <w:pPr>
              <w:pStyle w:val="TabelleGross"/>
            </w:pPr>
            <w:r w:rsidRPr="008A2105">
              <w:t>S_5.3-5</w:t>
            </w:r>
          </w:p>
        </w:tc>
        <w:tc>
          <w:tcPr>
            <w:tcW w:w="6927" w:type="dxa"/>
          </w:tcPr>
          <w:p w:rsidR="00932D22" w:rsidRPr="008A2105" w:rsidRDefault="00932D22" w:rsidP="00932D22">
            <w:pPr>
              <w:pStyle w:val="TabelleGross"/>
            </w:pPr>
            <w:r w:rsidRPr="008A2105">
              <w:t>Werden existierende Dateien im Paket bei der Paketerstellung (z. B. aus technischen Gründen) umbenannt, müssen die originalen Dateinamen im Metadaten-Element originalName in der Entität Datei eingetragen werden.</w:t>
            </w:r>
          </w:p>
          <w:p w:rsidR="00932D22" w:rsidRPr="008A2105" w:rsidRDefault="00932D22" w:rsidP="00932D22">
            <w:pPr>
              <w:pStyle w:val="TabelleGross"/>
            </w:pPr>
          </w:p>
          <w:p w:rsidR="00932D22" w:rsidRPr="00E4484E" w:rsidRDefault="00932D22" w:rsidP="00932D22">
            <w:pPr>
              <w:pStyle w:val="TabelleGross"/>
              <w:rPr>
                <w:b/>
              </w:rPr>
            </w:pPr>
            <w:r w:rsidRPr="00E4484E">
              <w:rPr>
                <w:b/>
              </w:rPr>
              <w:t>Beispiel</w:t>
            </w:r>
          </w:p>
          <w:p w:rsidR="00932D22" w:rsidRDefault="00932D22" w:rsidP="00932D22">
            <w:pPr>
              <w:pStyle w:val="TabelleGross"/>
            </w:pPr>
            <w:r w:rsidRPr="008A2105">
              <w:t>Umbenennung Dateiname bei Dateien im Paket</w:t>
            </w:r>
          </w:p>
          <w:tbl>
            <w:tblPr>
              <w:tblW w:w="0" w:type="auto"/>
              <w:tblLook w:val="01E0" w:firstRow="1" w:lastRow="1" w:firstColumn="1" w:lastColumn="1" w:noHBand="0" w:noVBand="0"/>
            </w:tblPr>
            <w:tblGrid>
              <w:gridCol w:w="1683"/>
              <w:gridCol w:w="480"/>
              <w:gridCol w:w="1800"/>
            </w:tblGrid>
            <w:tr w:rsidR="00932D22" w:rsidRPr="008A2105" w:rsidTr="00932D22">
              <w:trPr>
                <w:trHeight w:val="239"/>
              </w:trPr>
              <w:tc>
                <w:tcPr>
                  <w:tcW w:w="1683" w:type="dxa"/>
                  <w:vAlign w:val="bottom"/>
                </w:tcPr>
                <w:p w:rsidR="00932D22" w:rsidRPr="008A2105" w:rsidRDefault="00932D22" w:rsidP="00932D22">
                  <w:pPr>
                    <w:pStyle w:val="TabelleGross"/>
                    <w:ind w:left="-131"/>
                  </w:pPr>
                  <w:r w:rsidRPr="00225992">
                    <w:rPr>
                      <w:noProof/>
                    </w:rPr>
                    <w:drawing>
                      <wp:inline distT="0" distB="0" distL="0" distR="0">
                        <wp:extent cx="770304" cy="191477"/>
                        <wp:effectExtent l="19050" t="0" r="0" b="0"/>
                        <wp:docPr id="93"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cstate="print"/>
                                <a:srcRect l="4232" t="66595" r="34480" b="4168"/>
                                <a:stretch>
                                  <a:fillRect/>
                                </a:stretch>
                              </pic:blipFill>
                              <pic:spPr bwMode="auto">
                                <a:xfrm>
                                  <a:off x="0" y="0"/>
                                  <a:ext cx="770304" cy="191477"/>
                                </a:xfrm>
                                <a:prstGeom prst="rect">
                                  <a:avLst/>
                                </a:prstGeom>
                                <a:noFill/>
                                <a:ln w="9525">
                                  <a:noFill/>
                                  <a:miter lim="800000"/>
                                  <a:headEnd/>
                                  <a:tailEnd/>
                                </a:ln>
                              </pic:spPr>
                            </pic:pic>
                          </a:graphicData>
                        </a:graphic>
                      </wp:inline>
                    </w:drawing>
                  </w:r>
                </w:p>
              </w:tc>
              <w:tc>
                <w:tcPr>
                  <w:tcW w:w="480" w:type="dxa"/>
                  <w:vAlign w:val="bottom"/>
                </w:tcPr>
                <w:p w:rsidR="00932D22" w:rsidRPr="008A2105" w:rsidRDefault="00932D22" w:rsidP="00932D22">
                  <w:pPr>
                    <w:pStyle w:val="TabelleGross"/>
                    <w:ind w:left="-131"/>
                  </w:pPr>
                  <w:r w:rsidRPr="008A2105">
                    <w:sym w:font="Wingdings" w:char="F0E0"/>
                  </w:r>
                </w:p>
              </w:tc>
              <w:tc>
                <w:tcPr>
                  <w:tcW w:w="1800" w:type="dxa"/>
                  <w:vAlign w:val="bottom"/>
                </w:tcPr>
                <w:p w:rsidR="00932D22" w:rsidRPr="008A2105" w:rsidRDefault="00932D22" w:rsidP="00932D22">
                  <w:pPr>
                    <w:pStyle w:val="TabelleGross"/>
                    <w:ind w:left="-131"/>
                  </w:pPr>
                  <w:r w:rsidRPr="00225992">
                    <w:rPr>
                      <w:noProof/>
                    </w:rPr>
                    <w:drawing>
                      <wp:inline distT="0" distB="0" distL="0" distR="0">
                        <wp:extent cx="774520" cy="191477"/>
                        <wp:effectExtent l="19050" t="0" r="6530" b="0"/>
                        <wp:docPr id="94"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cstate="print"/>
                                <a:srcRect l="4545" t="37359" r="33853" b="33404"/>
                                <a:stretch>
                                  <a:fillRect/>
                                </a:stretch>
                              </pic:blipFill>
                              <pic:spPr bwMode="auto">
                                <a:xfrm>
                                  <a:off x="0" y="0"/>
                                  <a:ext cx="774520" cy="191477"/>
                                </a:xfrm>
                                <a:prstGeom prst="rect">
                                  <a:avLst/>
                                </a:prstGeom>
                                <a:noFill/>
                                <a:ln w="9525">
                                  <a:noFill/>
                                  <a:miter lim="800000"/>
                                  <a:headEnd/>
                                  <a:tailEnd/>
                                </a:ln>
                              </pic:spPr>
                            </pic:pic>
                          </a:graphicData>
                        </a:graphic>
                      </wp:inline>
                    </w:drawing>
                  </w:r>
                </w:p>
              </w:tc>
            </w:tr>
          </w:tbl>
          <w:p w:rsidR="00932D22" w:rsidRPr="008A2105" w:rsidRDefault="00932D22" w:rsidP="00932D22">
            <w:pPr>
              <w:pStyle w:val="TabelleGross"/>
            </w:pPr>
            <w:r w:rsidRPr="008A2105">
              <w:t>Einträge in Metadaten-Elementen im metadata.xml</w:t>
            </w:r>
          </w:p>
          <w:tbl>
            <w:tblPr>
              <w:tblW w:w="0" w:type="auto"/>
              <w:tblLook w:val="01E0" w:firstRow="1" w:lastRow="1" w:firstColumn="1" w:lastColumn="1" w:noHBand="0" w:noVBand="0"/>
            </w:tblPr>
            <w:tblGrid>
              <w:gridCol w:w="4777"/>
            </w:tblGrid>
            <w:tr w:rsidR="00932D22" w:rsidRPr="008A2105" w:rsidTr="00932D22">
              <w:trPr>
                <w:trHeight w:val="239"/>
              </w:trPr>
              <w:tc>
                <w:tcPr>
                  <w:tcW w:w="4777" w:type="dxa"/>
                </w:tcPr>
                <w:p w:rsidR="00932D22" w:rsidRPr="008A2105" w:rsidRDefault="00932D22" w:rsidP="00932D22">
                  <w:pPr>
                    <w:pStyle w:val="Techtext"/>
                  </w:pPr>
                  <w:r w:rsidRPr="008A2105">
                    <w:t>&lt;dateiName&gt;Jaeger.pdf&lt;/dateiName&gt;</w:t>
                  </w:r>
                </w:p>
              </w:tc>
            </w:tr>
            <w:tr w:rsidR="00932D22" w:rsidRPr="008A2105" w:rsidTr="00932D22">
              <w:trPr>
                <w:trHeight w:val="239"/>
              </w:trPr>
              <w:tc>
                <w:tcPr>
                  <w:tcW w:w="4777" w:type="dxa"/>
                </w:tcPr>
                <w:p w:rsidR="00932D22" w:rsidRPr="008A2105" w:rsidRDefault="00932D22" w:rsidP="00932D22">
                  <w:pPr>
                    <w:pStyle w:val="Techtext"/>
                  </w:pPr>
                  <w:r w:rsidRPr="008A2105">
                    <w:t>&lt;originalName&gt;Jäger.pdf&lt;/originalName&gt;</w:t>
                  </w:r>
                </w:p>
              </w:tc>
            </w:tr>
          </w:tbl>
          <w:p w:rsidR="00932D22" w:rsidRPr="008A2105" w:rsidRDefault="00932D22" w:rsidP="00932D22">
            <w:pPr>
              <w:pStyle w:val="TabelleGross"/>
            </w:pP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M</w:t>
            </w:r>
          </w:p>
        </w:tc>
      </w:tr>
    </w:tbl>
    <w:p w:rsidR="00932D22" w:rsidRPr="00BD7D93" w:rsidRDefault="00932D22" w:rsidP="00932D22">
      <w:pPr>
        <w:spacing w:after="0" w:line="240" w:lineRule="auto"/>
        <w:rPr>
          <w:b/>
          <w:sz w:val="12"/>
          <w:szCs w:val="12"/>
        </w:rPr>
      </w:pPr>
      <w:bookmarkStart w:id="172" w:name="_Toc241581079"/>
      <w:bookmarkStart w:id="173" w:name="_Ref319487375"/>
      <w:r w:rsidRPr="00BD7D93">
        <w:rPr>
          <w:sz w:val="12"/>
          <w:szCs w:val="12"/>
        </w:rPr>
        <w:br w:type="page"/>
      </w:r>
    </w:p>
    <w:p w:rsidR="00932D22" w:rsidRPr="00BC0079" w:rsidRDefault="00932D22" w:rsidP="00932D22">
      <w:pPr>
        <w:pStyle w:val="berschrift2"/>
        <w:keepNext/>
        <w:tabs>
          <w:tab w:val="num" w:pos="576"/>
        </w:tabs>
        <w:spacing w:before="320" w:line="200" w:lineRule="atLeast"/>
        <w:ind w:left="576" w:hanging="576"/>
      </w:pPr>
      <w:bookmarkStart w:id="174" w:name="_Toc341965629"/>
      <w:bookmarkStart w:id="175" w:name="_Toc396116371"/>
      <w:r w:rsidRPr="00BC0079">
        <w:lastRenderedPageBreak/>
        <w:t>Aufbau eines SIP</w:t>
      </w:r>
      <w:bookmarkEnd w:id="172"/>
      <w:bookmarkEnd w:id="173"/>
      <w:bookmarkEnd w:id="174"/>
      <w:bookmarkEnd w:id="175"/>
    </w:p>
    <w:p w:rsidR="00932D22" w:rsidRPr="00BC0079" w:rsidRDefault="00932D22" w:rsidP="00932D22">
      <w:pPr>
        <w:tabs>
          <w:tab w:val="left" w:pos="6210"/>
        </w:tabs>
        <w:spacing w:line="240" w:lineRule="atLeast"/>
        <w:jc w:val="both"/>
      </w:pPr>
      <w:r>
        <w:t>Die</w:t>
      </w:r>
      <w:r w:rsidRPr="00BC0079">
        <w:t xml:space="preserve"> Basis </w:t>
      </w:r>
      <w:r>
        <w:t xml:space="preserve">des SIP </w:t>
      </w:r>
      <w:r w:rsidRPr="00BC0079">
        <w:t>ist eine Datei-Ordner-Struktur. Für diese gibt es sowohl Vorgaben über den Aufbau wie auch für die Benennungskonventionen (Inhalt und Aufbau der Namen) der einzelnen Ordner und Dateien. Als erste Übersicht folgen untenstehend die obersten Ordner eines SIP (Abb. 8).</w:t>
      </w:r>
    </w:p>
    <w:tbl>
      <w:tblPr>
        <w:tblW w:w="0" w:type="auto"/>
        <w:tblInd w:w="108" w:type="dxa"/>
        <w:tblBorders>
          <w:top w:val="single" w:sz="4" w:space="0" w:color="auto"/>
          <w:left w:val="single" w:sz="4" w:space="0" w:color="auto"/>
          <w:bottom w:val="single" w:sz="4" w:space="0" w:color="auto"/>
          <w:right w:val="single" w:sz="4" w:space="0" w:color="auto"/>
        </w:tblBorders>
        <w:shd w:val="clear" w:color="auto" w:fill="FFFFFF" w:themeFill="background1"/>
        <w:tblLook w:val="01E0" w:firstRow="1" w:lastRow="1" w:firstColumn="1" w:lastColumn="1" w:noHBand="0" w:noVBand="0"/>
      </w:tblPr>
      <w:tblGrid>
        <w:gridCol w:w="5103"/>
      </w:tblGrid>
      <w:tr w:rsidR="00932D22" w:rsidRPr="00BC0079" w:rsidTr="00932D22">
        <w:tc>
          <w:tcPr>
            <w:tcW w:w="5103" w:type="dxa"/>
            <w:shd w:val="clear" w:color="auto" w:fill="FFFFFF" w:themeFill="background1"/>
          </w:tcPr>
          <w:p w:rsidR="00932D22" w:rsidRPr="00BC0079" w:rsidRDefault="00932D22" w:rsidP="00932D22">
            <w:pPr>
              <w:pStyle w:val="Techtext"/>
              <w:spacing w:after="0"/>
            </w:pPr>
            <w:bookmarkStart w:id="176" w:name="OLE_LINK22"/>
            <w:bookmarkStart w:id="177" w:name="OLE_LINK23"/>
            <w:bookmarkStart w:id="178" w:name="_Toc228077555"/>
            <w:r w:rsidRPr="00BC0079">
              <w:t>SIP_[Identifikatoren]/</w:t>
            </w:r>
          </w:p>
        </w:tc>
      </w:tr>
      <w:tr w:rsidR="00932D22" w:rsidRPr="00BC0079" w:rsidTr="00932D22">
        <w:tc>
          <w:tcPr>
            <w:tcW w:w="5103" w:type="dxa"/>
            <w:shd w:val="clear" w:color="auto" w:fill="FFFFFF" w:themeFill="background1"/>
          </w:tcPr>
          <w:p w:rsidR="00932D22" w:rsidRPr="00BC0079" w:rsidRDefault="00932D22" w:rsidP="00932D22">
            <w:pPr>
              <w:pStyle w:val="Techtext"/>
              <w:spacing w:before="0" w:after="0"/>
            </w:pPr>
            <w:r w:rsidRPr="00BC0079">
              <w:tab/>
              <w:t>header/</w:t>
            </w:r>
          </w:p>
        </w:tc>
      </w:tr>
      <w:tr w:rsidR="00932D22" w:rsidRPr="00BC0079" w:rsidTr="00932D22">
        <w:tc>
          <w:tcPr>
            <w:tcW w:w="5103" w:type="dxa"/>
            <w:shd w:val="clear" w:color="auto" w:fill="FFFFFF" w:themeFill="background1"/>
          </w:tcPr>
          <w:p w:rsidR="00932D22" w:rsidRPr="00BC0079" w:rsidRDefault="00932D22" w:rsidP="00932D22">
            <w:pPr>
              <w:pStyle w:val="Techtext"/>
              <w:spacing w:before="0" w:after="0"/>
            </w:pPr>
            <w:r w:rsidRPr="00BC0079">
              <w:tab/>
            </w:r>
            <w:r w:rsidRPr="00BC0079">
              <w:tab/>
              <w:t>metadata.xml</w:t>
            </w:r>
          </w:p>
        </w:tc>
      </w:tr>
      <w:tr w:rsidR="00932D22" w:rsidRPr="00BC0079" w:rsidTr="00932D22">
        <w:tc>
          <w:tcPr>
            <w:tcW w:w="5103" w:type="dxa"/>
            <w:shd w:val="clear" w:color="auto" w:fill="FFFFFF" w:themeFill="background1"/>
          </w:tcPr>
          <w:p w:rsidR="00932D22" w:rsidRPr="00BC0079" w:rsidRDefault="00932D22" w:rsidP="00932D22">
            <w:pPr>
              <w:pStyle w:val="Techtext"/>
              <w:spacing w:before="0" w:after="0"/>
            </w:pPr>
            <w:r w:rsidRPr="00BC0079">
              <w:tab/>
            </w:r>
            <w:r w:rsidRPr="00BC0079">
              <w:tab/>
              <w:t>xsd/</w:t>
            </w:r>
          </w:p>
        </w:tc>
      </w:tr>
      <w:tr w:rsidR="00932D22" w:rsidRPr="00BC0079" w:rsidTr="00932D22">
        <w:tc>
          <w:tcPr>
            <w:tcW w:w="5103" w:type="dxa"/>
            <w:shd w:val="clear" w:color="auto" w:fill="FFFFFF" w:themeFill="background1"/>
          </w:tcPr>
          <w:p w:rsidR="00932D22" w:rsidRPr="00BC0079" w:rsidRDefault="00932D22" w:rsidP="00932D22">
            <w:pPr>
              <w:pStyle w:val="Techtext"/>
              <w:spacing w:before="0" w:after="0"/>
            </w:pPr>
            <w:r>
              <w:tab/>
            </w:r>
            <w:r>
              <w:tab/>
            </w:r>
            <w:r>
              <w:tab/>
              <w:t>arelda</w:t>
            </w:r>
            <w:r w:rsidRPr="00BC0079">
              <w:t>.xsd</w:t>
            </w:r>
          </w:p>
        </w:tc>
      </w:tr>
      <w:tr w:rsidR="00932D22" w:rsidRPr="00BC0079" w:rsidTr="00932D22">
        <w:tc>
          <w:tcPr>
            <w:tcW w:w="5103" w:type="dxa"/>
            <w:shd w:val="clear" w:color="auto" w:fill="FFFFFF" w:themeFill="background1"/>
          </w:tcPr>
          <w:p w:rsidR="00932D22" w:rsidRPr="00BC0079" w:rsidRDefault="00932D22" w:rsidP="00932D22">
            <w:pPr>
              <w:pStyle w:val="Techtext"/>
              <w:spacing w:before="0" w:after="0"/>
            </w:pPr>
            <w:r w:rsidRPr="00BC0079">
              <w:tab/>
            </w:r>
            <w:r w:rsidRPr="00E505B0">
              <w:rPr>
                <w:shd w:val="clear" w:color="auto" w:fill="FFFFFF" w:themeFill="background1"/>
              </w:rPr>
              <w:tab/>
            </w:r>
            <w:r w:rsidRPr="00E505B0">
              <w:rPr>
                <w:shd w:val="clear" w:color="auto" w:fill="FFFFFF" w:themeFill="background1"/>
              </w:rPr>
              <w:tab/>
              <w:t>….xsd</w:t>
            </w:r>
          </w:p>
        </w:tc>
      </w:tr>
      <w:tr w:rsidR="00932D22" w:rsidRPr="00BC0079" w:rsidTr="00932D22">
        <w:tc>
          <w:tcPr>
            <w:tcW w:w="5103" w:type="dxa"/>
            <w:shd w:val="clear" w:color="auto" w:fill="FFFFFF" w:themeFill="background1"/>
          </w:tcPr>
          <w:p w:rsidR="00932D22" w:rsidRPr="00BC0079" w:rsidRDefault="00932D22" w:rsidP="00932D22">
            <w:pPr>
              <w:pStyle w:val="Techtext"/>
              <w:spacing w:before="0" w:after="0"/>
            </w:pPr>
            <w:r w:rsidRPr="00BC0079">
              <w:tab/>
            </w:r>
            <w:r w:rsidRPr="00BC0079">
              <w:tab/>
            </w:r>
            <w:r w:rsidRPr="00BC0079">
              <w:tab/>
              <w:t>….xsd</w:t>
            </w:r>
          </w:p>
        </w:tc>
      </w:tr>
      <w:tr w:rsidR="00932D22" w:rsidRPr="00BC0079" w:rsidTr="00932D22">
        <w:tc>
          <w:tcPr>
            <w:tcW w:w="5103" w:type="dxa"/>
            <w:shd w:val="clear" w:color="auto" w:fill="FFFFFF" w:themeFill="background1"/>
          </w:tcPr>
          <w:p w:rsidR="00932D22" w:rsidRPr="00BC0079" w:rsidRDefault="00932D22" w:rsidP="00932D22">
            <w:pPr>
              <w:pStyle w:val="Techtext"/>
              <w:spacing w:before="0"/>
            </w:pPr>
            <w:r w:rsidRPr="00BC0079">
              <w:tab/>
              <w:t>content/</w:t>
            </w:r>
          </w:p>
        </w:tc>
      </w:tr>
    </w:tbl>
    <w:p w:rsidR="00932D22" w:rsidRPr="00BC0079" w:rsidRDefault="00932D22" w:rsidP="00932D22">
      <w:pPr>
        <w:pStyle w:val="Beschriftung"/>
        <w:rPr>
          <w:sz w:val="16"/>
          <w:szCs w:val="16"/>
        </w:rPr>
      </w:pPr>
      <w:bookmarkStart w:id="179" w:name="_Toc232478860"/>
      <w:bookmarkEnd w:id="176"/>
      <w:bookmarkEnd w:id="177"/>
      <w:r w:rsidRPr="00BC0079">
        <w:rPr>
          <w:sz w:val="16"/>
          <w:szCs w:val="16"/>
        </w:rPr>
        <w:t xml:space="preserve">Abb. </w:t>
      </w:r>
      <w:r w:rsidR="00D322C7" w:rsidRPr="00BC0079">
        <w:rPr>
          <w:sz w:val="16"/>
          <w:szCs w:val="16"/>
        </w:rPr>
        <w:fldChar w:fldCharType="begin"/>
      </w:r>
      <w:r w:rsidRPr="00BC0079">
        <w:rPr>
          <w:sz w:val="16"/>
          <w:szCs w:val="16"/>
        </w:rPr>
        <w:instrText xml:space="preserve"> SEQ Abb. \* ARABIC </w:instrText>
      </w:r>
      <w:r w:rsidR="00D322C7" w:rsidRPr="00BC0079">
        <w:rPr>
          <w:sz w:val="16"/>
          <w:szCs w:val="16"/>
        </w:rPr>
        <w:fldChar w:fldCharType="separate"/>
      </w:r>
      <w:r w:rsidR="00BD7D93">
        <w:rPr>
          <w:noProof/>
          <w:sz w:val="16"/>
          <w:szCs w:val="16"/>
        </w:rPr>
        <w:t>8</w:t>
      </w:r>
      <w:r w:rsidR="00D322C7" w:rsidRPr="00BC0079">
        <w:rPr>
          <w:sz w:val="16"/>
          <w:szCs w:val="16"/>
        </w:rPr>
        <w:fldChar w:fldCharType="end"/>
      </w:r>
      <w:r w:rsidRPr="00BC0079">
        <w:rPr>
          <w:sz w:val="16"/>
          <w:szCs w:val="16"/>
        </w:rPr>
        <w:t>: Grundstruktur eines Informationspaketes</w:t>
      </w:r>
      <w:bookmarkEnd w:id="178"/>
      <w:bookmarkEnd w:id="179"/>
    </w:p>
    <w:p w:rsidR="00932D22" w:rsidRPr="00BC0079" w:rsidRDefault="00932D22" w:rsidP="00932D22"/>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8A2105" w:rsidTr="00932D22">
        <w:trPr>
          <w:cantSplit/>
          <w:tblHeader/>
        </w:trPr>
        <w:tc>
          <w:tcPr>
            <w:tcW w:w="1080" w:type="dxa"/>
            <w:shd w:val="clear" w:color="auto" w:fill="99CCFF"/>
          </w:tcPr>
          <w:p w:rsidR="00932D22" w:rsidRPr="008A2105" w:rsidRDefault="00932D22" w:rsidP="00932D22">
            <w:pPr>
              <w:pStyle w:val="TabelleGross"/>
              <w:rPr>
                <w:b/>
              </w:rPr>
            </w:pPr>
            <w:r w:rsidRPr="008A2105">
              <w:rPr>
                <w:b/>
              </w:rPr>
              <w:t>ID</w:t>
            </w:r>
          </w:p>
        </w:tc>
        <w:tc>
          <w:tcPr>
            <w:tcW w:w="6840" w:type="dxa"/>
            <w:shd w:val="clear" w:color="auto" w:fill="99CCFF"/>
          </w:tcPr>
          <w:p w:rsidR="00932D22" w:rsidRPr="008A2105" w:rsidRDefault="00932D22" w:rsidP="00932D22">
            <w:pPr>
              <w:pStyle w:val="TabelleGross"/>
              <w:rPr>
                <w:b/>
              </w:rPr>
            </w:pPr>
            <w:r w:rsidRPr="008A2105">
              <w:rPr>
                <w:b/>
              </w:rPr>
              <w:t>Beschreibung Anforderung</w:t>
            </w:r>
          </w:p>
        </w:tc>
        <w:tc>
          <w:tcPr>
            <w:tcW w:w="1543" w:type="dxa"/>
            <w:shd w:val="clear" w:color="auto" w:fill="99CCFF"/>
          </w:tcPr>
          <w:p w:rsidR="00932D22" w:rsidRPr="008A2105" w:rsidRDefault="00932D22" w:rsidP="00932D22">
            <w:pPr>
              <w:pStyle w:val="TabelleGross"/>
              <w:rPr>
                <w:b/>
              </w:rPr>
            </w:pPr>
            <w:r w:rsidRPr="008A2105">
              <w:rPr>
                <w:b/>
              </w:rPr>
              <w:t>M/K</w:t>
            </w:r>
          </w:p>
        </w:tc>
      </w:tr>
      <w:tr w:rsidR="00932D22" w:rsidRPr="007C2446" w:rsidTr="00932D22">
        <w:trPr>
          <w:cantSplit/>
        </w:trPr>
        <w:tc>
          <w:tcPr>
            <w:tcW w:w="1080" w:type="dxa"/>
          </w:tcPr>
          <w:p w:rsidR="00932D22" w:rsidRPr="007C2446" w:rsidRDefault="00932D22" w:rsidP="00932D22">
            <w:pPr>
              <w:pStyle w:val="TabelleGross"/>
            </w:pPr>
            <w:r w:rsidRPr="007C2446">
              <w:t>S_5.4-1</w:t>
            </w:r>
          </w:p>
        </w:tc>
        <w:tc>
          <w:tcPr>
            <w:tcW w:w="6840" w:type="dxa"/>
          </w:tcPr>
          <w:p w:rsidR="00932D22" w:rsidRPr="007C2446" w:rsidRDefault="00932D22" w:rsidP="00932D22">
            <w:pPr>
              <w:pStyle w:val="TabelleGross"/>
            </w:pPr>
            <w:r w:rsidRPr="007C2446">
              <w:t>Jedes Paket hat genau einen Toplevel-Ordner. Der Toplevel-Ordner ist der oberste Ordner, der den gesamten Inhalt eines einzelnen Paketes umfasst.</w:t>
            </w:r>
          </w:p>
          <w:p w:rsidR="00932D22" w:rsidRPr="007C2446" w:rsidRDefault="00932D22" w:rsidP="00932D22">
            <w:pPr>
              <w:pStyle w:val="TabelleGross"/>
            </w:pPr>
          </w:p>
          <w:p w:rsidR="00932D22" w:rsidRPr="008A2105" w:rsidRDefault="00932D22" w:rsidP="00932D22">
            <w:pPr>
              <w:pStyle w:val="TabelleGross"/>
              <w:rPr>
                <w:b/>
              </w:rPr>
            </w:pPr>
            <w:r w:rsidRPr="008A2105">
              <w:rPr>
                <w:b/>
              </w:rPr>
              <w:t>Beispiele</w:t>
            </w:r>
          </w:p>
          <w:p w:rsidR="00932D22" w:rsidRPr="007C2446" w:rsidRDefault="00932D22" w:rsidP="00932D22">
            <w:pPr>
              <w:pStyle w:val="TabelleGross"/>
              <w:rPr>
                <w:rFonts w:cs="Arial"/>
              </w:rPr>
            </w:pPr>
            <w:r w:rsidRPr="007C2446">
              <w:t>Der Toplevel-Ordner des Paketes heisst im unte</w:t>
            </w:r>
            <w:r>
              <w:t>n</w:t>
            </w:r>
            <w:r w:rsidRPr="007C2446">
              <w:t xml:space="preserve">stehenden Beispiel </w:t>
            </w:r>
            <w:r w:rsidRPr="007C2446">
              <w:rPr>
                <w:rFonts w:ascii="Courier New" w:hAnsi="Courier New" w:cs="Courier New"/>
              </w:rPr>
              <w:t>SIP_20090324_BAFU_MuLe</w:t>
            </w:r>
            <w:r w:rsidRPr="007C2446">
              <w:rPr>
                <w:rFonts w:cs="Arial"/>
              </w:rPr>
              <w:t>.</w:t>
            </w:r>
          </w:p>
          <w:p w:rsidR="00932D22" w:rsidRPr="007C2446" w:rsidRDefault="00932D22" w:rsidP="00932D22">
            <w:pPr>
              <w:pStyle w:val="TabelleGross"/>
            </w:pPr>
            <w:r>
              <w:rPr>
                <w:noProof/>
              </w:rPr>
              <w:drawing>
                <wp:inline distT="0" distB="0" distL="0" distR="0">
                  <wp:extent cx="1572859" cy="571807"/>
                  <wp:effectExtent l="19050" t="0" r="8291" b="0"/>
                  <wp:docPr id="74" name="Bild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4" cstate="print"/>
                          <a:srcRect l="1120" t="4255" b="4787"/>
                          <a:stretch>
                            <a:fillRect/>
                          </a:stretch>
                        </pic:blipFill>
                        <pic:spPr bwMode="auto">
                          <a:xfrm>
                            <a:off x="0" y="0"/>
                            <a:ext cx="1572859" cy="571807"/>
                          </a:xfrm>
                          <a:prstGeom prst="rect">
                            <a:avLst/>
                          </a:prstGeom>
                          <a:noFill/>
                          <a:ln w="9525">
                            <a:noFill/>
                            <a:miter lim="800000"/>
                            <a:headEnd/>
                            <a:tailEnd/>
                          </a:ln>
                        </pic:spPr>
                      </pic:pic>
                    </a:graphicData>
                  </a:graphic>
                </wp:inline>
              </w:drawing>
            </w: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M</w:t>
            </w:r>
          </w:p>
        </w:tc>
      </w:tr>
      <w:tr w:rsidR="00932D22" w:rsidRPr="007C2446" w:rsidTr="00932D22">
        <w:trPr>
          <w:cantSplit/>
        </w:trPr>
        <w:tc>
          <w:tcPr>
            <w:tcW w:w="1080" w:type="dxa"/>
          </w:tcPr>
          <w:p w:rsidR="00932D22" w:rsidRPr="007C2446" w:rsidRDefault="00932D22" w:rsidP="00932D22">
            <w:pPr>
              <w:pStyle w:val="TabelleGross"/>
            </w:pPr>
            <w:r w:rsidRPr="007C2446">
              <w:lastRenderedPageBreak/>
              <w:t>S_5.4-2</w:t>
            </w:r>
          </w:p>
        </w:tc>
        <w:tc>
          <w:tcPr>
            <w:tcW w:w="6840" w:type="dxa"/>
          </w:tcPr>
          <w:p w:rsidR="00932D22" w:rsidRDefault="00932D22" w:rsidP="00932D22">
            <w:pPr>
              <w:pStyle w:val="TabelleGross"/>
              <w:rPr>
                <w:rFonts w:cs="Arial"/>
              </w:rPr>
            </w:pPr>
            <w:r w:rsidRPr="007C2446">
              <w:t xml:space="preserve">Der Name des Toplevel-Ordners beginnt bei einem SIP immer mit der Zeichenfolge </w:t>
            </w:r>
            <w:r w:rsidRPr="007C2446">
              <w:rPr>
                <w:rFonts w:ascii="Courier New" w:hAnsi="Courier New"/>
              </w:rPr>
              <w:t>SIP_</w:t>
            </w:r>
            <w:r w:rsidRPr="007C2446">
              <w:t xml:space="preserve"> </w:t>
            </w:r>
            <w:r w:rsidRPr="007C2446">
              <w:rPr>
                <w:rFonts w:cs="Arial"/>
              </w:rPr>
              <w:t>gefolgt von bestimmten identifizierenden Angaben</w:t>
            </w:r>
            <w:r>
              <w:rPr>
                <w:rFonts w:cs="Arial"/>
              </w:rPr>
              <w:t xml:space="preserve"> [Identifikatoren]</w:t>
            </w:r>
            <w:r w:rsidRPr="007C2446">
              <w:rPr>
                <w:rFonts w:cs="Arial"/>
              </w:rPr>
              <w:t>.</w:t>
            </w:r>
          </w:p>
          <w:p w:rsidR="00932D22" w:rsidRDefault="00932D22" w:rsidP="00932D22">
            <w:pPr>
              <w:pStyle w:val="TabelleGross"/>
              <w:rPr>
                <w:rFonts w:cs="Arial"/>
              </w:rPr>
            </w:pPr>
          </w:p>
          <w:p w:rsidR="00932D22" w:rsidRPr="00176E7B" w:rsidRDefault="00932D22" w:rsidP="00932D22">
            <w:pPr>
              <w:pStyle w:val="TabelleGross"/>
              <w:rPr>
                <w:rFonts w:cs="Arial"/>
                <w:i/>
              </w:rPr>
            </w:pPr>
            <w:r w:rsidRPr="000608B0">
              <w:rPr>
                <w:rFonts w:cs="Arial"/>
                <w:i/>
              </w:rPr>
              <w:t>Empfehlung</w:t>
            </w:r>
          </w:p>
          <w:p w:rsidR="00932D22" w:rsidRPr="00176E7B" w:rsidRDefault="00932D22" w:rsidP="00932D22">
            <w:pPr>
              <w:pStyle w:val="TabelleGross"/>
              <w:rPr>
                <w:i/>
              </w:rPr>
            </w:pPr>
            <w:r w:rsidRPr="000608B0">
              <w:rPr>
                <w:i/>
              </w:rPr>
              <w:t>Der Name des Toplevel-Ordners soll gemäss dem folgenden Muster aufgebaut sein: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Look w:val="01E0" w:firstRow="1" w:lastRow="1" w:firstColumn="1" w:lastColumn="1" w:noHBand="0" w:noVBand="0"/>
            </w:tblPr>
            <w:tblGrid>
              <w:gridCol w:w="651"/>
              <w:gridCol w:w="2098"/>
              <w:gridCol w:w="328"/>
              <w:gridCol w:w="1970"/>
              <w:gridCol w:w="360"/>
              <w:gridCol w:w="1207"/>
            </w:tblGrid>
            <w:tr w:rsidR="00932D22" w:rsidRPr="00176E7B" w:rsidTr="00932D22">
              <w:tc>
                <w:tcPr>
                  <w:tcW w:w="651" w:type="dxa"/>
                </w:tcPr>
                <w:p w:rsidR="00932D22" w:rsidRPr="00176E7B" w:rsidRDefault="00932D22" w:rsidP="00932D22">
                  <w:pPr>
                    <w:pStyle w:val="TabelleGross"/>
                    <w:rPr>
                      <w:i/>
                    </w:rPr>
                  </w:pPr>
                  <w:r w:rsidRPr="000608B0">
                    <w:rPr>
                      <w:i/>
                    </w:rPr>
                    <w:t>SIP_</w:t>
                  </w:r>
                </w:p>
              </w:tc>
              <w:tc>
                <w:tcPr>
                  <w:tcW w:w="2098" w:type="dxa"/>
                </w:tcPr>
                <w:p w:rsidR="00932D22" w:rsidRPr="00176E7B" w:rsidRDefault="00932D22" w:rsidP="00932D22">
                  <w:pPr>
                    <w:pStyle w:val="TabelleGross"/>
                    <w:rPr>
                      <w:i/>
                    </w:rPr>
                  </w:pPr>
                  <w:r w:rsidRPr="000608B0">
                    <w:rPr>
                      <w:i/>
                    </w:rPr>
                    <w:t>[Ablieferungsdatum]</w:t>
                  </w:r>
                </w:p>
              </w:tc>
              <w:tc>
                <w:tcPr>
                  <w:tcW w:w="328" w:type="dxa"/>
                </w:tcPr>
                <w:p w:rsidR="00932D22" w:rsidRPr="00176E7B" w:rsidRDefault="00932D22" w:rsidP="00932D22">
                  <w:pPr>
                    <w:pStyle w:val="TabelleGross"/>
                    <w:rPr>
                      <w:i/>
                    </w:rPr>
                  </w:pPr>
                  <w:r w:rsidRPr="000608B0">
                    <w:rPr>
                      <w:i/>
                    </w:rPr>
                    <w:t>_</w:t>
                  </w:r>
                </w:p>
              </w:tc>
              <w:tc>
                <w:tcPr>
                  <w:tcW w:w="1970" w:type="dxa"/>
                </w:tcPr>
                <w:p w:rsidR="00932D22" w:rsidRPr="00176E7B" w:rsidRDefault="00932D22" w:rsidP="00932D22">
                  <w:pPr>
                    <w:pStyle w:val="TabelleGross"/>
                    <w:rPr>
                      <w:i/>
                    </w:rPr>
                  </w:pPr>
                  <w:r w:rsidRPr="000608B0">
                    <w:rPr>
                      <w:i/>
                    </w:rPr>
                    <w:t>[Name der abliefernden Stelle]</w:t>
                  </w:r>
                </w:p>
              </w:tc>
              <w:tc>
                <w:tcPr>
                  <w:tcW w:w="360" w:type="dxa"/>
                </w:tcPr>
                <w:p w:rsidR="00932D22" w:rsidRPr="00176E7B" w:rsidRDefault="00932D22" w:rsidP="00932D22">
                  <w:pPr>
                    <w:pStyle w:val="TabelleGross"/>
                    <w:rPr>
                      <w:i/>
                    </w:rPr>
                  </w:pPr>
                  <w:r w:rsidRPr="000608B0">
                    <w:rPr>
                      <w:i/>
                    </w:rPr>
                    <w:t>_</w:t>
                  </w:r>
                </w:p>
              </w:tc>
              <w:tc>
                <w:tcPr>
                  <w:tcW w:w="1207" w:type="dxa"/>
                </w:tcPr>
                <w:p w:rsidR="00932D22" w:rsidRPr="00176E7B" w:rsidRDefault="00932D22" w:rsidP="00932D22">
                  <w:pPr>
                    <w:pStyle w:val="TabelleGross"/>
                    <w:rPr>
                      <w:i/>
                    </w:rPr>
                  </w:pPr>
                  <w:r w:rsidRPr="000608B0">
                    <w:rPr>
                      <w:i/>
                    </w:rPr>
                    <w:t>[Referenz]</w:t>
                  </w:r>
                </w:p>
              </w:tc>
            </w:tr>
          </w:tbl>
          <w:p w:rsidR="00932D22" w:rsidRPr="00176E7B" w:rsidRDefault="00932D22" w:rsidP="00932D22">
            <w:pPr>
              <w:pStyle w:val="TabelleGross"/>
              <w:rPr>
                <w:i/>
              </w:rPr>
            </w:pPr>
            <w:r w:rsidRPr="000608B0">
              <w:rPr>
                <w:i/>
              </w:rPr>
              <w:t>[Ablieferungsdatum]: Aufbau des Ablieferungsdatums: JJJJMMTT</w:t>
            </w:r>
          </w:p>
          <w:p w:rsidR="00932D22" w:rsidRPr="00176E7B" w:rsidRDefault="00932D22" w:rsidP="00932D22">
            <w:pPr>
              <w:pStyle w:val="TabelleGross"/>
              <w:rPr>
                <w:i/>
              </w:rPr>
            </w:pPr>
            <w:r w:rsidRPr="000608B0">
              <w:rPr>
                <w:i/>
              </w:rPr>
              <w:t>[Name der abliefernden Stelle]: Der Name der abliefernden Stelle wird mit der offiziellen Abkürzung angegeben (z. B. EPA, DEZA, BFS). Wenn keine offizielle Abkürzung vorhanden ist, ist eine kurze, aber sprechende Bezeichnung der abliefernden Stelle zu wählen.</w:t>
            </w:r>
          </w:p>
          <w:p w:rsidR="00932D22" w:rsidRPr="00176E7B" w:rsidRDefault="00932D22" w:rsidP="00932D22">
            <w:pPr>
              <w:pStyle w:val="TabelleGross"/>
              <w:rPr>
                <w:i/>
              </w:rPr>
            </w:pPr>
            <w:r w:rsidRPr="000608B0">
              <w:rPr>
                <w:i/>
              </w:rPr>
              <w:t xml:space="preserve">[Referenz]: Die Referenz kann durch die abliefernde Stelle optional verwendet werden. Hier kann z. B. das Kürzel des Namens der Kontaktperson </w:t>
            </w:r>
            <w:r>
              <w:rPr>
                <w:i/>
              </w:rPr>
              <w:t>bzw.</w:t>
            </w:r>
            <w:r w:rsidRPr="000608B0">
              <w:rPr>
                <w:i/>
              </w:rPr>
              <w:t xml:space="preserve"> der Datenbank </w:t>
            </w:r>
            <w:r>
              <w:rPr>
                <w:i/>
              </w:rPr>
              <w:t xml:space="preserve">oder die Ablieferungsnummer </w:t>
            </w:r>
            <w:r w:rsidRPr="000608B0">
              <w:rPr>
                <w:i/>
              </w:rPr>
              <w:t>angegeben werden</w:t>
            </w:r>
            <w:r>
              <w:rPr>
                <w:i/>
              </w:rPr>
              <w:t>.</w:t>
            </w:r>
          </w:p>
          <w:p w:rsidR="00932D22" w:rsidRPr="00176E7B" w:rsidRDefault="00932D22" w:rsidP="00932D22">
            <w:pPr>
              <w:pStyle w:val="TabelleGross"/>
              <w:rPr>
                <w:i/>
              </w:rPr>
            </w:pPr>
            <w:r w:rsidRPr="000608B0">
              <w:rPr>
                <w:i/>
              </w:rPr>
              <w:t>Beispiel</w:t>
            </w:r>
          </w:p>
          <w:p w:rsidR="00932D22" w:rsidRPr="00176E7B" w:rsidRDefault="00932D22" w:rsidP="00932D22">
            <w:pPr>
              <w:pStyle w:val="TabelleGross"/>
              <w:rPr>
                <w:rFonts w:cs="Arial"/>
                <w:i/>
              </w:rPr>
            </w:pPr>
            <w:r w:rsidRPr="000608B0">
              <w:rPr>
                <w:i/>
              </w:rPr>
              <w:t>Dargestellt sind 3 SIP, bei denen je der Toplevel-Ordner sichtbar ist.</w:t>
            </w:r>
          </w:p>
          <w:p w:rsidR="00932D22" w:rsidRPr="007C2446" w:rsidRDefault="00932D22" w:rsidP="00932D22">
            <w:pPr>
              <w:pStyle w:val="TabelleGross"/>
            </w:pPr>
            <w:r>
              <w:rPr>
                <w:noProof/>
              </w:rPr>
              <w:drawing>
                <wp:inline distT="0" distB="0" distL="0" distR="0">
                  <wp:extent cx="1971974" cy="605717"/>
                  <wp:effectExtent l="19050" t="0" r="9226" b="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srcRect l="207"/>
                          <a:stretch>
                            <a:fillRect/>
                          </a:stretch>
                        </pic:blipFill>
                        <pic:spPr bwMode="auto">
                          <a:xfrm>
                            <a:off x="0" y="0"/>
                            <a:ext cx="1971974" cy="605717"/>
                          </a:xfrm>
                          <a:prstGeom prst="rect">
                            <a:avLst/>
                          </a:prstGeom>
                          <a:noFill/>
                          <a:ln w="9525">
                            <a:noFill/>
                            <a:miter lim="800000"/>
                            <a:headEnd/>
                            <a:tailEnd/>
                          </a:ln>
                        </pic:spPr>
                      </pic:pic>
                    </a:graphicData>
                  </a:graphic>
                </wp:inline>
              </w:drawing>
            </w: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M</w:t>
            </w:r>
          </w:p>
        </w:tc>
      </w:tr>
      <w:tr w:rsidR="00932D22" w:rsidRPr="007C2446" w:rsidTr="00932D22">
        <w:trPr>
          <w:cantSplit/>
        </w:trPr>
        <w:tc>
          <w:tcPr>
            <w:tcW w:w="1080" w:type="dxa"/>
          </w:tcPr>
          <w:p w:rsidR="00932D22" w:rsidRPr="007C2446" w:rsidRDefault="00932D22" w:rsidP="00932D22">
            <w:pPr>
              <w:pStyle w:val="TabelleGross"/>
            </w:pPr>
            <w:r w:rsidRPr="007C2446">
              <w:t>S_5.4-3</w:t>
            </w:r>
          </w:p>
        </w:tc>
        <w:tc>
          <w:tcPr>
            <w:tcW w:w="6840" w:type="dxa"/>
          </w:tcPr>
          <w:p w:rsidR="00932D22" w:rsidRPr="007C2446" w:rsidRDefault="00932D22" w:rsidP="00932D22">
            <w:pPr>
              <w:pStyle w:val="TabelleGross"/>
              <w:rPr>
                <w:rFonts w:cs="Arial"/>
              </w:rPr>
            </w:pPr>
            <w:r w:rsidRPr="007C2446">
              <w:t xml:space="preserve">Der Toplevel-Ordner enthält immer genau zwei Ordner. Diese Ordner haben die Namen </w:t>
            </w:r>
            <w:r w:rsidRPr="007C2446">
              <w:rPr>
                <w:rFonts w:ascii="Courier New" w:hAnsi="Courier New"/>
              </w:rPr>
              <w:t>header/</w:t>
            </w:r>
            <w:r w:rsidRPr="007C2446">
              <w:t xml:space="preserve"> und </w:t>
            </w:r>
            <w:r w:rsidRPr="007C2446">
              <w:rPr>
                <w:rFonts w:ascii="Courier New" w:hAnsi="Courier New"/>
              </w:rPr>
              <w:t>content/</w:t>
            </w:r>
            <w:r w:rsidRPr="007C2446">
              <w:rPr>
                <w:rFonts w:cs="Arial"/>
              </w:rPr>
              <w:t xml:space="preserve">. </w:t>
            </w:r>
          </w:p>
          <w:p w:rsidR="00932D22" w:rsidRPr="007C2446" w:rsidRDefault="00932D22" w:rsidP="00932D22">
            <w:pPr>
              <w:pStyle w:val="TabelleGross"/>
              <w:rPr>
                <w:rFonts w:cs="Arial"/>
              </w:rPr>
            </w:pPr>
            <w:r w:rsidRPr="007C2446">
              <w:rPr>
                <w:rFonts w:cs="Arial"/>
              </w:rPr>
              <w:t>Es ist nicht erlaubt, andere Ordner oder Dateien direkt im Toplevel-Ordner zu platzieren.</w:t>
            </w:r>
          </w:p>
          <w:p w:rsidR="00932D22" w:rsidRPr="007C2446" w:rsidRDefault="00932D22" w:rsidP="00932D22">
            <w:pPr>
              <w:pStyle w:val="TabelleGross"/>
              <w:rPr>
                <w:rFonts w:cs="Arial"/>
              </w:rPr>
            </w:pPr>
          </w:p>
          <w:p w:rsidR="00932D22" w:rsidRPr="008A2105" w:rsidRDefault="00932D22" w:rsidP="00932D22">
            <w:pPr>
              <w:pStyle w:val="TabelleGross"/>
              <w:rPr>
                <w:b/>
              </w:rPr>
            </w:pPr>
            <w:r w:rsidRPr="008A2105">
              <w:rPr>
                <w:b/>
              </w:rPr>
              <w:t>Beispiel</w:t>
            </w:r>
          </w:p>
          <w:p w:rsidR="00932D22" w:rsidRPr="007C2446" w:rsidRDefault="00932D22" w:rsidP="00932D22">
            <w:pPr>
              <w:pStyle w:val="TabelleGross"/>
              <w:rPr>
                <w:rFonts w:cs="Arial"/>
              </w:rPr>
            </w:pPr>
            <w:r w:rsidRPr="007C2446">
              <w:t>Der Inhalt des Toplevel-Ordners sieht bei allen SIP folgendermassen aus:</w:t>
            </w:r>
          </w:p>
          <w:p w:rsidR="00932D22" w:rsidRPr="007C2446" w:rsidRDefault="00932D22" w:rsidP="00932D22">
            <w:pPr>
              <w:pStyle w:val="TabelleGross"/>
            </w:pPr>
            <w:r>
              <w:rPr>
                <w:noProof/>
              </w:rPr>
              <w:drawing>
                <wp:inline distT="0" distB="0" distL="0" distR="0">
                  <wp:extent cx="669783" cy="407694"/>
                  <wp:effectExtent l="19050" t="0" r="0" b="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srcRect l="4745"/>
                          <a:stretch>
                            <a:fillRect/>
                          </a:stretch>
                        </pic:blipFill>
                        <pic:spPr bwMode="auto">
                          <a:xfrm>
                            <a:off x="0" y="0"/>
                            <a:ext cx="669783" cy="407694"/>
                          </a:xfrm>
                          <a:prstGeom prst="rect">
                            <a:avLst/>
                          </a:prstGeom>
                          <a:noFill/>
                          <a:ln w="9525">
                            <a:noFill/>
                            <a:miter lim="800000"/>
                            <a:headEnd/>
                            <a:tailEnd/>
                          </a:ln>
                        </pic:spPr>
                      </pic:pic>
                    </a:graphicData>
                  </a:graphic>
                </wp:inline>
              </w:drawing>
            </w: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M</w:t>
            </w:r>
          </w:p>
        </w:tc>
      </w:tr>
      <w:tr w:rsidR="00932D22" w:rsidRPr="007C2446" w:rsidTr="00932D22">
        <w:trPr>
          <w:cantSplit/>
        </w:trPr>
        <w:tc>
          <w:tcPr>
            <w:tcW w:w="1080" w:type="dxa"/>
          </w:tcPr>
          <w:p w:rsidR="00932D22" w:rsidRPr="007C2446" w:rsidRDefault="00932D22" w:rsidP="00932D22">
            <w:pPr>
              <w:pStyle w:val="TabelleGross"/>
            </w:pPr>
            <w:r w:rsidRPr="007C2446">
              <w:lastRenderedPageBreak/>
              <w:t>S_5.4-4</w:t>
            </w:r>
          </w:p>
        </w:tc>
        <w:tc>
          <w:tcPr>
            <w:tcW w:w="6840" w:type="dxa"/>
          </w:tcPr>
          <w:p w:rsidR="00932D22" w:rsidRPr="007C2446" w:rsidRDefault="00932D22" w:rsidP="00932D22">
            <w:pPr>
              <w:pStyle w:val="TabelleGross"/>
              <w:rPr>
                <w:rFonts w:cs="Arial"/>
              </w:rPr>
            </w:pPr>
            <w:r w:rsidRPr="007C2446">
              <w:t xml:space="preserve">Der Ordner </w:t>
            </w:r>
            <w:r w:rsidRPr="007C2446">
              <w:rPr>
                <w:rFonts w:ascii="Courier New" w:hAnsi="Courier New"/>
              </w:rPr>
              <w:t>header/</w:t>
            </w:r>
            <w:r w:rsidRPr="007C2446">
              <w:rPr>
                <w:rFonts w:cs="Arial"/>
              </w:rPr>
              <w:t xml:space="preserve"> enthält die Metadaten und deren XSD-Dateien. </w:t>
            </w:r>
            <w:r w:rsidRPr="007C2446">
              <w:t xml:space="preserve">Der Ordner </w:t>
            </w:r>
            <w:r w:rsidRPr="007C2446">
              <w:rPr>
                <w:rFonts w:ascii="Courier New" w:hAnsi="Courier New"/>
              </w:rPr>
              <w:t>header/</w:t>
            </w:r>
            <w:r w:rsidRPr="007C2446">
              <w:rPr>
                <w:rFonts w:cs="Arial"/>
              </w:rPr>
              <w:t xml:space="preserve"> enthält niemals Primärdaten.</w:t>
            </w:r>
          </w:p>
          <w:p w:rsidR="00932D22" w:rsidRPr="007C2446" w:rsidRDefault="00932D22" w:rsidP="00932D22">
            <w:pPr>
              <w:pStyle w:val="TabelleGross"/>
              <w:rPr>
                <w:rFonts w:cs="Arial"/>
              </w:rPr>
            </w:pPr>
          </w:p>
          <w:p w:rsidR="00932D22" w:rsidRPr="007C2446" w:rsidRDefault="00932D22" w:rsidP="00932D22">
            <w:pPr>
              <w:pStyle w:val="TabelleGross"/>
            </w:pPr>
            <w:r w:rsidRPr="007C2446">
              <w:t xml:space="preserve">Der vordefinierte Ordner im Ordner </w:t>
            </w:r>
            <w:r w:rsidRPr="007C2446">
              <w:rPr>
                <w:rFonts w:ascii="Courier New" w:hAnsi="Courier New" w:cs="Courier New"/>
              </w:rPr>
              <w:t xml:space="preserve">header/ </w:t>
            </w:r>
            <w:r w:rsidRPr="007C2446">
              <w:rPr>
                <w:rFonts w:cs="Arial"/>
              </w:rPr>
              <w:t>eines SIP für die Ablieferung heisst:</w:t>
            </w:r>
          </w:p>
          <w:p w:rsidR="00932D22" w:rsidRPr="007C2446" w:rsidRDefault="00932D22" w:rsidP="00932D22">
            <w:pPr>
              <w:pStyle w:val="TabelleGross"/>
              <w:rPr>
                <w:rFonts w:ascii="Courier New" w:hAnsi="Courier New" w:cs="Courier New"/>
              </w:rPr>
            </w:pPr>
            <w:r w:rsidRPr="007C2446">
              <w:rPr>
                <w:rFonts w:ascii="Courier New" w:hAnsi="Courier New" w:cs="Courier New"/>
              </w:rPr>
              <w:t>xsd/</w:t>
            </w:r>
          </w:p>
          <w:p w:rsidR="00932D22" w:rsidRPr="007C2446" w:rsidRDefault="00932D22" w:rsidP="00932D22">
            <w:pPr>
              <w:pStyle w:val="TabelleGross"/>
            </w:pPr>
          </w:p>
          <w:p w:rsidR="00932D22" w:rsidRPr="007C2446" w:rsidRDefault="00932D22" w:rsidP="00932D22">
            <w:pPr>
              <w:pStyle w:val="TabelleGross"/>
            </w:pPr>
            <w:r w:rsidRPr="007C2446">
              <w:t xml:space="preserve">Es sind keine weiteren Ordner im Ordner </w:t>
            </w:r>
            <w:r w:rsidRPr="007C2446">
              <w:rPr>
                <w:rFonts w:ascii="Courier New" w:hAnsi="Courier New" w:cs="Courier New"/>
              </w:rPr>
              <w:t xml:space="preserve">header/ </w:t>
            </w:r>
            <w:r w:rsidRPr="007C2446">
              <w:t>erlaubt.</w:t>
            </w:r>
          </w:p>
          <w:p w:rsidR="00932D22" w:rsidRPr="007C2446" w:rsidRDefault="00932D22" w:rsidP="00932D22">
            <w:pPr>
              <w:pStyle w:val="TabelleGross"/>
              <w:rPr>
                <w:rFonts w:cs="Arial"/>
              </w:rPr>
            </w:pPr>
          </w:p>
          <w:p w:rsidR="00932D22" w:rsidRPr="007C2446" w:rsidRDefault="00932D22" w:rsidP="00932D22">
            <w:pPr>
              <w:pStyle w:val="TabelleGross"/>
            </w:pPr>
            <w:r w:rsidRPr="007C2446">
              <w:t xml:space="preserve">Die vordefinierte Datei im Ordner </w:t>
            </w:r>
            <w:r w:rsidRPr="007C2446">
              <w:rPr>
                <w:rFonts w:ascii="Courier New" w:hAnsi="Courier New" w:cs="Courier New"/>
              </w:rPr>
              <w:t xml:space="preserve">header/ </w:t>
            </w:r>
            <w:r w:rsidRPr="007C2446">
              <w:rPr>
                <w:rFonts w:cs="Arial"/>
              </w:rPr>
              <w:t>heisst immer</w:t>
            </w:r>
            <w:r>
              <w:rPr>
                <w:rFonts w:cs="Arial"/>
              </w:rPr>
              <w:t xml:space="preserve"> </w:t>
            </w:r>
            <w:r w:rsidRPr="007C2446">
              <w:rPr>
                <w:rFonts w:ascii="Courier New" w:hAnsi="Courier New" w:cs="Courier New"/>
              </w:rPr>
              <w:t>metadata.xml</w:t>
            </w:r>
            <w:r w:rsidRPr="007C2446">
              <w:t xml:space="preserve">. Diese Datei ist die einzige Datei, die im Ordner </w:t>
            </w:r>
            <w:r w:rsidRPr="007C2446">
              <w:rPr>
                <w:rFonts w:ascii="Courier New" w:hAnsi="Courier New" w:cs="Courier New"/>
              </w:rPr>
              <w:t xml:space="preserve">header/ </w:t>
            </w:r>
            <w:r w:rsidRPr="007C2446">
              <w:t>erlaubt ist.</w:t>
            </w:r>
          </w:p>
          <w:p w:rsidR="00932D22" w:rsidRPr="007C2446" w:rsidRDefault="00932D22" w:rsidP="00932D22">
            <w:pPr>
              <w:pStyle w:val="TabelleGross"/>
              <w:rPr>
                <w:rFonts w:cs="Arial"/>
              </w:rPr>
            </w:pPr>
            <w:r w:rsidRPr="007C2446">
              <w:rPr>
                <w:rFonts w:cs="Arial"/>
              </w:rPr>
              <w:t>In dieser Datei werden die Metadaten des Paketes gespeichert.</w:t>
            </w:r>
          </w:p>
          <w:p w:rsidR="00932D22" w:rsidRPr="007C2446" w:rsidRDefault="00932D22" w:rsidP="00932D22">
            <w:pPr>
              <w:pStyle w:val="TabelleGross"/>
              <w:rPr>
                <w:rFonts w:cs="Arial"/>
              </w:rPr>
            </w:pPr>
          </w:p>
          <w:p w:rsidR="00932D22" w:rsidRPr="007C2446" w:rsidRDefault="00932D22" w:rsidP="00932D22">
            <w:pPr>
              <w:pStyle w:val="TabelleGross"/>
              <w:rPr>
                <w:rFonts w:cs="Arial"/>
              </w:rPr>
            </w:pPr>
            <w:r w:rsidRPr="007C2446">
              <w:rPr>
                <w:rFonts w:cs="Arial"/>
              </w:rPr>
              <w:t>Beispiel</w:t>
            </w:r>
          </w:p>
          <w:p w:rsidR="00932D22" w:rsidRPr="007C2446" w:rsidRDefault="00932D22" w:rsidP="00932D22">
            <w:pPr>
              <w:pStyle w:val="TabelleGross"/>
              <w:rPr>
                <w:rFonts w:cs="Arial"/>
              </w:rPr>
            </w:pPr>
            <w:r w:rsidRPr="007C2446">
              <w:t xml:space="preserve">Der Inhalt des Ordners </w:t>
            </w:r>
            <w:r w:rsidRPr="007C2446">
              <w:rPr>
                <w:rFonts w:ascii="Courier New" w:hAnsi="Courier New" w:cs="Courier New"/>
              </w:rPr>
              <w:t xml:space="preserve">header/ </w:t>
            </w:r>
            <w:r w:rsidRPr="007C2446">
              <w:t>eines SIP, das abgeliefert wird.</w:t>
            </w:r>
          </w:p>
          <w:p w:rsidR="00932D22" w:rsidRPr="007C2446" w:rsidRDefault="00932D22" w:rsidP="00932D22">
            <w:pPr>
              <w:pStyle w:val="TabelleGross"/>
            </w:pPr>
            <w:r>
              <w:rPr>
                <w:noProof/>
              </w:rPr>
              <w:drawing>
                <wp:inline distT="0" distB="0" distL="0" distR="0">
                  <wp:extent cx="924253" cy="407695"/>
                  <wp:effectExtent l="19050" t="0" r="9197" b="0"/>
                  <wp:docPr id="1"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srcRect l="7963"/>
                          <a:stretch>
                            <a:fillRect/>
                          </a:stretch>
                        </pic:blipFill>
                        <pic:spPr bwMode="auto">
                          <a:xfrm>
                            <a:off x="0" y="0"/>
                            <a:ext cx="924253" cy="407695"/>
                          </a:xfrm>
                          <a:prstGeom prst="rect">
                            <a:avLst/>
                          </a:prstGeom>
                          <a:noFill/>
                          <a:ln w="9525">
                            <a:noFill/>
                            <a:miter lim="800000"/>
                            <a:headEnd/>
                            <a:tailEnd/>
                          </a:ln>
                        </pic:spPr>
                      </pic:pic>
                    </a:graphicData>
                  </a:graphic>
                </wp:inline>
              </w:drawing>
            </w: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M</w:t>
            </w:r>
          </w:p>
        </w:tc>
      </w:tr>
      <w:tr w:rsidR="00932D22" w:rsidRPr="007C2446" w:rsidTr="00932D22">
        <w:trPr>
          <w:cantSplit/>
        </w:trPr>
        <w:tc>
          <w:tcPr>
            <w:tcW w:w="1080" w:type="dxa"/>
          </w:tcPr>
          <w:p w:rsidR="00932D22" w:rsidRPr="007C2446" w:rsidRDefault="00932D22" w:rsidP="00932D22">
            <w:pPr>
              <w:pStyle w:val="TabelleGross"/>
            </w:pPr>
            <w:r w:rsidRPr="007C2446">
              <w:t>S_5.4-5</w:t>
            </w:r>
          </w:p>
        </w:tc>
        <w:tc>
          <w:tcPr>
            <w:tcW w:w="6840" w:type="dxa"/>
          </w:tcPr>
          <w:p w:rsidR="00932D22" w:rsidRPr="007C2446" w:rsidRDefault="00932D22" w:rsidP="00932D22">
            <w:pPr>
              <w:pStyle w:val="TabelleGross"/>
            </w:pPr>
            <w:r w:rsidRPr="007C2446">
              <w:t xml:space="preserve">Alle XSD-Dateien die zur benutzten XSD-Version gehören, werden im Ordner </w:t>
            </w:r>
            <w:r w:rsidRPr="007C2446">
              <w:rPr>
                <w:rFonts w:ascii="Courier New" w:hAnsi="Courier New"/>
              </w:rPr>
              <w:t>header/</w:t>
            </w:r>
            <w:r w:rsidRPr="007C2446">
              <w:t xml:space="preserve"> in einem separaten Ordner mit dem Namen </w:t>
            </w:r>
            <w:r w:rsidRPr="007C2446">
              <w:rPr>
                <w:rFonts w:ascii="Courier New" w:hAnsi="Courier New" w:cs="Courier New"/>
              </w:rPr>
              <w:t>xsd/</w:t>
            </w:r>
            <w:r w:rsidRPr="007C2446">
              <w:t xml:space="preserve"> abgelegt. </w:t>
            </w:r>
          </w:p>
          <w:p w:rsidR="00932D22" w:rsidRPr="007C2446" w:rsidRDefault="00932D22" w:rsidP="00932D22">
            <w:pPr>
              <w:pStyle w:val="TabelleGross"/>
            </w:pPr>
          </w:p>
          <w:p w:rsidR="00932D22" w:rsidRPr="008A2105" w:rsidRDefault="00932D22" w:rsidP="00932D22">
            <w:pPr>
              <w:pStyle w:val="TabelleGross"/>
              <w:rPr>
                <w:b/>
              </w:rPr>
            </w:pPr>
            <w:r w:rsidRPr="008A2105">
              <w:rPr>
                <w:b/>
              </w:rPr>
              <w:t>Beispiel</w:t>
            </w:r>
          </w:p>
          <w:p w:rsidR="00932D22" w:rsidRPr="007C2446" w:rsidRDefault="00932D22" w:rsidP="00932D22">
            <w:pPr>
              <w:pStyle w:val="TabelleGross"/>
              <w:rPr>
                <w:rFonts w:ascii="Courier New" w:hAnsi="Courier New" w:cs="Courier New"/>
              </w:rPr>
            </w:pPr>
            <w:r w:rsidRPr="007C2446">
              <w:t>Alle XSD-Dateien für die Metadatenversion ARELDA_v</w:t>
            </w:r>
            <w:r>
              <w:t>4.0</w:t>
            </w:r>
            <w:r w:rsidRPr="007C2446">
              <w:t xml:space="preserve"> im Ordner </w:t>
            </w:r>
            <w:r w:rsidRPr="007C2446">
              <w:rPr>
                <w:rFonts w:ascii="Courier New" w:hAnsi="Courier New" w:cs="Courier New"/>
              </w:rPr>
              <w:t>xsd/.</w:t>
            </w:r>
          </w:p>
          <w:p w:rsidR="00932D22" w:rsidRPr="007C2446" w:rsidRDefault="00932D22" w:rsidP="00932D22">
            <w:pPr>
              <w:pStyle w:val="TabelleGross"/>
            </w:pPr>
            <w:r>
              <w:rPr>
                <w:noProof/>
              </w:rPr>
              <w:drawing>
                <wp:inline distT="0" distB="0" distL="0" distR="0">
                  <wp:extent cx="1846272" cy="2783969"/>
                  <wp:effectExtent l="19050" t="0" r="1578" b="0"/>
                  <wp:docPr id="18"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cstate="print"/>
                          <a:srcRect l="1469"/>
                          <a:stretch>
                            <a:fillRect/>
                          </a:stretch>
                        </pic:blipFill>
                        <pic:spPr bwMode="auto">
                          <a:xfrm>
                            <a:off x="0" y="0"/>
                            <a:ext cx="1846272" cy="2783969"/>
                          </a:xfrm>
                          <a:prstGeom prst="rect">
                            <a:avLst/>
                          </a:prstGeom>
                          <a:noFill/>
                          <a:ln w="9525">
                            <a:noFill/>
                            <a:miter lim="800000"/>
                            <a:headEnd/>
                            <a:tailEnd/>
                          </a:ln>
                        </pic:spPr>
                      </pic:pic>
                    </a:graphicData>
                  </a:graphic>
                </wp:inline>
              </w:drawing>
            </w: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M</w:t>
            </w:r>
          </w:p>
        </w:tc>
      </w:tr>
      <w:tr w:rsidR="00932D22" w:rsidRPr="007C2446" w:rsidTr="00932D22">
        <w:trPr>
          <w:cantSplit/>
        </w:trPr>
        <w:tc>
          <w:tcPr>
            <w:tcW w:w="1080" w:type="dxa"/>
          </w:tcPr>
          <w:p w:rsidR="00932D22" w:rsidRPr="007C2446" w:rsidRDefault="00932D22" w:rsidP="00932D22">
            <w:pPr>
              <w:pStyle w:val="TabelleGross"/>
            </w:pPr>
            <w:r w:rsidRPr="007C2446">
              <w:t>S_5.4-6</w:t>
            </w:r>
          </w:p>
        </w:tc>
        <w:tc>
          <w:tcPr>
            <w:tcW w:w="6840" w:type="dxa"/>
          </w:tcPr>
          <w:p w:rsidR="00932D22" w:rsidRPr="007C2446" w:rsidRDefault="00932D22" w:rsidP="00932D22">
            <w:pPr>
              <w:pStyle w:val="TabelleGross"/>
            </w:pPr>
            <w:r w:rsidRPr="007C2446">
              <w:t xml:space="preserve">Der Ordner </w:t>
            </w:r>
            <w:r w:rsidRPr="007C2446">
              <w:rPr>
                <w:rFonts w:ascii="Courier New" w:hAnsi="Courier New"/>
              </w:rPr>
              <w:t>content/</w:t>
            </w:r>
            <w:r w:rsidRPr="007C2446">
              <w:t xml:space="preserve"> enthält die Primärdaten eines SIP. Das heisst, der Ordner enthält alle Dateien, aus denen sich die Inhalte der Dossiers im SIP zusammensetzen.</w:t>
            </w: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M</w:t>
            </w:r>
          </w:p>
        </w:tc>
      </w:tr>
      <w:tr w:rsidR="00932D22" w:rsidRPr="007C2446" w:rsidTr="00932D22">
        <w:trPr>
          <w:cantSplit/>
        </w:trPr>
        <w:tc>
          <w:tcPr>
            <w:tcW w:w="1080" w:type="dxa"/>
          </w:tcPr>
          <w:p w:rsidR="00932D22" w:rsidRPr="007C2446" w:rsidRDefault="00932D22" w:rsidP="00932D22">
            <w:pPr>
              <w:pStyle w:val="TabelleGross"/>
            </w:pPr>
            <w:r w:rsidRPr="007C2446">
              <w:lastRenderedPageBreak/>
              <w:t>S_5.4-7</w:t>
            </w:r>
          </w:p>
        </w:tc>
        <w:tc>
          <w:tcPr>
            <w:tcW w:w="6840" w:type="dxa"/>
          </w:tcPr>
          <w:p w:rsidR="00932D22" w:rsidRPr="007C2446" w:rsidRDefault="00932D22" w:rsidP="00932D22">
            <w:pPr>
              <w:pStyle w:val="TabelleGross"/>
              <w:rPr>
                <w:rFonts w:cs="Arial"/>
              </w:rPr>
            </w:pPr>
            <w:r w:rsidRPr="007C2446">
              <w:rPr>
                <w:rFonts w:cs="Arial"/>
              </w:rPr>
              <w:t xml:space="preserve">Es wird empfohlen, alle Ordner, die einem Dossier entsprechen, auf demselben Ordnerlevel innerhalb des Ordners </w:t>
            </w:r>
            <w:r w:rsidRPr="007C2446">
              <w:rPr>
                <w:rFonts w:ascii="Courier New" w:hAnsi="Courier New"/>
              </w:rPr>
              <w:t xml:space="preserve">/content </w:t>
            </w:r>
            <w:r w:rsidRPr="007C2446">
              <w:rPr>
                <w:rFonts w:cs="Arial"/>
              </w:rPr>
              <w:t>zu platzieren.</w:t>
            </w:r>
          </w:p>
          <w:p w:rsidR="00932D22" w:rsidRPr="007C2446" w:rsidRDefault="00932D22" w:rsidP="00932D22">
            <w:pPr>
              <w:pStyle w:val="TabelleGross"/>
              <w:rPr>
                <w:rFonts w:cs="Arial"/>
              </w:rPr>
            </w:pPr>
          </w:p>
          <w:p w:rsidR="00932D22" w:rsidRPr="008A2105" w:rsidRDefault="00932D22" w:rsidP="00932D22">
            <w:pPr>
              <w:pStyle w:val="TabelleGross"/>
              <w:rPr>
                <w:rFonts w:cs="Arial"/>
                <w:b/>
              </w:rPr>
            </w:pPr>
            <w:r w:rsidRPr="008A2105">
              <w:rPr>
                <w:rFonts w:cs="Arial"/>
                <w:b/>
              </w:rPr>
              <w:t>Beispiel</w:t>
            </w:r>
          </w:p>
          <w:p w:rsidR="00932D22" w:rsidRPr="007C2446" w:rsidRDefault="00932D22" w:rsidP="00932D22">
            <w:pPr>
              <w:pStyle w:val="TabelleGross"/>
              <w:rPr>
                <w:rFonts w:cs="Arial"/>
              </w:rPr>
            </w:pPr>
            <w:r w:rsidRPr="007C2446">
              <w:rPr>
                <w:rFonts w:cs="Arial"/>
              </w:rPr>
              <w:t>Beispiel GEVER</w:t>
            </w:r>
          </w:p>
          <w:p w:rsidR="00932D22" w:rsidRPr="007C2446" w:rsidRDefault="00932D22" w:rsidP="00932D22">
            <w:pPr>
              <w:pStyle w:val="TabelleGross"/>
              <w:rPr>
                <w:rFonts w:cs="Arial"/>
              </w:rPr>
            </w:pPr>
            <w:r w:rsidRPr="007C2446">
              <w:rPr>
                <w:rFonts w:cs="Arial"/>
              </w:rPr>
              <w:t xml:space="preserve">Die blau eingefärbten Ordner enthalten je Dateien die zum selben Dossier gehören. Ein Ordner (z. B. </w:t>
            </w:r>
            <w:r w:rsidRPr="007C2446">
              <w:rPr>
                <w:rFonts w:ascii="Courier New" w:hAnsi="Courier New" w:cs="Courier New"/>
                <w:color w:val="0000FF"/>
              </w:rPr>
              <w:t>d00001</w:t>
            </w:r>
            <w:r w:rsidRPr="007C2446">
              <w:rPr>
                <w:rFonts w:cs="Arial"/>
              </w:rPr>
              <w:t>) entspricht dabei einem Dossier.</w:t>
            </w:r>
          </w:p>
          <w:tbl>
            <w:tblPr>
              <w:tblW w:w="0" w:type="auto"/>
              <w:tblInd w:w="25"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3949"/>
            </w:tblGrid>
            <w:tr w:rsidR="00932D22" w:rsidRPr="007C2446" w:rsidTr="00932D22">
              <w:tc>
                <w:tcPr>
                  <w:tcW w:w="3949" w:type="dxa"/>
                  <w:shd w:val="clear" w:color="auto" w:fill="auto"/>
                </w:tcPr>
                <w:p w:rsidR="00932D22" w:rsidRPr="008A2105" w:rsidRDefault="00932D22" w:rsidP="00932D22">
                  <w:pPr>
                    <w:pStyle w:val="Techtext"/>
                    <w:spacing w:after="0"/>
                  </w:pPr>
                  <w:r w:rsidRPr="008A2105">
                    <w:t>content/</w:t>
                  </w:r>
                </w:p>
              </w:tc>
            </w:tr>
            <w:tr w:rsidR="00932D22" w:rsidRPr="007C2446" w:rsidTr="00932D22">
              <w:tc>
                <w:tcPr>
                  <w:tcW w:w="3949" w:type="dxa"/>
                  <w:shd w:val="clear" w:color="auto" w:fill="auto"/>
                </w:tcPr>
                <w:p w:rsidR="00932D22" w:rsidRPr="008A2105" w:rsidRDefault="00932D22" w:rsidP="00932D22">
                  <w:pPr>
                    <w:pStyle w:val="Techtext"/>
                    <w:spacing w:before="0" w:after="0"/>
                  </w:pPr>
                  <w:r w:rsidRPr="008A2105">
                    <w:tab/>
                    <w:t>d00001/</w:t>
                  </w:r>
                </w:p>
              </w:tc>
            </w:tr>
            <w:tr w:rsidR="00932D22" w:rsidRPr="007C2446" w:rsidTr="00932D22">
              <w:tc>
                <w:tcPr>
                  <w:tcW w:w="3949" w:type="dxa"/>
                  <w:shd w:val="clear" w:color="auto" w:fill="auto"/>
                </w:tcPr>
                <w:p w:rsidR="00932D22" w:rsidRPr="008A2105" w:rsidRDefault="00932D22" w:rsidP="00932D22">
                  <w:pPr>
                    <w:pStyle w:val="Techtext"/>
                    <w:spacing w:before="0" w:after="0"/>
                  </w:pPr>
                  <w:r w:rsidRPr="008A2105">
                    <w:tab/>
                    <w:t>d00002/</w:t>
                  </w:r>
                </w:p>
              </w:tc>
            </w:tr>
            <w:tr w:rsidR="00932D22" w:rsidRPr="007C2446" w:rsidTr="00932D22">
              <w:tc>
                <w:tcPr>
                  <w:tcW w:w="3949" w:type="dxa"/>
                  <w:shd w:val="clear" w:color="auto" w:fill="auto"/>
                </w:tcPr>
                <w:p w:rsidR="00932D22" w:rsidRPr="008A2105" w:rsidRDefault="00932D22" w:rsidP="00932D22">
                  <w:pPr>
                    <w:pStyle w:val="Techtext"/>
                    <w:spacing w:before="0" w:after="0"/>
                  </w:pPr>
                  <w:r w:rsidRPr="008A2105">
                    <w:tab/>
                    <w:t>d00003/</w:t>
                  </w:r>
                </w:p>
              </w:tc>
            </w:tr>
            <w:tr w:rsidR="00932D22" w:rsidRPr="007C2446" w:rsidTr="00932D22">
              <w:tc>
                <w:tcPr>
                  <w:tcW w:w="3949" w:type="dxa"/>
                  <w:shd w:val="clear" w:color="auto" w:fill="auto"/>
                </w:tcPr>
                <w:p w:rsidR="00932D22" w:rsidRPr="008A2105" w:rsidRDefault="00932D22" w:rsidP="00932D22">
                  <w:pPr>
                    <w:pStyle w:val="Techtext"/>
                    <w:spacing w:before="0" w:after="0"/>
                  </w:pPr>
                  <w:r w:rsidRPr="008A2105">
                    <w:tab/>
                    <w:t>d00004/</w:t>
                  </w:r>
                </w:p>
              </w:tc>
            </w:tr>
            <w:tr w:rsidR="00932D22" w:rsidRPr="007C2446" w:rsidTr="00932D22">
              <w:tc>
                <w:tcPr>
                  <w:tcW w:w="3949" w:type="dxa"/>
                  <w:shd w:val="clear" w:color="auto" w:fill="auto"/>
                </w:tcPr>
                <w:p w:rsidR="00932D22" w:rsidRPr="008A2105" w:rsidRDefault="00932D22" w:rsidP="00932D22">
                  <w:pPr>
                    <w:pStyle w:val="Techtext"/>
                    <w:spacing w:before="0"/>
                  </w:pPr>
                  <w:r w:rsidRPr="008A2105">
                    <w:tab/>
                    <w:t>d00005/</w:t>
                  </w:r>
                </w:p>
              </w:tc>
            </w:tr>
          </w:tbl>
          <w:p w:rsidR="00932D22" w:rsidRPr="007C2446" w:rsidRDefault="00932D22" w:rsidP="00932D22">
            <w:pPr>
              <w:pStyle w:val="TabelleGross"/>
              <w:rPr>
                <w:rFonts w:cs="Arial"/>
              </w:rPr>
            </w:pPr>
          </w:p>
          <w:p w:rsidR="00932D22" w:rsidRPr="008A2105" w:rsidRDefault="00932D22" w:rsidP="00932D22">
            <w:pPr>
              <w:pStyle w:val="TabelleGross"/>
              <w:rPr>
                <w:rFonts w:cs="Arial"/>
                <w:b/>
              </w:rPr>
            </w:pPr>
            <w:r w:rsidRPr="008A2105">
              <w:rPr>
                <w:rFonts w:cs="Arial"/>
                <w:b/>
              </w:rPr>
              <w:t>Beispiel FILES</w:t>
            </w:r>
          </w:p>
          <w:p w:rsidR="00932D22" w:rsidRPr="007C2446" w:rsidRDefault="00932D22" w:rsidP="00932D22">
            <w:pPr>
              <w:pStyle w:val="TabelleGross"/>
              <w:rPr>
                <w:rFonts w:cs="Arial"/>
              </w:rPr>
            </w:pPr>
            <w:r w:rsidRPr="007C2446">
              <w:rPr>
                <w:rFonts w:cs="Arial"/>
              </w:rPr>
              <w:t xml:space="preserve">Die blau eingefärbten Ordner enthalten je Dateien die zum selben Dossier gehören. Ein Ordner (z. B. </w:t>
            </w:r>
            <w:r w:rsidRPr="007C2446">
              <w:rPr>
                <w:rFonts w:ascii="Courier New" w:hAnsi="Courier New" w:cs="Courier New"/>
                <w:color w:val="0000FF"/>
              </w:rPr>
              <w:t>Baum_1</w:t>
            </w:r>
            <w:r w:rsidRPr="007C2446">
              <w:rPr>
                <w:rFonts w:cs="Arial"/>
              </w:rPr>
              <w:t xml:space="preserve"> entspricht dabei einem Dossier.</w:t>
            </w:r>
          </w:p>
          <w:tbl>
            <w:tblPr>
              <w:tblW w:w="0" w:type="auto"/>
              <w:tblInd w:w="44"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3949"/>
            </w:tblGrid>
            <w:tr w:rsidR="00932D22" w:rsidRPr="007C2446" w:rsidTr="00932D22">
              <w:tc>
                <w:tcPr>
                  <w:tcW w:w="3949" w:type="dxa"/>
                  <w:shd w:val="clear" w:color="auto" w:fill="auto"/>
                </w:tcPr>
                <w:p w:rsidR="00932D22" w:rsidRPr="008A2105" w:rsidRDefault="00932D22" w:rsidP="00932D22">
                  <w:pPr>
                    <w:pStyle w:val="Techtext"/>
                    <w:spacing w:after="0"/>
                  </w:pPr>
                  <w:r w:rsidRPr="008A2105">
                    <w:t>content/</w:t>
                  </w:r>
                </w:p>
              </w:tc>
            </w:tr>
            <w:tr w:rsidR="00932D22" w:rsidRPr="007C2446" w:rsidTr="00932D22">
              <w:tc>
                <w:tcPr>
                  <w:tcW w:w="3949" w:type="dxa"/>
                  <w:shd w:val="clear" w:color="auto" w:fill="auto"/>
                </w:tcPr>
                <w:p w:rsidR="00932D22" w:rsidRPr="008A2105" w:rsidRDefault="00932D22" w:rsidP="00932D22">
                  <w:pPr>
                    <w:pStyle w:val="Techtext"/>
                    <w:spacing w:before="0" w:after="0"/>
                  </w:pPr>
                  <w:r w:rsidRPr="008A2105">
                    <w:tab/>
                    <w:t>teil_1/</w:t>
                  </w:r>
                </w:p>
              </w:tc>
            </w:tr>
            <w:tr w:rsidR="00932D22" w:rsidRPr="007C2446" w:rsidTr="00932D22">
              <w:tc>
                <w:tcPr>
                  <w:tcW w:w="3949" w:type="dxa"/>
                  <w:shd w:val="clear" w:color="auto" w:fill="auto"/>
                </w:tcPr>
                <w:p w:rsidR="00932D22" w:rsidRPr="008A2105" w:rsidRDefault="00932D22" w:rsidP="00932D22">
                  <w:pPr>
                    <w:pStyle w:val="Techtext"/>
                    <w:spacing w:before="0" w:after="0"/>
                  </w:pPr>
                  <w:r w:rsidRPr="008A2105">
                    <w:tab/>
                  </w:r>
                  <w:r w:rsidRPr="008A2105">
                    <w:tab/>
                    <w:t>Baum_1/</w:t>
                  </w:r>
                </w:p>
              </w:tc>
            </w:tr>
            <w:tr w:rsidR="00932D22" w:rsidRPr="007C2446" w:rsidTr="00932D22">
              <w:tc>
                <w:tcPr>
                  <w:tcW w:w="3949" w:type="dxa"/>
                  <w:shd w:val="clear" w:color="auto" w:fill="auto"/>
                </w:tcPr>
                <w:p w:rsidR="00932D22" w:rsidRPr="008A2105" w:rsidRDefault="00932D22" w:rsidP="00932D22">
                  <w:pPr>
                    <w:pStyle w:val="Techtext"/>
                    <w:spacing w:before="0" w:after="0"/>
                  </w:pPr>
                  <w:r w:rsidRPr="008A2105">
                    <w:tab/>
                  </w:r>
                  <w:r w:rsidRPr="008A2105">
                    <w:tab/>
                    <w:t>Baum_2/</w:t>
                  </w:r>
                </w:p>
              </w:tc>
            </w:tr>
            <w:tr w:rsidR="00932D22" w:rsidRPr="007C2446" w:rsidTr="00932D22">
              <w:tc>
                <w:tcPr>
                  <w:tcW w:w="3949" w:type="dxa"/>
                  <w:shd w:val="clear" w:color="auto" w:fill="auto"/>
                </w:tcPr>
                <w:p w:rsidR="00932D22" w:rsidRPr="008A2105" w:rsidRDefault="00932D22" w:rsidP="00932D22">
                  <w:pPr>
                    <w:pStyle w:val="Techtext"/>
                    <w:spacing w:before="0" w:after="0"/>
                  </w:pPr>
                  <w:r w:rsidRPr="008A2105">
                    <w:tab/>
                    <w:t>teil_2/</w:t>
                  </w:r>
                </w:p>
              </w:tc>
            </w:tr>
            <w:tr w:rsidR="00932D22" w:rsidRPr="007C2446" w:rsidTr="00932D22">
              <w:tc>
                <w:tcPr>
                  <w:tcW w:w="3949" w:type="dxa"/>
                  <w:shd w:val="clear" w:color="auto" w:fill="auto"/>
                </w:tcPr>
                <w:p w:rsidR="00932D22" w:rsidRPr="008A2105" w:rsidRDefault="00932D22" w:rsidP="00932D22">
                  <w:pPr>
                    <w:pStyle w:val="Techtext"/>
                    <w:spacing w:before="0" w:after="0"/>
                  </w:pPr>
                  <w:r w:rsidRPr="008A2105">
                    <w:tab/>
                  </w:r>
                  <w:r w:rsidRPr="008A2105">
                    <w:tab/>
                    <w:t>Fisch_1/</w:t>
                  </w:r>
                </w:p>
              </w:tc>
            </w:tr>
            <w:tr w:rsidR="00932D22" w:rsidRPr="007C2446" w:rsidTr="00932D22">
              <w:tc>
                <w:tcPr>
                  <w:tcW w:w="3949" w:type="dxa"/>
                  <w:shd w:val="clear" w:color="auto" w:fill="auto"/>
                </w:tcPr>
                <w:p w:rsidR="00932D22" w:rsidRPr="008A2105" w:rsidRDefault="00932D22" w:rsidP="00932D22">
                  <w:pPr>
                    <w:pStyle w:val="Techtext"/>
                    <w:spacing w:before="0" w:after="0"/>
                  </w:pPr>
                  <w:r w:rsidRPr="008A2105">
                    <w:tab/>
                  </w:r>
                  <w:r w:rsidRPr="008A2105">
                    <w:tab/>
                    <w:t>Fisch_2/</w:t>
                  </w:r>
                </w:p>
              </w:tc>
            </w:tr>
            <w:tr w:rsidR="00932D22" w:rsidRPr="007C2446" w:rsidTr="00932D22">
              <w:tc>
                <w:tcPr>
                  <w:tcW w:w="3949" w:type="dxa"/>
                  <w:shd w:val="clear" w:color="auto" w:fill="auto"/>
                </w:tcPr>
                <w:p w:rsidR="00932D22" w:rsidRPr="008A2105" w:rsidRDefault="00932D22" w:rsidP="00932D22">
                  <w:pPr>
                    <w:pStyle w:val="Techtext"/>
                    <w:spacing w:before="0"/>
                  </w:pPr>
                  <w:r w:rsidRPr="008A2105">
                    <w:tab/>
                  </w:r>
                  <w:r w:rsidRPr="008A2105">
                    <w:tab/>
                    <w:t>Fisch_3/</w:t>
                  </w:r>
                </w:p>
              </w:tc>
            </w:tr>
          </w:tbl>
          <w:p w:rsidR="00932D22" w:rsidRPr="007C2446" w:rsidRDefault="00932D22" w:rsidP="00932D22">
            <w:pPr>
              <w:pStyle w:val="TabelleGross"/>
              <w:rPr>
                <w:rFonts w:cs="Arial"/>
              </w:rPr>
            </w:pP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K</w:t>
            </w:r>
          </w:p>
        </w:tc>
      </w:tr>
    </w:tbl>
    <w:p w:rsidR="00932D22" w:rsidRDefault="00932D22" w:rsidP="00BD7D93">
      <w:bookmarkStart w:id="180" w:name="_Toc241581080"/>
    </w:p>
    <w:p w:rsidR="00932D22" w:rsidRPr="00BC0079" w:rsidRDefault="00932D22" w:rsidP="00BD7D93">
      <w:pPr>
        <w:pStyle w:val="berschrift2"/>
        <w:keepNext/>
        <w:tabs>
          <w:tab w:val="num" w:pos="576"/>
        </w:tabs>
        <w:spacing w:before="320" w:line="200" w:lineRule="atLeast"/>
        <w:ind w:left="576" w:hanging="576"/>
      </w:pPr>
      <w:bookmarkStart w:id="181" w:name="_Toc341965630"/>
      <w:bookmarkStart w:id="182" w:name="_Toc396116372"/>
      <w:r w:rsidRPr="00BC0079">
        <w:t>Pfadlängen und Hierarchien im SIP</w:t>
      </w:r>
      <w:bookmarkEnd w:id="180"/>
      <w:bookmarkEnd w:id="181"/>
      <w:bookmarkEnd w:id="182"/>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4"/>
        <w:gridCol w:w="6837"/>
        <w:gridCol w:w="1542"/>
      </w:tblGrid>
      <w:tr w:rsidR="00932D22" w:rsidRPr="008A2105" w:rsidTr="00932D22">
        <w:trPr>
          <w:cantSplit/>
          <w:tblHeader/>
        </w:trPr>
        <w:tc>
          <w:tcPr>
            <w:tcW w:w="1084" w:type="dxa"/>
            <w:shd w:val="clear" w:color="auto" w:fill="99CCFF"/>
          </w:tcPr>
          <w:p w:rsidR="00932D22" w:rsidRPr="008A2105" w:rsidRDefault="00932D22" w:rsidP="00932D22">
            <w:pPr>
              <w:pStyle w:val="TabelleGross"/>
              <w:rPr>
                <w:b/>
              </w:rPr>
            </w:pPr>
            <w:r w:rsidRPr="008A2105">
              <w:rPr>
                <w:b/>
              </w:rPr>
              <w:t>ID</w:t>
            </w:r>
          </w:p>
        </w:tc>
        <w:tc>
          <w:tcPr>
            <w:tcW w:w="6837" w:type="dxa"/>
            <w:shd w:val="clear" w:color="auto" w:fill="99CCFF"/>
          </w:tcPr>
          <w:p w:rsidR="00932D22" w:rsidRPr="008A2105" w:rsidRDefault="00932D22" w:rsidP="00932D22">
            <w:pPr>
              <w:pStyle w:val="TabelleGross"/>
              <w:rPr>
                <w:b/>
              </w:rPr>
            </w:pPr>
            <w:r w:rsidRPr="008A2105">
              <w:rPr>
                <w:b/>
              </w:rPr>
              <w:t>Beschreibung Anforderung</w:t>
            </w:r>
          </w:p>
        </w:tc>
        <w:tc>
          <w:tcPr>
            <w:tcW w:w="1542" w:type="dxa"/>
            <w:shd w:val="clear" w:color="auto" w:fill="99CCFF"/>
          </w:tcPr>
          <w:p w:rsidR="00932D22" w:rsidRPr="008A2105" w:rsidRDefault="00932D22" w:rsidP="00932D22">
            <w:pPr>
              <w:pStyle w:val="TabelleGross"/>
              <w:rPr>
                <w:b/>
              </w:rPr>
            </w:pPr>
            <w:r w:rsidRPr="008A2105">
              <w:rPr>
                <w:b/>
              </w:rPr>
              <w:t>M/K</w:t>
            </w:r>
          </w:p>
        </w:tc>
      </w:tr>
      <w:tr w:rsidR="00932D22" w:rsidRPr="00B17436" w:rsidTr="00932D22">
        <w:trPr>
          <w:cantSplit/>
        </w:trPr>
        <w:tc>
          <w:tcPr>
            <w:tcW w:w="1084" w:type="dxa"/>
          </w:tcPr>
          <w:p w:rsidR="00932D22" w:rsidRPr="00B17436" w:rsidRDefault="00932D22" w:rsidP="00932D22">
            <w:pPr>
              <w:pStyle w:val="TabelleGross"/>
            </w:pPr>
            <w:r w:rsidRPr="00B17436">
              <w:lastRenderedPageBreak/>
              <w:t>S_5.5-1</w:t>
            </w:r>
          </w:p>
        </w:tc>
        <w:tc>
          <w:tcPr>
            <w:tcW w:w="6837" w:type="dxa"/>
          </w:tcPr>
          <w:p w:rsidR="00932D22" w:rsidRPr="00B17436" w:rsidRDefault="00932D22" w:rsidP="00932D22">
            <w:pPr>
              <w:pStyle w:val="TabelleGross"/>
              <w:rPr>
                <w:rFonts w:cs="Arial"/>
              </w:rPr>
            </w:pPr>
            <w:r w:rsidRPr="00B17436">
              <w:t xml:space="preserve">Die Pfadlänge zu jeder Datei und zu jedem Ordner innerhalb des Informationspaketes </w:t>
            </w:r>
            <w:r w:rsidR="00AD2F52">
              <w:t>sollte</w:t>
            </w:r>
            <w:r w:rsidRPr="00B17436">
              <w:t xml:space="preserve"> weniger als 180 Zeichen betragen. Der Pfad beinhaltet dabei immer auch den Toplevel-Ordner. Auch die </w:t>
            </w:r>
            <w:r w:rsidRPr="00B17436">
              <w:rPr>
                <w:rFonts w:ascii="Courier New" w:hAnsi="Courier New" w:cs="Courier New"/>
              </w:rPr>
              <w:t>/</w:t>
            </w:r>
            <w:r w:rsidRPr="00B17436">
              <w:rPr>
                <w:rFonts w:cs="Arial"/>
              </w:rPr>
              <w:t xml:space="preserve"> müssen mitgezählt werden.</w:t>
            </w:r>
          </w:p>
          <w:p w:rsidR="00932D22" w:rsidRPr="00B17436" w:rsidRDefault="00932D22" w:rsidP="00932D22">
            <w:pPr>
              <w:pStyle w:val="TabelleGross"/>
            </w:pPr>
            <w:r w:rsidRPr="00B17436">
              <w:t xml:space="preserve">Die Länge des Namens eines Ordners oder einer Datei </w:t>
            </w:r>
            <w:r w:rsidR="00AD2F52">
              <w:t>sollte</w:t>
            </w:r>
            <w:r w:rsidRPr="00B17436">
              <w:t xml:space="preserve"> verkürzt werden, wenn der Pfad zu diesem Ordner oder zu dieser Datei über 180 Zeichen lang ist. Die Namen in einem Pfad </w:t>
            </w:r>
            <w:r>
              <w:t>müssen</w:t>
            </w:r>
            <w:r w:rsidRPr="00B17436">
              <w:t xml:space="preserve"> solange gekürzt werden, bis die Länge des gesamten Pfades weniger als 180 Zeichen beträgt.</w:t>
            </w:r>
          </w:p>
          <w:p w:rsidR="00932D22" w:rsidRPr="00B17436" w:rsidRDefault="00932D22" w:rsidP="00932D22">
            <w:pPr>
              <w:pStyle w:val="TabelleGross"/>
            </w:pPr>
          </w:p>
          <w:p w:rsidR="00932D22" w:rsidRPr="008A2105" w:rsidRDefault="00932D22" w:rsidP="00932D22">
            <w:pPr>
              <w:pStyle w:val="TabelleGross"/>
              <w:rPr>
                <w:b/>
              </w:rPr>
            </w:pPr>
            <w:r w:rsidRPr="008A2105">
              <w:rPr>
                <w:b/>
              </w:rPr>
              <w:t>Beispiel</w:t>
            </w:r>
          </w:p>
          <w:p w:rsidR="00932D22" w:rsidRPr="00B17436" w:rsidRDefault="00932D22" w:rsidP="00932D22">
            <w:pPr>
              <w:pStyle w:val="TabelleGross"/>
            </w:pPr>
            <w:r w:rsidRPr="00B17436">
              <w:rPr>
                <w:rFonts w:ascii="Courier New" w:hAnsi="Courier New" w:cs="Courier New"/>
              </w:rPr>
              <w:t>SIP_20091220_EPA_hp/header/metadata.xml</w:t>
            </w:r>
            <w:r>
              <w:rPr>
                <w:rFonts w:ascii="Courier New" w:hAnsi="Courier New" w:cs="Courier New"/>
              </w:rPr>
              <w:br/>
            </w:r>
            <w:r w:rsidRPr="00B17436">
              <w:t>Dieser Pfad besteht aus 39 Zeichen.</w:t>
            </w:r>
          </w:p>
          <w:p w:rsidR="00932D22" w:rsidRPr="00B17436" w:rsidRDefault="00932D22" w:rsidP="00932D22">
            <w:pPr>
              <w:pStyle w:val="TabelleGross"/>
            </w:pPr>
            <w:r w:rsidRPr="00B17436">
              <w:rPr>
                <w:rFonts w:ascii="Courier New" w:hAnsi="Courier New" w:cs="Courier New"/>
              </w:rPr>
              <w:t>SIP_20091220_SBF_hp/content/d00001245/p00123453.pdf</w:t>
            </w:r>
            <w:r>
              <w:rPr>
                <w:rFonts w:ascii="Courier New" w:hAnsi="Courier New" w:cs="Courier New"/>
              </w:rPr>
              <w:br/>
            </w:r>
            <w:r w:rsidRPr="00B17436">
              <w:t>Dieser Pfad besteht aus 51 Zeichen.</w:t>
            </w:r>
          </w:p>
          <w:p w:rsidR="00932D22" w:rsidRDefault="00932D22" w:rsidP="00932D22">
            <w:pPr>
              <w:pStyle w:val="TabelleGross"/>
              <w:rPr>
                <w:ins w:id="183" w:author="U80789367" w:date="2014-10-28T16:20:00Z"/>
              </w:rPr>
            </w:pPr>
            <w:r w:rsidRPr="00B17436">
              <w:rPr>
                <w:rFonts w:ascii="Courier New" w:hAnsi="Courier New" w:cs="Courier New"/>
                <w:lang w:val="nl-NL"/>
              </w:rPr>
              <w:t>SIP_20091220_BFS_hp/content/orange_zettel/zettel_1.tif</w:t>
            </w:r>
            <w:r>
              <w:rPr>
                <w:rFonts w:ascii="Courier New" w:hAnsi="Courier New" w:cs="Courier New"/>
                <w:lang w:val="nl-NL"/>
              </w:rPr>
              <w:br/>
            </w:r>
            <w:r w:rsidRPr="00B17436">
              <w:t>Dieser Pfad besteht aus 54 Zeichen.</w:t>
            </w:r>
          </w:p>
          <w:p w:rsidR="00523F32" w:rsidRDefault="00523F32" w:rsidP="00932D22">
            <w:pPr>
              <w:pStyle w:val="TabelleGross"/>
              <w:rPr>
                <w:ins w:id="184" w:author="U80789367" w:date="2014-10-28T16:20:00Z"/>
              </w:rPr>
            </w:pPr>
          </w:p>
          <w:p w:rsidR="00523F32" w:rsidRPr="00E4484E" w:rsidRDefault="00523F32" w:rsidP="00523F32">
            <w:pPr>
              <w:pStyle w:val="TabelleGross"/>
              <w:rPr>
                <w:ins w:id="185" w:author="U80789367" w:date="2014-10-28T16:20:00Z"/>
                <w:b/>
                <w:i/>
                <w:iCs/>
              </w:rPr>
            </w:pPr>
            <w:bookmarkStart w:id="186" w:name="_GoBack"/>
            <w:ins w:id="187" w:author="U80789367" w:date="2014-10-28T16:20:00Z">
              <w:r w:rsidRPr="00E4484E">
                <w:rPr>
                  <w:b/>
                  <w:i/>
                  <w:iCs/>
                </w:rPr>
                <w:t>Empfehlung</w:t>
              </w:r>
            </w:ins>
          </w:p>
          <w:p w:rsidR="00523F32" w:rsidRPr="00B17436" w:rsidRDefault="00523F32" w:rsidP="00523F32">
            <w:pPr>
              <w:pStyle w:val="TabelleGross"/>
            </w:pPr>
            <w:ins w:id="188" w:author="U80789367" w:date="2014-10-28T16:20:00Z">
              <w:r w:rsidRPr="007C2446">
                <w:rPr>
                  <w:i/>
                  <w:iCs/>
                </w:rPr>
                <w:t>Die</w:t>
              </w:r>
            </w:ins>
            <w:ins w:id="189" w:author="U80789367" w:date="2014-10-28T16:22:00Z">
              <w:r>
                <w:rPr>
                  <w:i/>
                  <w:iCs/>
                </w:rPr>
                <w:t>se</w:t>
              </w:r>
            </w:ins>
            <w:ins w:id="190" w:author="U80789367" w:date="2014-10-28T16:20:00Z">
              <w:r w:rsidRPr="007C2446">
                <w:rPr>
                  <w:i/>
                  <w:iCs/>
                </w:rPr>
                <w:t xml:space="preserve"> Anforderung sollte eingehalten werden, weil sonst Probleme </w:t>
              </w:r>
            </w:ins>
            <w:ins w:id="191" w:author="U80789367" w:date="2014-10-28T16:21:00Z">
              <w:r>
                <w:rPr>
                  <w:i/>
                  <w:iCs/>
                </w:rPr>
                <w:t>beim Export des SIPs in ein Dateisystems auftreten können</w:t>
              </w:r>
            </w:ins>
            <w:bookmarkEnd w:id="186"/>
          </w:p>
        </w:tc>
        <w:tc>
          <w:tcPr>
            <w:tcW w:w="1542" w:type="dxa"/>
          </w:tcPr>
          <w:p w:rsidR="00932D22" w:rsidRPr="00B17436" w:rsidRDefault="00AD2F52" w:rsidP="00932D22">
            <w:pPr>
              <w:pStyle w:val="TabelleGross"/>
            </w:pPr>
            <w:r>
              <w:t>K</w:t>
            </w:r>
          </w:p>
        </w:tc>
      </w:tr>
    </w:tbl>
    <w:p w:rsidR="00932D22" w:rsidRPr="00BC0079" w:rsidRDefault="00932D22" w:rsidP="00932D22"/>
    <w:p w:rsidR="00932D22" w:rsidRPr="00BC0079" w:rsidRDefault="00932D22" w:rsidP="00932D22">
      <w:pPr>
        <w:pStyle w:val="berschrift2"/>
        <w:keepNext/>
        <w:tabs>
          <w:tab w:val="num" w:pos="576"/>
        </w:tabs>
        <w:spacing w:before="320" w:line="200" w:lineRule="atLeast"/>
        <w:ind w:left="576" w:hanging="576"/>
      </w:pPr>
      <w:bookmarkStart w:id="192" w:name="_Toc241581081"/>
      <w:bookmarkStart w:id="193" w:name="_Toc341965631"/>
      <w:bookmarkStart w:id="194" w:name="_Toc396116373"/>
      <w:r w:rsidRPr="00BC0079">
        <w:t>Spezifische Vorgaben zu einem SIP für GEVER</w:t>
      </w:r>
      <w:bookmarkEnd w:id="192"/>
      <w:bookmarkEnd w:id="193"/>
      <w:bookmarkEnd w:id="194"/>
    </w:p>
    <w:p w:rsidR="00932D22" w:rsidRPr="00BC0079" w:rsidRDefault="00932D22" w:rsidP="00932D22">
      <w:pPr>
        <w:spacing w:line="300" w:lineRule="atLeast"/>
        <w:jc w:val="both"/>
      </w:pPr>
      <w:r w:rsidRPr="00BC0079">
        <w:t>Zu den allgemeinen Vorgaben an die Struktur eines SIP gibt es für GEVER SIP noch spezifische Vorgaben, die nur für SIP aus GEVER Systemen gelten. Die Struktur eines SIP aus einem GEVER System ist in Abb. 9 ersichtlich.</w:t>
      </w:r>
    </w:p>
    <w:tbl>
      <w:tblPr>
        <w:tblW w:w="0" w:type="auto"/>
        <w:tblInd w:w="108"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9103"/>
      </w:tblGrid>
      <w:tr w:rsidR="00932D22" w:rsidRPr="00BC0079" w:rsidTr="00932D22">
        <w:tc>
          <w:tcPr>
            <w:tcW w:w="9103" w:type="dxa"/>
            <w:shd w:val="clear" w:color="auto" w:fill="auto"/>
          </w:tcPr>
          <w:p w:rsidR="00932D22" w:rsidRPr="00BC0079" w:rsidRDefault="00932D22" w:rsidP="00932D22">
            <w:pPr>
              <w:pStyle w:val="Techtext"/>
              <w:spacing w:after="0"/>
            </w:pPr>
            <w:r w:rsidRPr="00BC0079">
              <w:t>SIP_20090130_BFS_hpm/</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t>header/</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r>
            <w:r w:rsidRPr="00BC0079">
              <w:tab/>
              <w:t>metadata.xml</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r>
            <w:r w:rsidRPr="00BC0079">
              <w:tab/>
              <w:t>xsd/</w:t>
            </w:r>
          </w:p>
        </w:tc>
      </w:tr>
      <w:tr w:rsidR="00932D22" w:rsidRPr="00BC0079" w:rsidTr="00932D22">
        <w:tc>
          <w:tcPr>
            <w:tcW w:w="9103" w:type="dxa"/>
            <w:shd w:val="clear" w:color="auto" w:fill="auto"/>
          </w:tcPr>
          <w:p w:rsidR="00932D22" w:rsidRPr="00BC0079" w:rsidRDefault="00932D22" w:rsidP="00932D22">
            <w:pPr>
              <w:pStyle w:val="Techtext"/>
              <w:spacing w:before="0" w:after="0"/>
            </w:pPr>
            <w:r>
              <w:tab/>
            </w:r>
            <w:r>
              <w:tab/>
            </w:r>
            <w:r>
              <w:tab/>
              <w:t>arelda</w:t>
            </w:r>
            <w:r w:rsidRPr="00BC0079">
              <w:t>.xsd</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r>
            <w:r w:rsidRPr="00BC0079">
              <w:tab/>
            </w:r>
            <w:r w:rsidRPr="00BC0079">
              <w:tab/>
              <w:t>…</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t>content/</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rPr>
                <w:color w:val="FF0000"/>
              </w:rPr>
              <w:tab/>
            </w:r>
            <w:r w:rsidRPr="00BC0079">
              <w:rPr>
                <w:color w:val="FF0000"/>
              </w:rPr>
              <w:tab/>
              <w:t>d00001/</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bookmarkStart w:id="195" w:name="_Hlk180470705"/>
            <w:r w:rsidRPr="00BC0079">
              <w:rPr>
                <w:color w:val="FF0000"/>
              </w:rPr>
              <w:tab/>
            </w:r>
            <w:r w:rsidRPr="00BC0079">
              <w:rPr>
                <w:color w:val="FF0000"/>
              </w:rPr>
              <w:tab/>
            </w:r>
            <w:r w:rsidRPr="00BC0079">
              <w:rPr>
                <w:color w:val="FF0000"/>
              </w:rPr>
              <w:tab/>
              <w:t>p00001.pdf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p00002.txt</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p00003.tif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d00002/</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t>p00004.pdf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d00003/</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t>p00005.pdf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t>d00004/</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p00006.pdf</w:t>
            </w:r>
          </w:p>
        </w:tc>
      </w:tr>
      <w:tr w:rsidR="00932D22" w:rsidRPr="00BC0079" w:rsidTr="00932D22">
        <w:tc>
          <w:tcPr>
            <w:tcW w:w="9103" w:type="dxa"/>
            <w:shd w:val="clear" w:color="auto" w:fill="auto"/>
          </w:tcPr>
          <w:p w:rsidR="00932D22" w:rsidRPr="00BC0079" w:rsidRDefault="00932D22" w:rsidP="00932D22">
            <w:pPr>
              <w:pStyle w:val="Techtext"/>
              <w:spacing w:before="0"/>
              <w:rPr>
                <w:color w:val="FF0000"/>
              </w:rPr>
            </w:pPr>
            <w:r w:rsidRPr="00BC0079">
              <w:rPr>
                <w:color w:val="FF0000"/>
              </w:rPr>
              <w:tab/>
            </w:r>
            <w:r w:rsidRPr="00BC0079">
              <w:rPr>
                <w:color w:val="FF0000"/>
              </w:rPr>
              <w:tab/>
            </w:r>
            <w:r w:rsidRPr="00BC0079">
              <w:rPr>
                <w:color w:val="FF0000"/>
              </w:rPr>
              <w:tab/>
              <w:t>p00007.tif</w:t>
            </w:r>
          </w:p>
        </w:tc>
      </w:tr>
    </w:tbl>
    <w:p w:rsidR="00932D22" w:rsidRPr="00BC0079" w:rsidRDefault="00932D22" w:rsidP="00932D22">
      <w:pPr>
        <w:pStyle w:val="Beschriftung"/>
        <w:rPr>
          <w:sz w:val="16"/>
          <w:szCs w:val="16"/>
        </w:rPr>
      </w:pPr>
      <w:bookmarkStart w:id="196" w:name="_Toc228077556"/>
      <w:bookmarkStart w:id="197" w:name="_Toc232478861"/>
      <w:bookmarkEnd w:id="195"/>
      <w:r w:rsidRPr="00BC0079">
        <w:rPr>
          <w:sz w:val="16"/>
          <w:szCs w:val="16"/>
        </w:rPr>
        <w:t xml:space="preserve">Abb. </w:t>
      </w:r>
      <w:r w:rsidR="00D322C7" w:rsidRPr="00BC0079">
        <w:rPr>
          <w:sz w:val="16"/>
          <w:szCs w:val="16"/>
        </w:rPr>
        <w:fldChar w:fldCharType="begin"/>
      </w:r>
      <w:r w:rsidRPr="00BC0079">
        <w:rPr>
          <w:sz w:val="16"/>
          <w:szCs w:val="16"/>
        </w:rPr>
        <w:instrText xml:space="preserve"> SEQ Abb. \* ARABIC </w:instrText>
      </w:r>
      <w:r w:rsidR="00D322C7" w:rsidRPr="00BC0079">
        <w:rPr>
          <w:sz w:val="16"/>
          <w:szCs w:val="16"/>
        </w:rPr>
        <w:fldChar w:fldCharType="separate"/>
      </w:r>
      <w:r w:rsidR="00BD7D93">
        <w:rPr>
          <w:noProof/>
          <w:sz w:val="16"/>
          <w:szCs w:val="16"/>
        </w:rPr>
        <w:t>9</w:t>
      </w:r>
      <w:r w:rsidR="00D322C7" w:rsidRPr="00BC0079">
        <w:rPr>
          <w:sz w:val="16"/>
          <w:szCs w:val="16"/>
        </w:rPr>
        <w:fldChar w:fldCharType="end"/>
      </w:r>
      <w:r w:rsidRPr="00BC0079">
        <w:rPr>
          <w:noProof/>
          <w:sz w:val="16"/>
          <w:szCs w:val="16"/>
        </w:rPr>
        <w:t>:</w:t>
      </w:r>
      <w:r w:rsidRPr="00BC0079">
        <w:rPr>
          <w:sz w:val="16"/>
          <w:szCs w:val="16"/>
        </w:rPr>
        <w:t xml:space="preserve"> Struktur eines GEVER SIP</w:t>
      </w:r>
      <w:bookmarkEnd w:id="196"/>
      <w:bookmarkEnd w:id="197"/>
    </w:p>
    <w:p w:rsidR="00932D22" w:rsidRPr="00BC0079" w:rsidRDefault="00932D22" w:rsidP="00932D22"/>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4"/>
        <w:gridCol w:w="6837"/>
        <w:gridCol w:w="1542"/>
      </w:tblGrid>
      <w:tr w:rsidR="00932D22" w:rsidRPr="0094511A" w:rsidTr="00932D22">
        <w:trPr>
          <w:cantSplit/>
          <w:tblHeader/>
        </w:trPr>
        <w:tc>
          <w:tcPr>
            <w:tcW w:w="1084" w:type="dxa"/>
            <w:shd w:val="clear" w:color="auto" w:fill="99CCFF"/>
          </w:tcPr>
          <w:p w:rsidR="00932D22" w:rsidRPr="0094511A" w:rsidRDefault="00932D22" w:rsidP="00932D22">
            <w:pPr>
              <w:pStyle w:val="TabelleGross"/>
              <w:rPr>
                <w:b/>
              </w:rPr>
            </w:pPr>
            <w:r w:rsidRPr="0094511A">
              <w:rPr>
                <w:b/>
              </w:rPr>
              <w:t>ID</w:t>
            </w:r>
          </w:p>
        </w:tc>
        <w:tc>
          <w:tcPr>
            <w:tcW w:w="6837" w:type="dxa"/>
            <w:shd w:val="clear" w:color="auto" w:fill="99CCFF"/>
          </w:tcPr>
          <w:p w:rsidR="00932D22" w:rsidRPr="0094511A" w:rsidRDefault="00932D22" w:rsidP="00932D22">
            <w:pPr>
              <w:pStyle w:val="TabelleGross"/>
              <w:rPr>
                <w:b/>
              </w:rPr>
            </w:pPr>
            <w:r w:rsidRPr="0094511A">
              <w:rPr>
                <w:b/>
              </w:rPr>
              <w:t>Beschreibung Anforderung</w:t>
            </w:r>
          </w:p>
        </w:tc>
        <w:tc>
          <w:tcPr>
            <w:tcW w:w="1542" w:type="dxa"/>
            <w:shd w:val="clear" w:color="auto" w:fill="99CCFF"/>
          </w:tcPr>
          <w:p w:rsidR="00932D22" w:rsidRPr="0094511A" w:rsidRDefault="00932D22" w:rsidP="00932D22">
            <w:pPr>
              <w:pStyle w:val="TabelleGross"/>
              <w:rPr>
                <w:b/>
              </w:rPr>
            </w:pPr>
            <w:r w:rsidRPr="0094511A">
              <w:rPr>
                <w:b/>
              </w:rPr>
              <w:t>M/K</w:t>
            </w:r>
          </w:p>
        </w:tc>
      </w:tr>
      <w:tr w:rsidR="00932D22" w:rsidRPr="00B17436" w:rsidTr="00932D22">
        <w:trPr>
          <w:cantSplit/>
        </w:trPr>
        <w:tc>
          <w:tcPr>
            <w:tcW w:w="1084" w:type="dxa"/>
          </w:tcPr>
          <w:p w:rsidR="00932D22" w:rsidRPr="00B17436" w:rsidRDefault="00932D22" w:rsidP="00932D22">
            <w:pPr>
              <w:pStyle w:val="TabelleGross"/>
            </w:pPr>
            <w:r w:rsidRPr="00B17436">
              <w:lastRenderedPageBreak/>
              <w:t>S_5.6-1</w:t>
            </w:r>
          </w:p>
        </w:tc>
        <w:tc>
          <w:tcPr>
            <w:tcW w:w="6837" w:type="dxa"/>
          </w:tcPr>
          <w:p w:rsidR="00932D22" w:rsidRPr="00B17436" w:rsidRDefault="00932D22" w:rsidP="00932D22">
            <w:pPr>
              <w:pStyle w:val="TabelleGross"/>
              <w:rPr>
                <w:i/>
                <w:iCs/>
              </w:rPr>
            </w:pPr>
            <w:r w:rsidRPr="00B17436">
              <w:t xml:space="preserve">Es wird im Sinne eines Best-Practice-Lösungsansatzes empfohlen, dass jedes Dossier und jedes Subdossier in der Ablieferung einem Ordner im Ordner </w:t>
            </w:r>
            <w:r w:rsidRPr="00B17436">
              <w:rPr>
                <w:rFonts w:ascii="Courier New" w:hAnsi="Courier New"/>
              </w:rPr>
              <w:t xml:space="preserve">content/ </w:t>
            </w:r>
            <w:r w:rsidRPr="00B17436">
              <w:rPr>
                <w:rFonts w:cs="Arial"/>
              </w:rPr>
              <w:t>oder tiefer entspricht</w:t>
            </w:r>
            <w:r w:rsidRPr="00B17436">
              <w:t>.</w:t>
            </w:r>
          </w:p>
        </w:tc>
        <w:tc>
          <w:tcPr>
            <w:tcW w:w="1542" w:type="dxa"/>
          </w:tcPr>
          <w:p w:rsidR="00932D22" w:rsidRPr="00B17436" w:rsidRDefault="00932D22" w:rsidP="00932D22">
            <w:pPr>
              <w:pStyle w:val="TabelleGross"/>
            </w:pPr>
            <w:r w:rsidRPr="00B17436">
              <w:t>K</w:t>
            </w:r>
          </w:p>
        </w:tc>
      </w:tr>
      <w:tr w:rsidR="00932D22" w:rsidRPr="00B17436" w:rsidTr="00932D22">
        <w:trPr>
          <w:cantSplit/>
        </w:trPr>
        <w:tc>
          <w:tcPr>
            <w:tcW w:w="1084" w:type="dxa"/>
          </w:tcPr>
          <w:p w:rsidR="00932D22" w:rsidRPr="00B17436" w:rsidRDefault="00932D22" w:rsidP="00932D22">
            <w:pPr>
              <w:pStyle w:val="TabelleGross"/>
            </w:pPr>
            <w:r w:rsidRPr="00B17436">
              <w:t>S_5.6-2</w:t>
            </w:r>
          </w:p>
        </w:tc>
        <w:tc>
          <w:tcPr>
            <w:tcW w:w="6837" w:type="dxa"/>
          </w:tcPr>
          <w:p w:rsidR="00932D22" w:rsidRPr="00B17436" w:rsidRDefault="00932D22" w:rsidP="00932D22">
            <w:pPr>
              <w:pStyle w:val="TabelleGross"/>
            </w:pPr>
            <w:r w:rsidRPr="00B17436">
              <w:t xml:space="preserve">Es wird im Sinne eines Best-Practice-Lösungsansatzes empfohlen, dass bei jedem Ordner, der einem Dossier oder einem Subdossier entspricht, die Ordnernamen mit dem Buchstaben </w:t>
            </w:r>
            <w:r w:rsidRPr="00B17436">
              <w:rPr>
                <w:rFonts w:ascii="Courier New" w:hAnsi="Courier New" w:cs="Courier New"/>
              </w:rPr>
              <w:t>d</w:t>
            </w:r>
            <w:r w:rsidRPr="00B17436">
              <w:t xml:space="preserve"> beginnen. Alle Ordner werden mittels einer Laufnummer durchnummeriert.</w:t>
            </w:r>
          </w:p>
          <w:p w:rsidR="00932D22" w:rsidRPr="00B17436" w:rsidRDefault="00932D22" w:rsidP="00932D22">
            <w:pPr>
              <w:pStyle w:val="TabelleGross"/>
            </w:pPr>
          </w:p>
          <w:p w:rsidR="00932D22" w:rsidRPr="00B17436" w:rsidRDefault="00932D22" w:rsidP="00932D22">
            <w:pPr>
              <w:pStyle w:val="TabelleGross"/>
            </w:pPr>
            <w:r w:rsidRPr="00B17436">
              <w:t xml:space="preserve">Muster: </w:t>
            </w:r>
          </w:p>
          <w:tbl>
            <w:tblPr>
              <w:tblW w:w="11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0" w:type="dxa"/>
              </w:tblCellMar>
              <w:tblLook w:val="01E0" w:firstRow="1" w:lastRow="1" w:firstColumn="1" w:lastColumn="1" w:noHBand="0" w:noVBand="0"/>
            </w:tblPr>
            <w:tblGrid>
              <w:gridCol w:w="285"/>
              <w:gridCol w:w="285"/>
              <w:gridCol w:w="285"/>
              <w:gridCol w:w="286"/>
            </w:tblGrid>
            <w:tr w:rsidR="00932D22" w:rsidRPr="00B17436" w:rsidTr="00932D22">
              <w:trPr>
                <w:trHeight w:val="99"/>
              </w:trPr>
              <w:tc>
                <w:tcPr>
                  <w:tcW w:w="285" w:type="dxa"/>
                </w:tcPr>
                <w:p w:rsidR="00932D22" w:rsidRPr="00B17436" w:rsidRDefault="00932D22" w:rsidP="00932D22">
                  <w:pPr>
                    <w:pStyle w:val="TabelleGross"/>
                    <w:rPr>
                      <w:lang w:val="pt-BR"/>
                    </w:rPr>
                  </w:pPr>
                  <w:r w:rsidRPr="00B17436">
                    <w:rPr>
                      <w:lang w:val="pt-BR"/>
                    </w:rPr>
                    <w:t>d</w:t>
                  </w:r>
                </w:p>
              </w:tc>
              <w:tc>
                <w:tcPr>
                  <w:tcW w:w="285" w:type="dxa"/>
                </w:tcPr>
                <w:p w:rsidR="00932D22" w:rsidRPr="00B17436" w:rsidRDefault="00932D22" w:rsidP="00932D22">
                  <w:pPr>
                    <w:pStyle w:val="TabelleGross"/>
                    <w:rPr>
                      <w:lang w:val="pt-BR"/>
                    </w:rPr>
                  </w:pPr>
                  <w:r w:rsidRPr="00B17436">
                    <w:rPr>
                      <w:lang w:val="pt-BR"/>
                    </w:rPr>
                    <w:t>n</w:t>
                  </w:r>
                </w:p>
              </w:tc>
              <w:tc>
                <w:tcPr>
                  <w:tcW w:w="285"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r>
          </w:tbl>
          <w:p w:rsidR="00932D22" w:rsidRPr="00B17436" w:rsidRDefault="00932D22" w:rsidP="00932D22">
            <w:pPr>
              <w:pStyle w:val="TabelleGross"/>
            </w:pPr>
          </w:p>
          <w:tbl>
            <w:tblPr>
              <w:tblW w:w="19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0" w:type="dxa"/>
              </w:tblCellMar>
              <w:tblLook w:val="01E0" w:firstRow="1" w:lastRow="1" w:firstColumn="1" w:lastColumn="1" w:noHBand="0" w:noVBand="0"/>
            </w:tblPr>
            <w:tblGrid>
              <w:gridCol w:w="285"/>
              <w:gridCol w:w="285"/>
              <w:gridCol w:w="285"/>
              <w:gridCol w:w="286"/>
              <w:gridCol w:w="286"/>
              <w:gridCol w:w="286"/>
              <w:gridCol w:w="286"/>
            </w:tblGrid>
            <w:tr w:rsidR="00932D22" w:rsidRPr="00B17436" w:rsidTr="00932D22">
              <w:trPr>
                <w:trHeight w:val="99"/>
              </w:trPr>
              <w:tc>
                <w:tcPr>
                  <w:tcW w:w="285" w:type="dxa"/>
                </w:tcPr>
                <w:p w:rsidR="00932D22" w:rsidRPr="00B17436" w:rsidRDefault="00932D22" w:rsidP="00932D22">
                  <w:pPr>
                    <w:pStyle w:val="TabelleGross"/>
                    <w:rPr>
                      <w:lang w:val="pt-BR"/>
                    </w:rPr>
                  </w:pPr>
                  <w:r w:rsidRPr="00B17436">
                    <w:rPr>
                      <w:lang w:val="pt-BR"/>
                    </w:rPr>
                    <w:t>d</w:t>
                  </w:r>
                </w:p>
              </w:tc>
              <w:tc>
                <w:tcPr>
                  <w:tcW w:w="285" w:type="dxa"/>
                </w:tcPr>
                <w:p w:rsidR="00932D22" w:rsidRPr="00B17436" w:rsidRDefault="00932D22" w:rsidP="00932D22">
                  <w:pPr>
                    <w:pStyle w:val="TabelleGross"/>
                    <w:rPr>
                      <w:lang w:val="pt-BR"/>
                    </w:rPr>
                  </w:pPr>
                  <w:r w:rsidRPr="00B17436">
                    <w:rPr>
                      <w:lang w:val="pt-BR"/>
                    </w:rPr>
                    <w:t>n</w:t>
                  </w:r>
                </w:p>
              </w:tc>
              <w:tc>
                <w:tcPr>
                  <w:tcW w:w="285"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r>
          </w:tbl>
          <w:p w:rsidR="00932D22" w:rsidRPr="00B17436" w:rsidRDefault="00932D22" w:rsidP="00932D22">
            <w:pPr>
              <w:pStyle w:val="TabelleGross"/>
            </w:pPr>
          </w:p>
          <w:p w:rsidR="00932D22" w:rsidRPr="00B17436" w:rsidRDefault="00932D22" w:rsidP="00932D22">
            <w:pPr>
              <w:pStyle w:val="TabelleGross"/>
            </w:pPr>
            <w:r w:rsidRPr="00B17436">
              <w:t xml:space="preserve">d: ist die Abkürzung für (Sub-)Dossier </w:t>
            </w:r>
          </w:p>
          <w:p w:rsidR="00932D22" w:rsidRPr="00B17436" w:rsidRDefault="00932D22" w:rsidP="00932D22">
            <w:pPr>
              <w:pStyle w:val="TabelleGross"/>
            </w:pPr>
            <w:r w:rsidRPr="00B17436">
              <w:t>n: ist ein Integer mit einer innerhalb des Paketes fixen Anzahl Ziffern für die Laufnummer. Nicht benutzte Stellen werden mit einer 0 ausgefüllt. Die maximale Anzahl der Ziffern für die Laufnummer ist 6.</w:t>
            </w:r>
          </w:p>
          <w:p w:rsidR="00932D22" w:rsidRPr="00B17436" w:rsidRDefault="00932D22" w:rsidP="00932D22">
            <w:pPr>
              <w:pStyle w:val="TabelleGross"/>
            </w:pPr>
            <w:r w:rsidRPr="00B17436">
              <w:t xml:space="preserve">Die Laufnummern (aus </w:t>
            </w:r>
            <w:r w:rsidRPr="00B17436">
              <w:rPr>
                <w:rFonts w:ascii="Courier New" w:hAnsi="Courier New" w:cs="Courier New"/>
              </w:rPr>
              <w:t>d</w:t>
            </w:r>
            <w:r w:rsidRPr="00B17436">
              <w:t xml:space="preserve"> und dem Integer) sind als Identifikatoren eindeutig und werden innerhalb des SIP nur einmal vergeben.</w:t>
            </w:r>
          </w:p>
          <w:p w:rsidR="00932D22" w:rsidRPr="00B17436" w:rsidRDefault="00932D22" w:rsidP="00932D22">
            <w:pPr>
              <w:pStyle w:val="TabelleGross"/>
            </w:pPr>
          </w:p>
          <w:p w:rsidR="00932D22" w:rsidRPr="008A2105" w:rsidRDefault="00932D22" w:rsidP="00932D22">
            <w:pPr>
              <w:pStyle w:val="TabelleGross"/>
              <w:rPr>
                <w:b/>
              </w:rPr>
            </w:pPr>
            <w:r w:rsidRPr="008A2105">
              <w:rPr>
                <w:b/>
              </w:rPr>
              <w:t>Beispiel</w:t>
            </w:r>
          </w:p>
          <w:p w:rsidR="00932D22" w:rsidRPr="00B17436" w:rsidRDefault="00932D22" w:rsidP="00932D22">
            <w:pPr>
              <w:pStyle w:val="TabelleGross"/>
            </w:pPr>
            <w:r w:rsidRPr="00B17436">
              <w:t>Ein Ordner, der einem Dossier oder einem Subdossier entspricht, wird wie folgt benannt:</w:t>
            </w:r>
          </w:p>
          <w:tbl>
            <w:tblPr>
              <w:tblW w:w="1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0" w:type="dxa"/>
              </w:tblCellMar>
              <w:tblLook w:val="01E0" w:firstRow="1" w:lastRow="1" w:firstColumn="1" w:lastColumn="1" w:noHBand="0" w:noVBand="0"/>
            </w:tblPr>
            <w:tblGrid>
              <w:gridCol w:w="285"/>
              <w:gridCol w:w="285"/>
              <w:gridCol w:w="286"/>
              <w:gridCol w:w="286"/>
              <w:gridCol w:w="286"/>
            </w:tblGrid>
            <w:tr w:rsidR="00932D22" w:rsidRPr="00B17436" w:rsidTr="00932D22">
              <w:trPr>
                <w:trHeight w:val="99"/>
              </w:trPr>
              <w:tc>
                <w:tcPr>
                  <w:tcW w:w="285" w:type="dxa"/>
                </w:tcPr>
                <w:p w:rsidR="00932D22" w:rsidRPr="00B17436" w:rsidRDefault="00932D22" w:rsidP="00932D22">
                  <w:pPr>
                    <w:pStyle w:val="TabelleGross"/>
                    <w:rPr>
                      <w:lang w:val="pt-BR"/>
                    </w:rPr>
                  </w:pPr>
                  <w:r w:rsidRPr="00B17436">
                    <w:rPr>
                      <w:lang w:val="pt-BR"/>
                    </w:rPr>
                    <w:t>d</w:t>
                  </w:r>
                </w:p>
              </w:tc>
              <w:tc>
                <w:tcPr>
                  <w:tcW w:w="285"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r>
          </w:tbl>
          <w:p w:rsidR="00932D22" w:rsidRPr="00B17436" w:rsidRDefault="00932D22" w:rsidP="00932D22">
            <w:pPr>
              <w:pStyle w:val="TabelleGross"/>
              <w:rPr>
                <w:lang w:val="pt-BR"/>
              </w:rPr>
            </w:pPr>
            <w:r>
              <w:rPr>
                <w:noProof/>
              </w:rPr>
              <w:drawing>
                <wp:inline distT="0" distB="0" distL="0" distR="0">
                  <wp:extent cx="547475" cy="786268"/>
                  <wp:effectExtent l="19050" t="0" r="4975" b="0"/>
                  <wp:docPr id="26" name="Bild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cstate="print"/>
                          <a:srcRect l="7598" t="3401" b="4762"/>
                          <a:stretch>
                            <a:fillRect/>
                          </a:stretch>
                        </pic:blipFill>
                        <pic:spPr bwMode="auto">
                          <a:xfrm>
                            <a:off x="0" y="0"/>
                            <a:ext cx="547475" cy="786268"/>
                          </a:xfrm>
                          <a:prstGeom prst="rect">
                            <a:avLst/>
                          </a:prstGeom>
                          <a:noFill/>
                          <a:ln w="9525">
                            <a:noFill/>
                            <a:miter lim="800000"/>
                            <a:headEnd/>
                            <a:tailEnd/>
                          </a:ln>
                        </pic:spPr>
                      </pic:pic>
                    </a:graphicData>
                  </a:graphic>
                </wp:inline>
              </w:drawing>
            </w:r>
          </w:p>
          <w:p w:rsidR="00932D22" w:rsidRDefault="00932D22" w:rsidP="00932D22">
            <w:pPr>
              <w:pStyle w:val="TabelleGross"/>
              <w:rPr>
                <w:lang w:val="pt-BR"/>
              </w:rPr>
            </w:pPr>
            <w:r w:rsidRPr="00B17436">
              <w:rPr>
                <w:lang w:val="pt-BR"/>
              </w:rPr>
              <w:t>oder</w:t>
            </w:r>
          </w:p>
          <w:tbl>
            <w:tblPr>
              <w:tblW w:w="19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0" w:type="dxa"/>
              </w:tblCellMar>
              <w:tblLook w:val="01E0" w:firstRow="1" w:lastRow="1" w:firstColumn="1" w:lastColumn="1" w:noHBand="0" w:noVBand="0"/>
            </w:tblPr>
            <w:tblGrid>
              <w:gridCol w:w="285"/>
              <w:gridCol w:w="285"/>
              <w:gridCol w:w="285"/>
              <w:gridCol w:w="286"/>
              <w:gridCol w:w="286"/>
              <w:gridCol w:w="286"/>
              <w:gridCol w:w="286"/>
            </w:tblGrid>
            <w:tr w:rsidR="00932D22" w:rsidRPr="00B17436" w:rsidTr="00932D22">
              <w:trPr>
                <w:trHeight w:val="99"/>
              </w:trPr>
              <w:tc>
                <w:tcPr>
                  <w:tcW w:w="285" w:type="dxa"/>
                </w:tcPr>
                <w:p w:rsidR="00932D22" w:rsidRPr="00B17436" w:rsidRDefault="00932D22" w:rsidP="00932D22">
                  <w:pPr>
                    <w:pStyle w:val="TabelleGross"/>
                    <w:rPr>
                      <w:lang w:val="pt-BR"/>
                    </w:rPr>
                  </w:pPr>
                  <w:r w:rsidRPr="00B17436">
                    <w:rPr>
                      <w:lang w:val="pt-BR"/>
                    </w:rPr>
                    <w:t>d</w:t>
                  </w:r>
                </w:p>
              </w:tc>
              <w:tc>
                <w:tcPr>
                  <w:tcW w:w="285" w:type="dxa"/>
                </w:tcPr>
                <w:p w:rsidR="00932D22" w:rsidRPr="00B17436" w:rsidRDefault="00932D22" w:rsidP="00932D22">
                  <w:pPr>
                    <w:pStyle w:val="TabelleGross"/>
                    <w:rPr>
                      <w:lang w:val="pt-BR"/>
                    </w:rPr>
                  </w:pPr>
                  <w:r w:rsidRPr="00B17436">
                    <w:rPr>
                      <w:lang w:val="pt-BR"/>
                    </w:rPr>
                    <w:t>n</w:t>
                  </w:r>
                </w:p>
              </w:tc>
              <w:tc>
                <w:tcPr>
                  <w:tcW w:w="285"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r>
          </w:tbl>
          <w:p w:rsidR="00932D22" w:rsidRPr="00B17436" w:rsidRDefault="00932D22" w:rsidP="00932D22">
            <w:pPr>
              <w:pStyle w:val="TabelleGross"/>
              <w:rPr>
                <w:i/>
                <w:iCs/>
              </w:rPr>
            </w:pPr>
            <w:r>
              <w:rPr>
                <w:noProof/>
              </w:rPr>
              <w:drawing>
                <wp:inline distT="0" distB="0" distL="0" distR="0">
                  <wp:extent cx="732272" cy="780443"/>
                  <wp:effectExtent l="19050" t="0" r="0" b="0"/>
                  <wp:docPr id="29" name="Bild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cstate="print"/>
                          <a:srcRect l="7871" t="3425" b="4794"/>
                          <a:stretch>
                            <a:fillRect/>
                          </a:stretch>
                        </pic:blipFill>
                        <pic:spPr bwMode="auto">
                          <a:xfrm>
                            <a:off x="0" y="0"/>
                            <a:ext cx="732272" cy="780443"/>
                          </a:xfrm>
                          <a:prstGeom prst="rect">
                            <a:avLst/>
                          </a:prstGeom>
                          <a:noFill/>
                          <a:ln w="9525">
                            <a:noFill/>
                            <a:miter lim="800000"/>
                            <a:headEnd/>
                            <a:tailEnd/>
                          </a:ln>
                        </pic:spPr>
                      </pic:pic>
                    </a:graphicData>
                  </a:graphic>
                </wp:inline>
              </w:drawing>
            </w:r>
          </w:p>
        </w:tc>
        <w:tc>
          <w:tcPr>
            <w:tcW w:w="1542" w:type="dxa"/>
          </w:tcPr>
          <w:p w:rsidR="00932D22" w:rsidRPr="00B17436" w:rsidRDefault="00932D22" w:rsidP="00932D22">
            <w:pPr>
              <w:pStyle w:val="TabelleGross"/>
            </w:pPr>
            <w:r w:rsidRPr="00B17436">
              <w:t>K</w:t>
            </w:r>
          </w:p>
        </w:tc>
      </w:tr>
      <w:tr w:rsidR="00932D22" w:rsidRPr="00B17436" w:rsidTr="00932D22">
        <w:trPr>
          <w:cantSplit/>
        </w:trPr>
        <w:tc>
          <w:tcPr>
            <w:tcW w:w="1084" w:type="dxa"/>
          </w:tcPr>
          <w:p w:rsidR="00932D22" w:rsidRPr="00B17436" w:rsidRDefault="00932D22" w:rsidP="00932D22">
            <w:pPr>
              <w:pStyle w:val="TabelleGross"/>
            </w:pPr>
            <w:r w:rsidRPr="00B17436">
              <w:lastRenderedPageBreak/>
              <w:t>S_5.6-3</w:t>
            </w:r>
          </w:p>
        </w:tc>
        <w:tc>
          <w:tcPr>
            <w:tcW w:w="6837" w:type="dxa"/>
          </w:tcPr>
          <w:p w:rsidR="00932D22" w:rsidRPr="00B17436" w:rsidRDefault="00932D22" w:rsidP="00932D22">
            <w:pPr>
              <w:pStyle w:val="TabelleGross"/>
            </w:pPr>
            <w:r w:rsidRPr="00B17436">
              <w:t xml:space="preserve">Benennung von Dateien innerhalb des Ordners </w:t>
            </w:r>
            <w:r w:rsidRPr="00B17436">
              <w:rPr>
                <w:rFonts w:ascii="Courier New" w:hAnsi="Courier New" w:cs="Courier New"/>
              </w:rPr>
              <w:t>content/</w:t>
            </w:r>
            <w:r w:rsidRPr="00B17436">
              <w:t>:</w:t>
            </w:r>
          </w:p>
          <w:p w:rsidR="00932D22" w:rsidRPr="00B17436" w:rsidRDefault="00932D22" w:rsidP="00932D22">
            <w:pPr>
              <w:pStyle w:val="TabelleGross"/>
            </w:pPr>
            <w:r w:rsidRPr="00B17436">
              <w:t xml:space="preserve">Es wird im Sinne eines Best-Practice-Lösungsansatzes empfohlen, dass bei jeder Datei der Dateiname mit dem Buchstaben </w:t>
            </w:r>
            <w:r w:rsidRPr="00B17436">
              <w:rPr>
                <w:rFonts w:ascii="Courier New" w:hAnsi="Courier New" w:cs="Courier New"/>
              </w:rPr>
              <w:t>p</w:t>
            </w:r>
            <w:r w:rsidRPr="00B17436">
              <w:t xml:space="preserve"> beginnt. Alle Dateien werden mittels einer Laufnummer durchnummeriert. </w:t>
            </w:r>
            <w:r w:rsidRPr="00B17436">
              <w:rPr>
                <w:iCs/>
              </w:rPr>
              <w:t>Die originalen Dateinamen sind dabei wie in Anforderung S_5.3-5 beschrieben in den Metadaten einzutragen und können auf diese Weise erhalten werden.</w:t>
            </w:r>
          </w:p>
          <w:p w:rsidR="00932D22" w:rsidRPr="00B17436" w:rsidRDefault="00932D22" w:rsidP="00932D22">
            <w:pPr>
              <w:pStyle w:val="TabelleGross"/>
            </w:pPr>
            <w:r w:rsidRPr="00B17436">
              <w:t>Muster: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0" w:type="dxa"/>
              </w:tblCellMar>
              <w:tblLook w:val="01E0" w:firstRow="1" w:lastRow="1" w:firstColumn="1" w:lastColumn="1" w:noHBand="0" w:noVBand="0"/>
            </w:tblPr>
            <w:tblGrid>
              <w:gridCol w:w="305"/>
              <w:gridCol w:w="305"/>
              <w:gridCol w:w="305"/>
              <w:gridCol w:w="305"/>
              <w:gridCol w:w="305"/>
              <w:gridCol w:w="305"/>
              <w:gridCol w:w="1462"/>
            </w:tblGrid>
            <w:tr w:rsidR="00932D22" w:rsidRPr="00B17436" w:rsidTr="00932D22">
              <w:trPr>
                <w:trHeight w:val="99"/>
              </w:trPr>
              <w:tc>
                <w:tcPr>
                  <w:tcW w:w="305" w:type="dxa"/>
                </w:tcPr>
                <w:p w:rsidR="00932D22" w:rsidRPr="00B17436" w:rsidRDefault="00932D22" w:rsidP="00932D22">
                  <w:pPr>
                    <w:pStyle w:val="TabelleGross"/>
                  </w:pPr>
                  <w:r w:rsidRPr="00B17436">
                    <w:t>p</w:t>
                  </w:r>
                </w:p>
              </w:tc>
              <w:tc>
                <w:tcPr>
                  <w:tcW w:w="305" w:type="dxa"/>
                </w:tcPr>
                <w:p w:rsidR="00932D22" w:rsidRPr="00B17436" w:rsidRDefault="00932D22" w:rsidP="00932D22">
                  <w:pPr>
                    <w:pStyle w:val="TabelleGross"/>
                  </w:pPr>
                  <w:r w:rsidRPr="00B17436">
                    <w:t>n</w:t>
                  </w:r>
                </w:p>
              </w:tc>
              <w:tc>
                <w:tcPr>
                  <w:tcW w:w="305" w:type="dxa"/>
                </w:tcPr>
                <w:p w:rsidR="00932D22" w:rsidRPr="00B17436" w:rsidRDefault="00932D22" w:rsidP="00932D22">
                  <w:pPr>
                    <w:pStyle w:val="TabelleGross"/>
                  </w:pPr>
                  <w:r w:rsidRPr="00B17436">
                    <w:t>n</w:t>
                  </w:r>
                </w:p>
              </w:tc>
              <w:tc>
                <w:tcPr>
                  <w:tcW w:w="305" w:type="dxa"/>
                </w:tcPr>
                <w:p w:rsidR="00932D22" w:rsidRPr="00B17436" w:rsidRDefault="00932D22" w:rsidP="00932D22">
                  <w:pPr>
                    <w:pStyle w:val="TabelleGross"/>
                  </w:pPr>
                  <w:r w:rsidRPr="00B17436">
                    <w:t>n</w:t>
                  </w:r>
                </w:p>
              </w:tc>
              <w:tc>
                <w:tcPr>
                  <w:tcW w:w="305" w:type="dxa"/>
                </w:tcPr>
                <w:p w:rsidR="00932D22" w:rsidRPr="00B17436" w:rsidRDefault="00932D22" w:rsidP="00932D22">
                  <w:pPr>
                    <w:pStyle w:val="TabelleGross"/>
                  </w:pPr>
                  <w:r w:rsidRPr="00B17436">
                    <w:t>n</w:t>
                  </w:r>
                </w:p>
              </w:tc>
              <w:tc>
                <w:tcPr>
                  <w:tcW w:w="305" w:type="dxa"/>
                </w:tcPr>
                <w:p w:rsidR="00932D22" w:rsidRPr="00B17436" w:rsidRDefault="00932D22" w:rsidP="00932D22">
                  <w:pPr>
                    <w:pStyle w:val="TabelleGross"/>
                  </w:pPr>
                  <w:r w:rsidRPr="00B17436">
                    <w:t>.</w:t>
                  </w:r>
                </w:p>
              </w:tc>
              <w:tc>
                <w:tcPr>
                  <w:tcW w:w="1462" w:type="dxa"/>
                </w:tcPr>
                <w:p w:rsidR="00932D22" w:rsidRPr="00B17436" w:rsidRDefault="00932D22" w:rsidP="00932D22">
                  <w:pPr>
                    <w:pStyle w:val="TabelleGross"/>
                  </w:pPr>
                  <w:r w:rsidRPr="00B17436">
                    <w:t>[Dateiendung]</w:t>
                  </w:r>
                </w:p>
              </w:tc>
            </w:tr>
          </w:tbl>
          <w:p w:rsidR="00932D22" w:rsidRPr="00B17436" w:rsidRDefault="00932D22" w:rsidP="00932D22">
            <w:pPr>
              <w:pStyle w:val="TabelleGros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0" w:type="dxa"/>
              </w:tblCellMar>
              <w:tblLook w:val="01E0" w:firstRow="1" w:lastRow="1" w:firstColumn="1" w:lastColumn="1" w:noHBand="0" w:noVBand="0"/>
            </w:tblPr>
            <w:tblGrid>
              <w:gridCol w:w="305"/>
              <w:gridCol w:w="305"/>
              <w:gridCol w:w="305"/>
              <w:gridCol w:w="305"/>
              <w:gridCol w:w="305"/>
              <w:gridCol w:w="305"/>
              <w:gridCol w:w="305"/>
              <w:gridCol w:w="305"/>
              <w:gridCol w:w="1462"/>
            </w:tblGrid>
            <w:tr w:rsidR="00932D22" w:rsidRPr="00B17436" w:rsidTr="00932D22">
              <w:trPr>
                <w:trHeight w:val="99"/>
              </w:trPr>
              <w:tc>
                <w:tcPr>
                  <w:tcW w:w="305" w:type="dxa"/>
                </w:tcPr>
                <w:p w:rsidR="00932D22" w:rsidRPr="00B17436" w:rsidRDefault="00932D22" w:rsidP="00932D22">
                  <w:pPr>
                    <w:pStyle w:val="TabelleGross"/>
                  </w:pPr>
                  <w:r w:rsidRPr="00B17436">
                    <w:t>p</w:t>
                  </w:r>
                </w:p>
              </w:tc>
              <w:tc>
                <w:tcPr>
                  <w:tcW w:w="305" w:type="dxa"/>
                </w:tcPr>
                <w:p w:rsidR="00932D22" w:rsidRPr="00B17436" w:rsidRDefault="00932D22" w:rsidP="00932D22">
                  <w:pPr>
                    <w:pStyle w:val="TabelleGross"/>
                  </w:pPr>
                  <w:r w:rsidRPr="00B17436">
                    <w:t>n</w:t>
                  </w:r>
                </w:p>
              </w:tc>
              <w:tc>
                <w:tcPr>
                  <w:tcW w:w="305" w:type="dxa"/>
                </w:tcPr>
                <w:p w:rsidR="00932D22" w:rsidRPr="00B17436" w:rsidRDefault="00932D22" w:rsidP="00932D22">
                  <w:pPr>
                    <w:pStyle w:val="TabelleGross"/>
                  </w:pPr>
                  <w:r w:rsidRPr="00B17436">
                    <w:t>n</w:t>
                  </w:r>
                </w:p>
              </w:tc>
              <w:tc>
                <w:tcPr>
                  <w:tcW w:w="305" w:type="dxa"/>
                </w:tcPr>
                <w:p w:rsidR="00932D22" w:rsidRPr="00B17436" w:rsidRDefault="00932D22" w:rsidP="00932D22">
                  <w:pPr>
                    <w:pStyle w:val="TabelleGross"/>
                  </w:pPr>
                  <w:r w:rsidRPr="00B17436">
                    <w:t>n</w:t>
                  </w:r>
                </w:p>
              </w:tc>
              <w:tc>
                <w:tcPr>
                  <w:tcW w:w="305" w:type="dxa"/>
                </w:tcPr>
                <w:p w:rsidR="00932D22" w:rsidRPr="00B17436" w:rsidRDefault="00932D22" w:rsidP="00932D22">
                  <w:pPr>
                    <w:pStyle w:val="TabelleGross"/>
                  </w:pPr>
                  <w:r w:rsidRPr="00B17436">
                    <w:t>n</w:t>
                  </w:r>
                </w:p>
              </w:tc>
              <w:tc>
                <w:tcPr>
                  <w:tcW w:w="305" w:type="dxa"/>
                </w:tcPr>
                <w:p w:rsidR="00932D22" w:rsidRPr="00B17436" w:rsidRDefault="00932D22" w:rsidP="00932D22">
                  <w:pPr>
                    <w:pStyle w:val="TabelleGross"/>
                  </w:pPr>
                  <w:r w:rsidRPr="00B17436">
                    <w:t>n</w:t>
                  </w:r>
                </w:p>
              </w:tc>
              <w:tc>
                <w:tcPr>
                  <w:tcW w:w="305" w:type="dxa"/>
                </w:tcPr>
                <w:p w:rsidR="00932D22" w:rsidRPr="00B17436" w:rsidRDefault="00932D22" w:rsidP="00932D22">
                  <w:pPr>
                    <w:pStyle w:val="TabelleGross"/>
                  </w:pPr>
                  <w:r w:rsidRPr="00B17436">
                    <w:t>n</w:t>
                  </w:r>
                </w:p>
              </w:tc>
              <w:tc>
                <w:tcPr>
                  <w:tcW w:w="305" w:type="dxa"/>
                </w:tcPr>
                <w:p w:rsidR="00932D22" w:rsidRPr="00B17436" w:rsidRDefault="00932D22" w:rsidP="00932D22">
                  <w:pPr>
                    <w:pStyle w:val="TabelleGross"/>
                  </w:pPr>
                  <w:r w:rsidRPr="00B17436">
                    <w:t>.</w:t>
                  </w:r>
                </w:p>
              </w:tc>
              <w:tc>
                <w:tcPr>
                  <w:tcW w:w="1462" w:type="dxa"/>
                </w:tcPr>
                <w:p w:rsidR="00932D22" w:rsidRPr="00B17436" w:rsidRDefault="00932D22" w:rsidP="00932D22">
                  <w:pPr>
                    <w:pStyle w:val="TabelleGross"/>
                  </w:pPr>
                  <w:r w:rsidRPr="00B17436">
                    <w:t>[Dateiendung]</w:t>
                  </w:r>
                </w:p>
              </w:tc>
            </w:tr>
          </w:tbl>
          <w:p w:rsidR="00932D22" w:rsidRPr="00B17436" w:rsidRDefault="00932D22" w:rsidP="00932D22">
            <w:pPr>
              <w:pStyle w:val="TabelleGross"/>
            </w:pPr>
          </w:p>
          <w:p w:rsidR="00932D22" w:rsidRPr="00B17436" w:rsidRDefault="00932D22" w:rsidP="00932D22">
            <w:pPr>
              <w:pStyle w:val="TabelleGross"/>
            </w:pPr>
            <w:r w:rsidRPr="00B17436">
              <w:t xml:space="preserve">p: ist die Abkürzung für </w:t>
            </w:r>
            <w:r>
              <w:t>(Primär-)Datei.</w:t>
            </w:r>
          </w:p>
          <w:p w:rsidR="00932D22" w:rsidRPr="00B17436" w:rsidRDefault="00932D22" w:rsidP="00932D22">
            <w:pPr>
              <w:pStyle w:val="TabelleGross"/>
            </w:pPr>
            <w:r w:rsidRPr="00B17436">
              <w:t>n: ist ein Integer mit einer innerhalb des Paketes fixen Anzahl Ziffern für die Laufnummer. Nicht benutzte Stellen werden mit einer 0 ausgefüllt. Die maximale Anzahl der Ziffern für die Laufnummer ist 6.</w:t>
            </w:r>
          </w:p>
          <w:p w:rsidR="00932D22" w:rsidRPr="00B17436" w:rsidRDefault="00932D22" w:rsidP="00932D22">
            <w:pPr>
              <w:pStyle w:val="TabelleGross"/>
            </w:pPr>
            <w:r w:rsidRPr="00B17436">
              <w:t>[Dateiendung]: Die Dateiendung gehört zum Dateinamen. Sie muss nach dem Punkt ebenfalls angegeben werden.</w:t>
            </w:r>
          </w:p>
          <w:p w:rsidR="00932D22" w:rsidRPr="00B17436" w:rsidRDefault="00932D22" w:rsidP="00932D22">
            <w:pPr>
              <w:pStyle w:val="TabelleGross"/>
            </w:pPr>
            <w:r w:rsidRPr="00B17436">
              <w:t xml:space="preserve">Die Laufnummern (aus </w:t>
            </w:r>
            <w:r w:rsidRPr="00B17436">
              <w:rPr>
                <w:rFonts w:ascii="Courier New" w:hAnsi="Courier New" w:cs="Courier New"/>
              </w:rPr>
              <w:t>p</w:t>
            </w:r>
            <w:r w:rsidRPr="00B17436">
              <w:t xml:space="preserve"> und dem Integer) sind als Identifikatoren eindeutig und werden innerhalb des SIP nur einmal vergeben.</w:t>
            </w:r>
          </w:p>
          <w:p w:rsidR="00932D22" w:rsidRPr="00B17436" w:rsidRDefault="00932D22" w:rsidP="00932D22">
            <w:pPr>
              <w:pStyle w:val="TabelleGross"/>
            </w:pPr>
          </w:p>
          <w:p w:rsidR="00932D22" w:rsidRPr="008A2105" w:rsidRDefault="00932D22" w:rsidP="00932D22">
            <w:pPr>
              <w:pStyle w:val="TabelleGross"/>
              <w:rPr>
                <w:b/>
              </w:rPr>
            </w:pPr>
            <w:r w:rsidRPr="008A2105">
              <w:rPr>
                <w:b/>
              </w:rPr>
              <w:t>Beispiel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0" w:type="dxa"/>
              </w:tblCellMar>
              <w:tblLook w:val="01E0" w:firstRow="1" w:lastRow="1" w:firstColumn="1" w:lastColumn="1" w:noHBand="0" w:noVBand="0"/>
            </w:tblPr>
            <w:tblGrid>
              <w:gridCol w:w="305"/>
              <w:gridCol w:w="305"/>
              <w:gridCol w:w="305"/>
              <w:gridCol w:w="305"/>
              <w:gridCol w:w="305"/>
              <w:gridCol w:w="305"/>
              <w:gridCol w:w="305"/>
              <w:gridCol w:w="1462"/>
            </w:tblGrid>
            <w:tr w:rsidR="00932D22" w:rsidRPr="00B17436" w:rsidTr="00932D22">
              <w:trPr>
                <w:trHeight w:val="99"/>
              </w:trPr>
              <w:tc>
                <w:tcPr>
                  <w:tcW w:w="305" w:type="dxa"/>
                </w:tcPr>
                <w:p w:rsidR="00932D22" w:rsidRPr="00B17436" w:rsidRDefault="00932D22" w:rsidP="00932D22">
                  <w:pPr>
                    <w:pStyle w:val="TabelleGross"/>
                    <w:rPr>
                      <w:lang w:val="pt-BR"/>
                    </w:rPr>
                  </w:pPr>
                  <w:r w:rsidRPr="00B17436">
                    <w:rPr>
                      <w:lang w:val="pt-BR"/>
                    </w:rPr>
                    <w:t>p</w:t>
                  </w:r>
                </w:p>
              </w:tc>
              <w:tc>
                <w:tcPr>
                  <w:tcW w:w="305" w:type="dxa"/>
                </w:tcPr>
                <w:p w:rsidR="00932D22" w:rsidRPr="00B17436" w:rsidRDefault="00932D22" w:rsidP="00932D22">
                  <w:pPr>
                    <w:pStyle w:val="TabelleGross"/>
                    <w:rPr>
                      <w:lang w:val="pt-BR"/>
                    </w:rPr>
                  </w:pPr>
                  <w:r w:rsidRPr="00B17436">
                    <w:rPr>
                      <w:lang w:val="pt-BR"/>
                    </w:rPr>
                    <w:t>n</w:t>
                  </w:r>
                </w:p>
              </w:tc>
              <w:tc>
                <w:tcPr>
                  <w:tcW w:w="305" w:type="dxa"/>
                </w:tcPr>
                <w:p w:rsidR="00932D22" w:rsidRPr="00B17436" w:rsidRDefault="00932D22" w:rsidP="00932D22">
                  <w:pPr>
                    <w:pStyle w:val="TabelleGross"/>
                    <w:rPr>
                      <w:lang w:val="pt-BR"/>
                    </w:rPr>
                  </w:pPr>
                  <w:r w:rsidRPr="00B17436">
                    <w:rPr>
                      <w:lang w:val="pt-BR"/>
                    </w:rPr>
                    <w:t>n</w:t>
                  </w:r>
                </w:p>
              </w:tc>
              <w:tc>
                <w:tcPr>
                  <w:tcW w:w="305" w:type="dxa"/>
                </w:tcPr>
                <w:p w:rsidR="00932D22" w:rsidRPr="00B17436" w:rsidRDefault="00932D22" w:rsidP="00932D22">
                  <w:pPr>
                    <w:pStyle w:val="TabelleGross"/>
                    <w:rPr>
                      <w:lang w:val="pt-BR"/>
                    </w:rPr>
                  </w:pPr>
                  <w:r w:rsidRPr="00B17436">
                    <w:rPr>
                      <w:lang w:val="pt-BR"/>
                    </w:rPr>
                    <w:t>n</w:t>
                  </w:r>
                </w:p>
              </w:tc>
              <w:tc>
                <w:tcPr>
                  <w:tcW w:w="305" w:type="dxa"/>
                </w:tcPr>
                <w:p w:rsidR="00932D22" w:rsidRPr="00B17436" w:rsidRDefault="00932D22" w:rsidP="00932D22">
                  <w:pPr>
                    <w:pStyle w:val="TabelleGross"/>
                    <w:rPr>
                      <w:lang w:val="pt-BR"/>
                    </w:rPr>
                  </w:pPr>
                  <w:r w:rsidRPr="00B17436">
                    <w:rPr>
                      <w:lang w:val="pt-BR"/>
                    </w:rPr>
                    <w:t>n</w:t>
                  </w:r>
                </w:p>
              </w:tc>
              <w:tc>
                <w:tcPr>
                  <w:tcW w:w="305" w:type="dxa"/>
                </w:tcPr>
                <w:p w:rsidR="00932D22" w:rsidRPr="00B17436" w:rsidRDefault="00932D22" w:rsidP="00932D22">
                  <w:pPr>
                    <w:pStyle w:val="TabelleGross"/>
                    <w:rPr>
                      <w:lang w:val="pt-BR"/>
                    </w:rPr>
                  </w:pPr>
                  <w:r w:rsidRPr="00B17436">
                    <w:rPr>
                      <w:lang w:val="pt-BR"/>
                    </w:rPr>
                    <w:t>n</w:t>
                  </w:r>
                </w:p>
              </w:tc>
              <w:tc>
                <w:tcPr>
                  <w:tcW w:w="305" w:type="dxa"/>
                </w:tcPr>
                <w:p w:rsidR="00932D22" w:rsidRPr="00B17436" w:rsidRDefault="00932D22" w:rsidP="00932D22">
                  <w:pPr>
                    <w:pStyle w:val="TabelleGross"/>
                    <w:rPr>
                      <w:lang w:val="pt-BR"/>
                    </w:rPr>
                  </w:pPr>
                  <w:r w:rsidRPr="00B17436">
                    <w:rPr>
                      <w:lang w:val="pt-BR"/>
                    </w:rPr>
                    <w:t>.</w:t>
                  </w:r>
                </w:p>
              </w:tc>
              <w:tc>
                <w:tcPr>
                  <w:tcW w:w="1462" w:type="dxa"/>
                </w:tcPr>
                <w:p w:rsidR="00932D22" w:rsidRPr="00B17436" w:rsidRDefault="00932D22" w:rsidP="00932D22">
                  <w:pPr>
                    <w:pStyle w:val="TabelleGross"/>
                    <w:rPr>
                      <w:lang w:val="pt-BR"/>
                    </w:rPr>
                  </w:pPr>
                  <w:r w:rsidRPr="00B17436">
                    <w:rPr>
                      <w:lang w:val="pt-BR"/>
                    </w:rPr>
                    <w:t>[Dateiendung]</w:t>
                  </w:r>
                </w:p>
              </w:tc>
            </w:tr>
          </w:tbl>
          <w:p w:rsidR="00932D22" w:rsidRPr="00B17436" w:rsidRDefault="00932D22" w:rsidP="00932D22">
            <w:pPr>
              <w:pStyle w:val="TabelleGross"/>
            </w:pPr>
            <w:r>
              <w:rPr>
                <w:noProof/>
              </w:rPr>
              <w:drawing>
                <wp:inline distT="0" distB="0" distL="0" distR="0">
                  <wp:extent cx="901174" cy="787712"/>
                  <wp:effectExtent l="19050" t="0" r="0" b="0"/>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srcRect l="3564" b="4755"/>
                          <a:stretch>
                            <a:fillRect/>
                          </a:stretch>
                        </pic:blipFill>
                        <pic:spPr bwMode="auto">
                          <a:xfrm>
                            <a:off x="0" y="0"/>
                            <a:ext cx="901174" cy="787712"/>
                          </a:xfrm>
                          <a:prstGeom prst="rect">
                            <a:avLst/>
                          </a:prstGeom>
                          <a:noFill/>
                          <a:ln w="9525">
                            <a:noFill/>
                            <a:miter lim="800000"/>
                            <a:headEnd/>
                            <a:tailEnd/>
                          </a:ln>
                        </pic:spPr>
                      </pic:pic>
                    </a:graphicData>
                  </a:graphic>
                </wp:inline>
              </w:drawing>
            </w:r>
          </w:p>
          <w:p w:rsidR="00932D22" w:rsidRPr="00B17436" w:rsidRDefault="00932D22" w:rsidP="00932D22">
            <w:pPr>
              <w:pStyle w:val="TabelleGross"/>
              <w:rPr>
                <w:lang w:val="pt-BR"/>
              </w:rPr>
            </w:pPr>
            <w:r w:rsidRPr="00B17436">
              <w:rPr>
                <w:lang w:val="pt-BR"/>
              </w:rPr>
              <w:t>oder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0" w:type="dxa"/>
              </w:tblCellMar>
              <w:tblLook w:val="01E0" w:firstRow="1" w:lastRow="1" w:firstColumn="1" w:lastColumn="1" w:noHBand="0" w:noVBand="0"/>
            </w:tblPr>
            <w:tblGrid>
              <w:gridCol w:w="305"/>
              <w:gridCol w:w="305"/>
              <w:gridCol w:w="305"/>
              <w:gridCol w:w="305"/>
              <w:gridCol w:w="305"/>
              <w:gridCol w:w="305"/>
              <w:gridCol w:w="305"/>
              <w:gridCol w:w="305"/>
              <w:gridCol w:w="1462"/>
            </w:tblGrid>
            <w:tr w:rsidR="00932D22" w:rsidRPr="00B17436" w:rsidTr="00932D22">
              <w:trPr>
                <w:trHeight w:val="99"/>
              </w:trPr>
              <w:tc>
                <w:tcPr>
                  <w:tcW w:w="305" w:type="dxa"/>
                </w:tcPr>
                <w:p w:rsidR="00932D22" w:rsidRPr="00B17436" w:rsidRDefault="00932D22" w:rsidP="00932D22">
                  <w:pPr>
                    <w:pStyle w:val="TabelleGross"/>
                    <w:rPr>
                      <w:lang w:val="pt-BR"/>
                    </w:rPr>
                  </w:pPr>
                  <w:r w:rsidRPr="00B17436">
                    <w:rPr>
                      <w:lang w:val="pt-BR"/>
                    </w:rPr>
                    <w:t>p</w:t>
                  </w:r>
                </w:p>
              </w:tc>
              <w:tc>
                <w:tcPr>
                  <w:tcW w:w="305" w:type="dxa"/>
                </w:tcPr>
                <w:p w:rsidR="00932D22" w:rsidRPr="00B17436" w:rsidRDefault="00932D22" w:rsidP="00932D22">
                  <w:pPr>
                    <w:pStyle w:val="TabelleGross"/>
                    <w:rPr>
                      <w:lang w:val="pt-BR"/>
                    </w:rPr>
                  </w:pPr>
                  <w:r w:rsidRPr="00B17436">
                    <w:rPr>
                      <w:lang w:val="pt-BR"/>
                    </w:rPr>
                    <w:t>n</w:t>
                  </w:r>
                </w:p>
              </w:tc>
              <w:tc>
                <w:tcPr>
                  <w:tcW w:w="305" w:type="dxa"/>
                </w:tcPr>
                <w:p w:rsidR="00932D22" w:rsidRPr="00B17436" w:rsidRDefault="00932D22" w:rsidP="00932D22">
                  <w:pPr>
                    <w:pStyle w:val="TabelleGross"/>
                    <w:rPr>
                      <w:lang w:val="pt-BR"/>
                    </w:rPr>
                  </w:pPr>
                  <w:r w:rsidRPr="00B17436">
                    <w:rPr>
                      <w:lang w:val="pt-BR"/>
                    </w:rPr>
                    <w:t>n</w:t>
                  </w:r>
                </w:p>
              </w:tc>
              <w:tc>
                <w:tcPr>
                  <w:tcW w:w="305" w:type="dxa"/>
                </w:tcPr>
                <w:p w:rsidR="00932D22" w:rsidRPr="00B17436" w:rsidRDefault="00932D22" w:rsidP="00932D22">
                  <w:pPr>
                    <w:pStyle w:val="TabelleGross"/>
                    <w:rPr>
                      <w:lang w:val="pt-BR"/>
                    </w:rPr>
                  </w:pPr>
                  <w:r w:rsidRPr="00B17436">
                    <w:rPr>
                      <w:lang w:val="pt-BR"/>
                    </w:rPr>
                    <w:t>n</w:t>
                  </w:r>
                </w:p>
              </w:tc>
              <w:tc>
                <w:tcPr>
                  <w:tcW w:w="305" w:type="dxa"/>
                </w:tcPr>
                <w:p w:rsidR="00932D22" w:rsidRPr="00B17436" w:rsidRDefault="00932D22" w:rsidP="00932D22">
                  <w:pPr>
                    <w:pStyle w:val="TabelleGross"/>
                    <w:rPr>
                      <w:lang w:val="pt-BR"/>
                    </w:rPr>
                  </w:pPr>
                  <w:r w:rsidRPr="00B17436">
                    <w:rPr>
                      <w:lang w:val="pt-BR"/>
                    </w:rPr>
                    <w:t>n</w:t>
                  </w:r>
                </w:p>
              </w:tc>
              <w:tc>
                <w:tcPr>
                  <w:tcW w:w="305" w:type="dxa"/>
                </w:tcPr>
                <w:p w:rsidR="00932D22" w:rsidRPr="00B17436" w:rsidRDefault="00932D22" w:rsidP="00932D22">
                  <w:pPr>
                    <w:pStyle w:val="TabelleGross"/>
                    <w:rPr>
                      <w:lang w:val="pt-BR"/>
                    </w:rPr>
                  </w:pPr>
                  <w:r w:rsidRPr="00B17436">
                    <w:rPr>
                      <w:lang w:val="pt-BR"/>
                    </w:rPr>
                    <w:t>n</w:t>
                  </w:r>
                </w:p>
              </w:tc>
              <w:tc>
                <w:tcPr>
                  <w:tcW w:w="305" w:type="dxa"/>
                </w:tcPr>
                <w:p w:rsidR="00932D22" w:rsidRPr="00B17436" w:rsidRDefault="00932D22" w:rsidP="00932D22">
                  <w:pPr>
                    <w:pStyle w:val="TabelleGross"/>
                    <w:rPr>
                      <w:lang w:val="pt-BR"/>
                    </w:rPr>
                  </w:pPr>
                  <w:r w:rsidRPr="00B17436">
                    <w:rPr>
                      <w:lang w:val="pt-BR"/>
                    </w:rPr>
                    <w:t>n</w:t>
                  </w:r>
                </w:p>
              </w:tc>
              <w:tc>
                <w:tcPr>
                  <w:tcW w:w="305" w:type="dxa"/>
                </w:tcPr>
                <w:p w:rsidR="00932D22" w:rsidRPr="00B17436" w:rsidRDefault="00932D22" w:rsidP="00932D22">
                  <w:pPr>
                    <w:pStyle w:val="TabelleGross"/>
                    <w:rPr>
                      <w:lang w:val="pt-BR"/>
                    </w:rPr>
                  </w:pPr>
                  <w:r w:rsidRPr="00B17436">
                    <w:rPr>
                      <w:lang w:val="pt-BR"/>
                    </w:rPr>
                    <w:t>.</w:t>
                  </w:r>
                </w:p>
              </w:tc>
              <w:tc>
                <w:tcPr>
                  <w:tcW w:w="1462" w:type="dxa"/>
                </w:tcPr>
                <w:p w:rsidR="00932D22" w:rsidRPr="00B17436" w:rsidRDefault="00932D22" w:rsidP="00932D22">
                  <w:pPr>
                    <w:pStyle w:val="TabelleGross"/>
                    <w:rPr>
                      <w:lang w:val="pt-BR"/>
                    </w:rPr>
                  </w:pPr>
                  <w:r w:rsidRPr="00B17436">
                    <w:rPr>
                      <w:lang w:val="pt-BR"/>
                    </w:rPr>
                    <w:t>[Dateiendung]</w:t>
                  </w:r>
                </w:p>
              </w:tc>
            </w:tr>
          </w:tbl>
          <w:p w:rsidR="00932D22" w:rsidRPr="00B17436" w:rsidRDefault="00932D22" w:rsidP="00932D22">
            <w:pPr>
              <w:pStyle w:val="TabelleGross"/>
              <w:rPr>
                <w:i/>
                <w:iCs/>
              </w:rPr>
            </w:pPr>
            <w:r>
              <w:rPr>
                <w:i/>
                <w:iCs/>
                <w:noProof/>
              </w:rPr>
              <w:drawing>
                <wp:inline distT="0" distB="0" distL="0" distR="0">
                  <wp:extent cx="953592" cy="774619"/>
                  <wp:effectExtent l="19050" t="0" r="0" b="0"/>
                  <wp:docPr id="2"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srcRect l="5063" t="4082" b="5442"/>
                          <a:stretch>
                            <a:fillRect/>
                          </a:stretch>
                        </pic:blipFill>
                        <pic:spPr bwMode="auto">
                          <a:xfrm>
                            <a:off x="0" y="0"/>
                            <a:ext cx="953592" cy="774619"/>
                          </a:xfrm>
                          <a:prstGeom prst="rect">
                            <a:avLst/>
                          </a:prstGeom>
                          <a:noFill/>
                          <a:ln w="9525">
                            <a:noFill/>
                            <a:miter lim="800000"/>
                            <a:headEnd/>
                            <a:tailEnd/>
                          </a:ln>
                        </pic:spPr>
                      </pic:pic>
                    </a:graphicData>
                  </a:graphic>
                </wp:inline>
              </w:drawing>
            </w:r>
          </w:p>
        </w:tc>
        <w:tc>
          <w:tcPr>
            <w:tcW w:w="1542" w:type="dxa"/>
          </w:tcPr>
          <w:p w:rsidR="00932D22" w:rsidRPr="00B17436" w:rsidRDefault="00932D22" w:rsidP="00932D22">
            <w:pPr>
              <w:pStyle w:val="TabelleGross"/>
            </w:pPr>
            <w:r w:rsidRPr="00B17436">
              <w:t>K</w:t>
            </w:r>
          </w:p>
        </w:tc>
      </w:tr>
      <w:tr w:rsidR="00932D22" w:rsidRPr="00B17436" w:rsidTr="00932D22">
        <w:trPr>
          <w:cantSplit/>
        </w:trPr>
        <w:tc>
          <w:tcPr>
            <w:tcW w:w="1084" w:type="dxa"/>
          </w:tcPr>
          <w:p w:rsidR="00932D22" w:rsidRPr="00B17436" w:rsidRDefault="00932D22" w:rsidP="00932D22">
            <w:pPr>
              <w:pStyle w:val="TabelleGross"/>
            </w:pPr>
            <w:r w:rsidRPr="00B17436">
              <w:lastRenderedPageBreak/>
              <w:t>S_5.6-4</w:t>
            </w:r>
          </w:p>
        </w:tc>
        <w:tc>
          <w:tcPr>
            <w:tcW w:w="6837" w:type="dxa"/>
          </w:tcPr>
          <w:p w:rsidR="00932D22" w:rsidRPr="00B17436" w:rsidRDefault="00932D22" w:rsidP="00932D22">
            <w:pPr>
              <w:pStyle w:val="TabelleGross"/>
              <w:rPr>
                <w:rFonts w:cs="Arial"/>
              </w:rPr>
            </w:pPr>
            <w:r w:rsidRPr="00B17436">
              <w:t xml:space="preserve">Alle Ordner, die Dossiers aus dem GEVER-System entsprechen, sind mit Vorteil auf der obersten Ebene im Ordner </w:t>
            </w:r>
            <w:r w:rsidRPr="00B17436">
              <w:rPr>
                <w:rFonts w:ascii="Courier New" w:hAnsi="Courier New"/>
              </w:rPr>
              <w:t xml:space="preserve">content/ </w:t>
            </w:r>
            <w:r w:rsidRPr="00B17436">
              <w:t>verzeichnet. Die Ordnungssystemstruktur sollte nicht in Ordnern abgebildet werden.</w:t>
            </w:r>
          </w:p>
          <w:p w:rsidR="00932D22" w:rsidRPr="00B17436" w:rsidRDefault="00932D22" w:rsidP="00932D22">
            <w:pPr>
              <w:pStyle w:val="TabelleGross"/>
            </w:pPr>
          </w:p>
          <w:p w:rsidR="00932D22" w:rsidRPr="008A2105" w:rsidRDefault="00932D22" w:rsidP="00932D22">
            <w:pPr>
              <w:pStyle w:val="TabelleGross"/>
              <w:rPr>
                <w:b/>
              </w:rPr>
            </w:pPr>
            <w:r w:rsidRPr="008A2105">
              <w:rPr>
                <w:b/>
              </w:rPr>
              <w:t>Beispiel</w:t>
            </w:r>
          </w:p>
          <w:p w:rsidR="00932D22" w:rsidRPr="00B17436" w:rsidRDefault="00932D22" w:rsidP="00932D22">
            <w:pPr>
              <w:pStyle w:val="TabelleGross"/>
            </w:pPr>
            <w:r w:rsidRPr="00B17436">
              <w:t xml:space="preserve">Oberste Ebene </w:t>
            </w:r>
            <w:r w:rsidRPr="00B17436">
              <w:sym w:font="Wingdings" w:char="F0E0"/>
            </w:r>
            <w:r w:rsidRPr="00B17436">
              <w:t xml:space="preserve"> Ordner für Dossiers im Ordner </w:t>
            </w:r>
            <w:r w:rsidRPr="00B17436">
              <w:rPr>
                <w:rFonts w:ascii="Courier New" w:hAnsi="Courier New"/>
              </w:rPr>
              <w:t>content/</w:t>
            </w:r>
            <w:r w:rsidRPr="00B17436">
              <w:t>.</w:t>
            </w:r>
          </w:p>
          <w:p w:rsidR="00932D22" w:rsidRPr="00B17436" w:rsidRDefault="00932D22" w:rsidP="00932D22">
            <w:pPr>
              <w:pStyle w:val="TabelleGross"/>
            </w:pPr>
            <w:r>
              <w:rPr>
                <w:noProof/>
              </w:rPr>
              <w:drawing>
                <wp:inline distT="0" distB="0" distL="0" distR="0">
                  <wp:extent cx="796338" cy="995939"/>
                  <wp:effectExtent l="19050" t="0" r="3762" b="0"/>
                  <wp:docPr id="3"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cstate="print"/>
                          <a:srcRect l="4188" t="3390" r="30222"/>
                          <a:stretch>
                            <a:fillRect/>
                          </a:stretch>
                        </pic:blipFill>
                        <pic:spPr bwMode="auto">
                          <a:xfrm>
                            <a:off x="0" y="0"/>
                            <a:ext cx="796338" cy="995939"/>
                          </a:xfrm>
                          <a:prstGeom prst="rect">
                            <a:avLst/>
                          </a:prstGeom>
                          <a:noFill/>
                          <a:ln w="9525">
                            <a:noFill/>
                            <a:miter lim="800000"/>
                            <a:headEnd/>
                            <a:tailEnd/>
                          </a:ln>
                        </pic:spPr>
                      </pic:pic>
                    </a:graphicData>
                  </a:graphic>
                </wp:inline>
              </w:drawing>
            </w:r>
          </w:p>
          <w:p w:rsidR="00932D22" w:rsidRPr="00B17436" w:rsidRDefault="00932D22" w:rsidP="00932D22">
            <w:pPr>
              <w:pStyle w:val="TabelleGross"/>
            </w:pPr>
            <w:r w:rsidRPr="00B17436">
              <w:t xml:space="preserve">Weitere Ebenen </w:t>
            </w:r>
            <w:r w:rsidRPr="00B17436">
              <w:sym w:font="Wingdings" w:char="F0E0"/>
            </w:r>
            <w:r w:rsidRPr="00B17436">
              <w:t xml:space="preserve"> Ordner für Subdossiers</w:t>
            </w:r>
          </w:p>
          <w:p w:rsidR="00932D22" w:rsidRPr="00B17436" w:rsidRDefault="00932D22" w:rsidP="00932D22">
            <w:pPr>
              <w:pStyle w:val="TabelleGross"/>
            </w:pPr>
            <w:r>
              <w:rPr>
                <w:noProof/>
              </w:rPr>
              <w:drawing>
                <wp:inline distT="0" distB="0" distL="0" distR="0">
                  <wp:extent cx="831283" cy="1199786"/>
                  <wp:effectExtent l="19050" t="0" r="6917" b="0"/>
                  <wp:docPr id="4"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srcRect l="7203" t="3286" r="11902"/>
                          <a:stretch>
                            <a:fillRect/>
                          </a:stretch>
                        </pic:blipFill>
                        <pic:spPr bwMode="auto">
                          <a:xfrm>
                            <a:off x="0" y="0"/>
                            <a:ext cx="831283" cy="1199786"/>
                          </a:xfrm>
                          <a:prstGeom prst="rect">
                            <a:avLst/>
                          </a:prstGeom>
                          <a:noFill/>
                          <a:ln w="9525">
                            <a:noFill/>
                            <a:miter lim="800000"/>
                            <a:headEnd/>
                            <a:tailEnd/>
                          </a:ln>
                        </pic:spPr>
                      </pic:pic>
                    </a:graphicData>
                  </a:graphic>
                </wp:inline>
              </w:drawing>
            </w:r>
          </w:p>
          <w:p w:rsidR="00932D22" w:rsidRPr="00B17436" w:rsidRDefault="00932D22" w:rsidP="00932D22">
            <w:pPr>
              <w:pStyle w:val="TabelleGross"/>
            </w:pPr>
            <w:r w:rsidRPr="00B17436">
              <w:t xml:space="preserve">Der Ordner </w:t>
            </w:r>
            <w:r w:rsidRPr="00B17436">
              <w:rPr>
                <w:rFonts w:ascii="Courier New" w:hAnsi="Courier New"/>
              </w:rPr>
              <w:t xml:space="preserve">d000004 </w:t>
            </w:r>
            <w:r w:rsidRPr="00B17436">
              <w:t>entspricht einem Subdossier.</w:t>
            </w:r>
          </w:p>
        </w:tc>
        <w:tc>
          <w:tcPr>
            <w:tcW w:w="1542" w:type="dxa"/>
          </w:tcPr>
          <w:p w:rsidR="00932D22" w:rsidRPr="00B17436" w:rsidRDefault="00932D22" w:rsidP="00932D22">
            <w:pPr>
              <w:pStyle w:val="TabelleGross"/>
            </w:pPr>
            <w:r w:rsidRPr="00B17436">
              <w:t>K</w:t>
            </w:r>
          </w:p>
        </w:tc>
      </w:tr>
    </w:tbl>
    <w:p w:rsidR="00932D22" w:rsidRPr="00BC0079" w:rsidRDefault="00932D22" w:rsidP="00932D22"/>
    <w:p w:rsidR="00932D22" w:rsidRDefault="00932D22" w:rsidP="00932D22">
      <w:pPr>
        <w:spacing w:after="0" w:line="240" w:lineRule="auto"/>
        <w:rPr>
          <w:b/>
          <w:sz w:val="24"/>
        </w:rPr>
      </w:pPr>
      <w:bookmarkStart w:id="198" w:name="_Toc201458253"/>
      <w:bookmarkStart w:id="199" w:name="_Toc241581082"/>
      <w:r>
        <w:br w:type="page"/>
      </w:r>
    </w:p>
    <w:p w:rsidR="00932D22" w:rsidRPr="00BC0079" w:rsidRDefault="00932D22" w:rsidP="00932D22">
      <w:pPr>
        <w:pStyle w:val="berschrift2"/>
        <w:keepNext/>
        <w:tabs>
          <w:tab w:val="num" w:pos="576"/>
        </w:tabs>
        <w:spacing w:before="320" w:line="200" w:lineRule="atLeast"/>
        <w:ind w:left="576" w:hanging="576"/>
      </w:pPr>
      <w:bookmarkStart w:id="200" w:name="_Toc341965632"/>
      <w:bookmarkStart w:id="201" w:name="_Toc396116374"/>
      <w:r w:rsidRPr="00BC0079">
        <w:lastRenderedPageBreak/>
        <w:t xml:space="preserve">Spezifische Vorgaben zu einem SIP für </w:t>
      </w:r>
      <w:bookmarkEnd w:id="198"/>
      <w:r w:rsidRPr="00BC0079">
        <w:t>FILES</w:t>
      </w:r>
      <w:bookmarkEnd w:id="199"/>
      <w:bookmarkEnd w:id="200"/>
      <w:bookmarkEnd w:id="201"/>
    </w:p>
    <w:p w:rsidR="00932D22" w:rsidRPr="00BC0079" w:rsidRDefault="00932D22" w:rsidP="00932D22">
      <w:r w:rsidRPr="00BC0079">
        <w:t>Zu den allgemeinen Vorgaben an die Struktur eines SIP gibt es für FILES SIP noch spezifische Vorgaben, die nur für SIP aus Datei-Ablagen oder für SIP aus relationalen Datenbanken gelten.</w:t>
      </w:r>
    </w:p>
    <w:p w:rsidR="00932D22" w:rsidRPr="00BC0079" w:rsidRDefault="00932D22" w:rsidP="00932D22">
      <w:r w:rsidRPr="00BC0079">
        <w:t>Die Struktur eines FILES SIP ist in Abb. 10 ersichtlich.</w:t>
      </w:r>
    </w:p>
    <w:p w:rsidR="00932D22" w:rsidRPr="00BC0079" w:rsidRDefault="00932D22" w:rsidP="00932D22"/>
    <w:tbl>
      <w:tblPr>
        <w:tblW w:w="0" w:type="auto"/>
        <w:tblInd w:w="108"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9103"/>
      </w:tblGrid>
      <w:tr w:rsidR="00932D22" w:rsidRPr="00BC0079" w:rsidTr="00932D22">
        <w:tc>
          <w:tcPr>
            <w:tcW w:w="9103" w:type="dxa"/>
            <w:shd w:val="clear" w:color="auto" w:fill="auto"/>
          </w:tcPr>
          <w:p w:rsidR="00932D22" w:rsidRPr="00BC0079" w:rsidRDefault="00932D22" w:rsidP="00932D22">
            <w:pPr>
              <w:pStyle w:val="Techtext"/>
            </w:pPr>
            <w:r w:rsidRPr="00BC0079">
              <w:t>SIP_20080130_BAK_hanspeter.meier/</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t>header/</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r>
            <w:r w:rsidRPr="00BC0079">
              <w:tab/>
              <w:t>metadata.xml</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r>
            <w:r w:rsidRPr="00BC0079">
              <w:tab/>
              <w:t>xsd/</w:t>
            </w:r>
          </w:p>
        </w:tc>
      </w:tr>
      <w:tr w:rsidR="00932D22" w:rsidRPr="00BC0079" w:rsidTr="00932D22">
        <w:tc>
          <w:tcPr>
            <w:tcW w:w="9103" w:type="dxa"/>
            <w:shd w:val="clear" w:color="auto" w:fill="auto"/>
          </w:tcPr>
          <w:p w:rsidR="00932D22" w:rsidRPr="00BC0079" w:rsidRDefault="00932D22" w:rsidP="00932D22">
            <w:pPr>
              <w:pStyle w:val="Techtext"/>
              <w:spacing w:before="0" w:after="0"/>
            </w:pPr>
            <w:r>
              <w:tab/>
            </w:r>
            <w:r>
              <w:tab/>
            </w:r>
            <w:r>
              <w:tab/>
              <w:t>arelda</w:t>
            </w:r>
            <w:r w:rsidRPr="00BC0079">
              <w:t>.xsd</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t>content/</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t>Kunstsammlung_Meier/</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Einfuehrung/</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t>Dokumentation.txt</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Fruehwerk/</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t>Loewe.tif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t>rote_Phase/</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r>
            <w:r w:rsidRPr="00BC0079">
              <w:rPr>
                <w:color w:val="FF0000"/>
              </w:rPr>
              <w:tab/>
              <w:t>Kamel_gross.tif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r>
            <w:r w:rsidRPr="00BC0079">
              <w:rPr>
                <w:color w:val="FF0000"/>
              </w:rPr>
              <w:tab/>
              <w:t>Kamel_klein.tif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t>blaue_Phase/</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r>
            <w:r w:rsidRPr="00BC0079">
              <w:rPr>
                <w:color w:val="FF0000"/>
              </w:rPr>
              <w:tab/>
              <w:t>Das_meer.tif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r>
            <w:r w:rsidRPr="00BC0079">
              <w:rPr>
                <w:color w:val="FF0000"/>
              </w:rPr>
              <w:tab/>
              <w:t>dunkelblaue_Phase_Dezember1867_April1868/</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r>
            <w:r w:rsidRPr="00BC0079">
              <w:rPr>
                <w:color w:val="FF0000"/>
              </w:rPr>
              <w:tab/>
            </w:r>
            <w:r w:rsidRPr="00BC0079">
              <w:rPr>
                <w:color w:val="FF0000"/>
              </w:rPr>
              <w:tab/>
              <w:t>der_ozean.tif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Mittleres_Schaffen/</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t>katze.tif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Spaetwerk/</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t>ein_Rentier.tif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Notizbuecher/</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t>Notizen_2000_2002.tif</w:t>
            </w:r>
          </w:p>
        </w:tc>
      </w:tr>
    </w:tbl>
    <w:p w:rsidR="00932D22" w:rsidRPr="00BC0079" w:rsidRDefault="00932D22" w:rsidP="00932D22">
      <w:pPr>
        <w:pStyle w:val="Beschriftung"/>
        <w:rPr>
          <w:sz w:val="16"/>
          <w:szCs w:val="16"/>
        </w:rPr>
      </w:pPr>
      <w:bookmarkStart w:id="202" w:name="_Toc232478862"/>
      <w:bookmarkStart w:id="203" w:name="_Toc183935731"/>
      <w:r w:rsidRPr="00BC0079">
        <w:rPr>
          <w:sz w:val="16"/>
          <w:szCs w:val="16"/>
        </w:rPr>
        <w:t xml:space="preserve">Abb. </w:t>
      </w:r>
      <w:r w:rsidR="00D322C7" w:rsidRPr="00BC0079">
        <w:rPr>
          <w:sz w:val="16"/>
          <w:szCs w:val="16"/>
        </w:rPr>
        <w:fldChar w:fldCharType="begin"/>
      </w:r>
      <w:r w:rsidRPr="00BC0079">
        <w:rPr>
          <w:sz w:val="16"/>
          <w:szCs w:val="16"/>
        </w:rPr>
        <w:instrText xml:space="preserve"> SEQ Abb. \* ARABIC </w:instrText>
      </w:r>
      <w:r w:rsidR="00D322C7" w:rsidRPr="00BC0079">
        <w:rPr>
          <w:sz w:val="16"/>
          <w:szCs w:val="16"/>
        </w:rPr>
        <w:fldChar w:fldCharType="separate"/>
      </w:r>
      <w:r w:rsidR="00BD7D93">
        <w:rPr>
          <w:noProof/>
          <w:sz w:val="16"/>
          <w:szCs w:val="16"/>
        </w:rPr>
        <w:t>10</w:t>
      </w:r>
      <w:r w:rsidR="00D322C7" w:rsidRPr="00BC0079">
        <w:rPr>
          <w:sz w:val="16"/>
          <w:szCs w:val="16"/>
        </w:rPr>
        <w:fldChar w:fldCharType="end"/>
      </w:r>
      <w:r w:rsidRPr="00BC0079">
        <w:rPr>
          <w:sz w:val="16"/>
          <w:szCs w:val="16"/>
        </w:rPr>
        <w:t>: Struktur eines FILES SIP</w:t>
      </w:r>
      <w:bookmarkEnd w:id="202"/>
    </w:p>
    <w:bookmarkEnd w:id="203"/>
    <w:p w:rsidR="00932D22" w:rsidRPr="00BC0079" w:rsidRDefault="00932D22" w:rsidP="00932D22"/>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4"/>
        <w:gridCol w:w="6837"/>
        <w:gridCol w:w="1542"/>
      </w:tblGrid>
      <w:tr w:rsidR="00932D22" w:rsidRPr="00F8592D" w:rsidTr="00932D22">
        <w:trPr>
          <w:cantSplit/>
          <w:tblHeader/>
        </w:trPr>
        <w:tc>
          <w:tcPr>
            <w:tcW w:w="1084" w:type="dxa"/>
            <w:shd w:val="clear" w:color="auto" w:fill="99CCFF"/>
          </w:tcPr>
          <w:p w:rsidR="00932D22" w:rsidRPr="00F8592D" w:rsidRDefault="00932D22" w:rsidP="00932D22">
            <w:pPr>
              <w:pStyle w:val="TabelleGross"/>
              <w:rPr>
                <w:b/>
              </w:rPr>
            </w:pPr>
            <w:r w:rsidRPr="00F8592D">
              <w:rPr>
                <w:b/>
              </w:rPr>
              <w:t>ID</w:t>
            </w:r>
          </w:p>
        </w:tc>
        <w:tc>
          <w:tcPr>
            <w:tcW w:w="6837" w:type="dxa"/>
            <w:shd w:val="clear" w:color="auto" w:fill="99CCFF"/>
          </w:tcPr>
          <w:p w:rsidR="00932D22" w:rsidRPr="00F8592D" w:rsidRDefault="00932D22" w:rsidP="00932D22">
            <w:pPr>
              <w:pStyle w:val="TabelleGross"/>
              <w:rPr>
                <w:b/>
              </w:rPr>
            </w:pPr>
            <w:r w:rsidRPr="00F8592D">
              <w:rPr>
                <w:b/>
              </w:rPr>
              <w:t>Beschreibung Anforderung</w:t>
            </w:r>
          </w:p>
        </w:tc>
        <w:tc>
          <w:tcPr>
            <w:tcW w:w="1542" w:type="dxa"/>
            <w:shd w:val="clear" w:color="auto" w:fill="99CCFF"/>
          </w:tcPr>
          <w:p w:rsidR="00932D22" w:rsidRPr="00F8592D" w:rsidRDefault="00932D22" w:rsidP="00932D22">
            <w:pPr>
              <w:pStyle w:val="TabelleGross"/>
              <w:rPr>
                <w:b/>
              </w:rPr>
            </w:pPr>
            <w:r w:rsidRPr="00F8592D">
              <w:rPr>
                <w:b/>
              </w:rPr>
              <w:t>M/K</w:t>
            </w:r>
          </w:p>
        </w:tc>
      </w:tr>
      <w:tr w:rsidR="00932D22" w:rsidRPr="00B17436" w:rsidTr="00932D22">
        <w:trPr>
          <w:cantSplit/>
        </w:trPr>
        <w:tc>
          <w:tcPr>
            <w:tcW w:w="1084" w:type="dxa"/>
          </w:tcPr>
          <w:p w:rsidR="00932D22" w:rsidRPr="00B17436" w:rsidRDefault="00932D22" w:rsidP="00932D22">
            <w:pPr>
              <w:pStyle w:val="TabelleGross"/>
            </w:pPr>
            <w:r w:rsidRPr="00B17436">
              <w:t>S_5.7-1</w:t>
            </w:r>
          </w:p>
        </w:tc>
        <w:tc>
          <w:tcPr>
            <w:tcW w:w="6837" w:type="dxa"/>
          </w:tcPr>
          <w:p w:rsidR="00932D22" w:rsidRPr="00B17436" w:rsidRDefault="00932D22" w:rsidP="00932D22">
            <w:pPr>
              <w:pStyle w:val="TabelleGross"/>
              <w:rPr>
                <w:rFonts w:cs="Arial"/>
              </w:rPr>
            </w:pPr>
            <w:r w:rsidRPr="00B17436">
              <w:t xml:space="preserve">Die ganze Ordnerstruktur der Primärdaten der Ablieferung ist im Ordner </w:t>
            </w:r>
            <w:r w:rsidRPr="00B17436">
              <w:rPr>
                <w:rFonts w:ascii="Courier New" w:hAnsi="Courier New" w:cs="Courier New"/>
              </w:rPr>
              <w:t>content/</w:t>
            </w:r>
            <w:r w:rsidRPr="00B17436">
              <w:rPr>
                <w:rFonts w:cs="Arial"/>
              </w:rPr>
              <w:t xml:space="preserve"> enthalten und abgebildet. Deshalb entsprechen die Ordner im </w:t>
            </w:r>
            <w:r w:rsidRPr="00B17436">
              <w:rPr>
                <w:rFonts w:ascii="Courier New" w:hAnsi="Courier New" w:cs="Courier New"/>
              </w:rPr>
              <w:t>content/</w:t>
            </w:r>
            <w:r w:rsidRPr="00B17436">
              <w:rPr>
                <w:rFonts w:cs="Arial"/>
              </w:rPr>
              <w:t xml:space="preserve"> nicht zwingend Dossiers und Subdossiers.</w:t>
            </w:r>
          </w:p>
          <w:p w:rsidR="00932D22" w:rsidRPr="00B17436" w:rsidRDefault="00932D22" w:rsidP="00932D22">
            <w:pPr>
              <w:pStyle w:val="TabelleGross"/>
            </w:pPr>
          </w:p>
          <w:p w:rsidR="00932D22" w:rsidRPr="00B17436" w:rsidRDefault="00932D22" w:rsidP="00932D22">
            <w:pPr>
              <w:pStyle w:val="TabelleGross"/>
              <w:rPr>
                <w:i/>
                <w:iCs/>
              </w:rPr>
            </w:pPr>
            <w:r w:rsidRPr="00B17436">
              <w:rPr>
                <w:i/>
                <w:iCs/>
              </w:rPr>
              <w:t>Empfehlung</w:t>
            </w:r>
          </w:p>
          <w:p w:rsidR="00932D22" w:rsidRPr="00B17436" w:rsidRDefault="00932D22" w:rsidP="00932D22">
            <w:pPr>
              <w:pStyle w:val="TabelleGross"/>
              <w:rPr>
                <w:i/>
                <w:iCs/>
              </w:rPr>
            </w:pPr>
            <w:r w:rsidRPr="00B17436">
              <w:rPr>
                <w:i/>
                <w:iCs/>
              </w:rPr>
              <w:t>Es wird im Interesse der Übersichtlichkeit empfohlen, in einem FILES SIP die Ordner, die Dossiers entsprechen, auf einer Hierarchiestufe darzustellen.</w:t>
            </w:r>
          </w:p>
        </w:tc>
        <w:tc>
          <w:tcPr>
            <w:tcW w:w="1542" w:type="dxa"/>
          </w:tcPr>
          <w:p w:rsidR="00932D22" w:rsidRPr="00B17436" w:rsidRDefault="00932D22" w:rsidP="00932D22">
            <w:pPr>
              <w:pStyle w:val="TabelleGross"/>
            </w:pPr>
            <w:r w:rsidRPr="00B17436">
              <w:t>M</w:t>
            </w:r>
          </w:p>
        </w:tc>
      </w:tr>
      <w:tr w:rsidR="00932D22" w:rsidRPr="00B17436" w:rsidTr="00932D22">
        <w:trPr>
          <w:cantSplit/>
        </w:trPr>
        <w:tc>
          <w:tcPr>
            <w:tcW w:w="1084" w:type="dxa"/>
          </w:tcPr>
          <w:p w:rsidR="00932D22" w:rsidRPr="00B17436" w:rsidRDefault="00932D22" w:rsidP="00932D22">
            <w:pPr>
              <w:pStyle w:val="TabelleGross"/>
            </w:pPr>
            <w:r w:rsidRPr="00B17436">
              <w:t>S_5.7-2</w:t>
            </w:r>
          </w:p>
        </w:tc>
        <w:tc>
          <w:tcPr>
            <w:tcW w:w="6837" w:type="dxa"/>
          </w:tcPr>
          <w:p w:rsidR="00932D22" w:rsidRPr="00B17436" w:rsidRDefault="00932D22" w:rsidP="00932D22">
            <w:pPr>
              <w:pStyle w:val="TabelleGross"/>
            </w:pPr>
            <w:r w:rsidRPr="00B17436">
              <w:t xml:space="preserve">Für die Benennung von Ordnern und Dateien innerhalb des Ordners </w:t>
            </w:r>
            <w:r w:rsidRPr="00B17436">
              <w:rPr>
                <w:rFonts w:ascii="Courier New" w:hAnsi="Courier New" w:cs="Courier New"/>
              </w:rPr>
              <w:t>content/</w:t>
            </w:r>
            <w:r w:rsidRPr="00B17436">
              <w:t xml:space="preserve"> gibt es keine inhaltlichen Restriktionen oder Vorgaben. Die Namen der Ordner und Dateien können frei gewählt werden, solange sie den Anforderungen hinsichtlich Zeichensatz und Pfadlänge entsprechen.</w:t>
            </w:r>
          </w:p>
        </w:tc>
        <w:tc>
          <w:tcPr>
            <w:tcW w:w="1542" w:type="dxa"/>
          </w:tcPr>
          <w:p w:rsidR="00932D22" w:rsidRPr="00B17436" w:rsidRDefault="00932D22" w:rsidP="00932D22">
            <w:pPr>
              <w:pStyle w:val="TabelleGross"/>
            </w:pPr>
            <w:r w:rsidRPr="00B17436">
              <w:t>M</w:t>
            </w:r>
          </w:p>
        </w:tc>
      </w:tr>
      <w:tr w:rsidR="00932D22" w:rsidRPr="00B17436" w:rsidTr="00932D22">
        <w:trPr>
          <w:cantSplit/>
        </w:trPr>
        <w:tc>
          <w:tcPr>
            <w:tcW w:w="1084" w:type="dxa"/>
          </w:tcPr>
          <w:p w:rsidR="00932D22" w:rsidRPr="00B17436" w:rsidRDefault="00932D22" w:rsidP="00932D22">
            <w:pPr>
              <w:pStyle w:val="TabelleGross"/>
            </w:pPr>
            <w:r w:rsidRPr="00B17436">
              <w:lastRenderedPageBreak/>
              <w:t>S_5.7-3</w:t>
            </w:r>
          </w:p>
        </w:tc>
        <w:tc>
          <w:tcPr>
            <w:tcW w:w="6837" w:type="dxa"/>
          </w:tcPr>
          <w:p w:rsidR="00932D22" w:rsidRPr="00B17436" w:rsidRDefault="00932D22" w:rsidP="00932D22">
            <w:pPr>
              <w:pStyle w:val="TabelleGross"/>
              <w:rPr>
                <w:rFonts w:cs="Arial"/>
                <w:lang w:val="en-GB"/>
              </w:rPr>
            </w:pPr>
            <w:r w:rsidRPr="00B17436">
              <w:rPr>
                <w:rFonts w:cs="Arial"/>
              </w:rPr>
              <w:t xml:space="preserve">Es ist die Aufgabe der abliefernden Stelle, die Zuordnung zwischen den Dateien im Paket und deren Gruppierung in den Dossiers im </w:t>
            </w:r>
            <w:r w:rsidRPr="00B17436">
              <w:rPr>
                <w:rFonts w:ascii="Courier New" w:hAnsi="Courier New" w:cs="Courier New"/>
              </w:rPr>
              <w:t xml:space="preserve">metadata.xml </w:t>
            </w:r>
            <w:r w:rsidRPr="00B17436">
              <w:rPr>
                <w:rFonts w:cs="Arial"/>
              </w:rPr>
              <w:t xml:space="preserve">herzustellen. Dies geschieht technisch über die </w:t>
            </w:r>
            <w:r w:rsidRPr="00B17436">
              <w:rPr>
                <w:rFonts w:ascii="Courier New" w:hAnsi="Courier New" w:cs="Courier New"/>
              </w:rPr>
              <w:t>&lt;dateiRef&gt;</w:t>
            </w:r>
            <w:r w:rsidRPr="00B17436">
              <w:rPr>
                <w:rFonts w:cs="Arial"/>
              </w:rPr>
              <w:t xml:space="preserve"> im Teil </w:t>
            </w:r>
            <w:r w:rsidRPr="00B17436">
              <w:rPr>
                <w:rFonts w:ascii="Courier New" w:hAnsi="Courier New" w:cs="Courier New"/>
              </w:rPr>
              <w:t>&lt;ablieferung&gt;</w:t>
            </w:r>
            <w:r w:rsidRPr="00B17436">
              <w:rPr>
                <w:rFonts w:cs="Arial"/>
              </w:rPr>
              <w:t xml:space="preserve">. Diese referenziert ein </w:t>
            </w:r>
            <w:r w:rsidRPr="00B17436">
              <w:rPr>
                <w:rFonts w:ascii="Courier New" w:hAnsi="Courier New" w:cs="Courier New"/>
              </w:rPr>
              <w:t>&lt;datei&gt;</w:t>
            </w:r>
            <w:r w:rsidRPr="00B17436">
              <w:rPr>
                <w:rFonts w:cs="Arial"/>
              </w:rPr>
              <w:t xml:space="preserve">-Element im </w:t>
            </w:r>
            <w:r w:rsidRPr="00B17436">
              <w:rPr>
                <w:rFonts w:ascii="Courier New" w:hAnsi="Courier New" w:cs="Courier New"/>
              </w:rPr>
              <w:t>&lt;inhaltsverzeichnis&gt;</w:t>
            </w:r>
            <w:r w:rsidRPr="00B17436">
              <w:rPr>
                <w:rFonts w:cs="Arial"/>
              </w:rPr>
              <w:t xml:space="preserve"> über das id-Attribut. Im </w:t>
            </w:r>
            <w:r w:rsidRPr="00B17436">
              <w:rPr>
                <w:rFonts w:ascii="Courier New" w:hAnsi="Courier New" w:cs="Courier New"/>
              </w:rPr>
              <w:t>&lt;datei&gt;</w:t>
            </w:r>
            <w:r w:rsidRPr="00B17436">
              <w:rPr>
                <w:rFonts w:cs="Arial"/>
              </w:rPr>
              <w:t xml:space="preserve">-Element sind Angaben zur Datei wie Name und Prüfsumme enthalten. Das </w:t>
            </w:r>
            <w:r w:rsidRPr="00B17436">
              <w:rPr>
                <w:rFonts w:ascii="Courier New" w:hAnsi="Courier New" w:cs="Courier New"/>
              </w:rPr>
              <w:t>&lt;inhaltsverzeichnis&gt;</w:t>
            </w:r>
            <w:r w:rsidRPr="00B17436">
              <w:rPr>
                <w:rFonts w:cs="Arial"/>
              </w:rPr>
              <w:t xml:space="preserve"> listet alle Ordner und Dateien der Ablieferung auf. Der Pfad einer Datei ergibt sich aus der Position in der Ordnerstruktur im Inhaltsverzeichnis. </w:t>
            </w:r>
            <w:r w:rsidRPr="00B17436">
              <w:rPr>
                <w:rFonts w:cs="Arial"/>
                <w:lang w:val="en-GB"/>
              </w:rPr>
              <w:t>(Vgl. dazu Abb. 11).</w:t>
            </w:r>
          </w:p>
        </w:tc>
        <w:tc>
          <w:tcPr>
            <w:tcW w:w="1542" w:type="dxa"/>
          </w:tcPr>
          <w:p w:rsidR="00932D22" w:rsidRPr="00B17436" w:rsidRDefault="00932D22" w:rsidP="00932D22">
            <w:pPr>
              <w:pStyle w:val="TabelleGross"/>
            </w:pPr>
            <w:r w:rsidRPr="00B17436">
              <w:t>M</w:t>
            </w:r>
          </w:p>
        </w:tc>
      </w:tr>
    </w:tbl>
    <w:p w:rsidR="00932D22" w:rsidRPr="00BC0079" w:rsidRDefault="00932D22" w:rsidP="00932D22">
      <w:pPr>
        <w:pStyle w:val="TabelleGross"/>
      </w:pPr>
    </w:p>
    <w:p w:rsidR="00932D22" w:rsidRPr="00BC0079" w:rsidRDefault="00932D22" w:rsidP="00932D22">
      <w:pPr>
        <w:spacing w:line="300" w:lineRule="atLeast"/>
      </w:pPr>
      <w:r>
        <w:rPr>
          <w:noProof/>
        </w:rPr>
        <w:drawing>
          <wp:inline distT="0" distB="0" distL="0" distR="0">
            <wp:extent cx="5760085" cy="4486803"/>
            <wp:effectExtent l="19050" t="0" r="0" b="0"/>
            <wp:docPr id="38" name="Bild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cstate="print"/>
                    <a:srcRect/>
                    <a:stretch>
                      <a:fillRect/>
                    </a:stretch>
                  </pic:blipFill>
                  <pic:spPr bwMode="auto">
                    <a:xfrm>
                      <a:off x="0" y="0"/>
                      <a:ext cx="5760085" cy="4486803"/>
                    </a:xfrm>
                    <a:prstGeom prst="rect">
                      <a:avLst/>
                    </a:prstGeom>
                    <a:noFill/>
                    <a:ln w="9525">
                      <a:noFill/>
                      <a:miter lim="800000"/>
                      <a:headEnd/>
                      <a:tailEnd/>
                    </a:ln>
                  </pic:spPr>
                </pic:pic>
              </a:graphicData>
            </a:graphic>
          </wp:inline>
        </w:drawing>
      </w:r>
    </w:p>
    <w:p w:rsidR="00932D22" w:rsidRPr="00E1665E" w:rsidRDefault="00932D22" w:rsidP="00932D22">
      <w:pPr>
        <w:pStyle w:val="Beschriftung"/>
        <w:rPr>
          <w:spacing w:val="-4"/>
          <w:sz w:val="16"/>
          <w:szCs w:val="16"/>
        </w:rPr>
      </w:pPr>
      <w:bookmarkStart w:id="204" w:name="_Toc232478863"/>
      <w:r w:rsidRPr="00E1665E">
        <w:rPr>
          <w:spacing w:val="-4"/>
          <w:sz w:val="16"/>
          <w:szCs w:val="16"/>
        </w:rPr>
        <w:t xml:space="preserve">Abb. </w:t>
      </w:r>
      <w:r w:rsidR="00D322C7" w:rsidRPr="00E1665E">
        <w:rPr>
          <w:spacing w:val="-4"/>
          <w:sz w:val="16"/>
          <w:szCs w:val="16"/>
        </w:rPr>
        <w:fldChar w:fldCharType="begin"/>
      </w:r>
      <w:r w:rsidRPr="00E1665E">
        <w:rPr>
          <w:spacing w:val="-4"/>
          <w:sz w:val="16"/>
          <w:szCs w:val="16"/>
        </w:rPr>
        <w:instrText xml:space="preserve"> SEQ Abb. \* ARABIC </w:instrText>
      </w:r>
      <w:r w:rsidR="00D322C7" w:rsidRPr="00E1665E">
        <w:rPr>
          <w:spacing w:val="-4"/>
          <w:sz w:val="16"/>
          <w:szCs w:val="16"/>
        </w:rPr>
        <w:fldChar w:fldCharType="separate"/>
      </w:r>
      <w:r w:rsidR="00BD7D93">
        <w:rPr>
          <w:noProof/>
          <w:spacing w:val="-4"/>
          <w:sz w:val="16"/>
          <w:szCs w:val="16"/>
        </w:rPr>
        <w:t>11</w:t>
      </w:r>
      <w:r w:rsidR="00D322C7" w:rsidRPr="00E1665E">
        <w:rPr>
          <w:spacing w:val="-4"/>
          <w:sz w:val="16"/>
          <w:szCs w:val="16"/>
        </w:rPr>
        <w:fldChar w:fldCharType="end"/>
      </w:r>
      <w:r w:rsidRPr="00E1665E">
        <w:rPr>
          <w:spacing w:val="-4"/>
          <w:sz w:val="16"/>
          <w:szCs w:val="16"/>
        </w:rPr>
        <w:t>: Struktur eines FILES SIP – Referenzierung der Datei aus dem Dossier zur Dateibeschreibung im Inhaltsverzeichnis</w:t>
      </w:r>
      <w:bookmarkEnd w:id="204"/>
    </w:p>
    <w:p w:rsidR="00932D22" w:rsidRPr="00E1665E" w:rsidRDefault="00932D22" w:rsidP="00932D22"/>
    <w:p w:rsidR="00932D22" w:rsidRPr="00BC0079" w:rsidRDefault="00932D22" w:rsidP="00932D22">
      <w:pPr>
        <w:pStyle w:val="berschrift2"/>
        <w:keepNext/>
        <w:tabs>
          <w:tab w:val="num" w:pos="576"/>
        </w:tabs>
        <w:spacing w:before="320" w:line="200" w:lineRule="atLeast"/>
        <w:ind w:left="576" w:hanging="576"/>
      </w:pPr>
      <w:bookmarkStart w:id="205" w:name="_Toc241581083"/>
      <w:bookmarkStart w:id="206" w:name="_Toc341965633"/>
      <w:bookmarkStart w:id="207" w:name="_Toc396116375"/>
      <w:r w:rsidRPr="00BC0079">
        <w:t>Aufbau eines FILES SIP mit integrierter Dokumentation</w:t>
      </w:r>
      <w:bookmarkEnd w:id="205"/>
      <w:bookmarkEnd w:id="206"/>
      <w:bookmarkEnd w:id="207"/>
    </w:p>
    <w:p w:rsidR="00932D22" w:rsidRPr="00BC0079" w:rsidRDefault="00932D22" w:rsidP="00932D22">
      <w:pPr>
        <w:spacing w:line="300" w:lineRule="atLeast"/>
        <w:jc w:val="both"/>
      </w:pPr>
      <w:r w:rsidRPr="00BC0079">
        <w:t>Ein SIP einer Ablieferung mit Archivgut aus einer relationalen Datenbank oder aus einer Fachapplikation ist grundsätzlich ein SIP mit einer SIP Struktur für FILES Ablieferungen. Es gelten für ein solche</w:t>
      </w:r>
      <w:r>
        <w:t>s</w:t>
      </w:r>
      <w:r w:rsidRPr="00BC0079">
        <w:t xml:space="preserve"> SIP allerdings noch weitere spezifische Vorgaben. Vor allem ist es wichtig, dass das System, aus dem die Daten stammen (Datenbank oder Fachapplikation), in einer Dokumentation beschrieben wird.</w:t>
      </w:r>
    </w:p>
    <w:p w:rsidR="00932D22" w:rsidRPr="00BC0079" w:rsidRDefault="00932D22" w:rsidP="00932D22">
      <w:pPr>
        <w:spacing w:line="300" w:lineRule="atLeast"/>
        <w:jc w:val="both"/>
      </w:pPr>
      <w:r w:rsidRPr="00BC0079">
        <w:lastRenderedPageBreak/>
        <w:t>Die Struktur eines solchen SIP (in diesem Fall ein SIP mit den Daten einer relationalen Datenbank, die im Format SIARD archiviert wurde) ist in Abb. 12 ersichtlich.</w:t>
      </w:r>
    </w:p>
    <w:p w:rsidR="00932D22" w:rsidRPr="00BC0079" w:rsidRDefault="00932D22" w:rsidP="00932D22">
      <w:pPr>
        <w:spacing w:line="300" w:lineRule="atLeast"/>
        <w:jc w:val="both"/>
      </w:pPr>
    </w:p>
    <w:tbl>
      <w:tblPr>
        <w:tblW w:w="9103" w:type="dxa"/>
        <w:tblInd w:w="108"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9103"/>
      </w:tblGrid>
      <w:tr w:rsidR="00932D22" w:rsidRPr="00BC0079" w:rsidTr="00932D22">
        <w:tc>
          <w:tcPr>
            <w:tcW w:w="9103" w:type="dxa"/>
            <w:shd w:val="clear" w:color="auto" w:fill="auto"/>
          </w:tcPr>
          <w:p w:rsidR="00932D22" w:rsidRPr="00BC0079" w:rsidRDefault="00932D22" w:rsidP="00932D22">
            <w:pPr>
              <w:pStyle w:val="Techtext"/>
              <w:spacing w:after="0"/>
            </w:pPr>
            <w:r w:rsidRPr="00BC0079">
              <w:t>SIP_20070130_BFS_DB_Statistik_Verkehr</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t>header/</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r>
            <w:r w:rsidRPr="00BC0079">
              <w:tab/>
              <w:t>metadata.xml</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r>
            <w:r w:rsidRPr="00BC0079">
              <w:tab/>
              <w:t>xsd/</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r>
            <w:r w:rsidRPr="00BC0079">
              <w:tab/>
            </w:r>
            <w:r w:rsidRPr="00BC0079">
              <w:tab/>
            </w:r>
            <w:r>
              <w:t>a</w:t>
            </w:r>
            <w:r w:rsidRPr="00BC0079">
              <w:t>relda.xsd</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r>
            <w:r w:rsidRPr="00BC0079">
              <w:tab/>
            </w:r>
            <w:r w:rsidRPr="00BC0079">
              <w:tab/>
              <w:t>…</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t>content/</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rPr>
                <w:color w:val="FF0000"/>
              </w:rPr>
              <w:tab/>
            </w:r>
            <w:r w:rsidRPr="00BC0079">
              <w:rPr>
                <w:color w:val="FF0000"/>
              </w:rPr>
              <w:tab/>
            </w:r>
            <w:r w:rsidRPr="00BC0079">
              <w:t>1_DOK/</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Beschreibung_DB_Verkehr.pdf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Datenmodell.pdf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Daten_ListeA.pdf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Daten_Liste1.pdf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Daten_Liste2.pdf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Daten_Liste3.pdf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Schulungsunterlagen_2000.tif</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rPr>
                <w:color w:val="FF0000"/>
              </w:rPr>
              <w:tab/>
            </w:r>
            <w:r w:rsidRPr="00BC0079">
              <w:rPr>
                <w:color w:val="FF0000"/>
              </w:rPr>
              <w:tab/>
            </w:r>
            <w:r w:rsidRPr="00BC0079">
              <w:t>2_DATEN/</w:t>
            </w:r>
          </w:p>
        </w:tc>
      </w:tr>
      <w:tr w:rsidR="00932D22" w:rsidRPr="00BC0079" w:rsidTr="00932D22">
        <w:tc>
          <w:tcPr>
            <w:tcW w:w="9103" w:type="dxa"/>
            <w:shd w:val="clear" w:color="auto" w:fill="auto"/>
          </w:tcPr>
          <w:p w:rsidR="00932D22" w:rsidRPr="00BC0079" w:rsidRDefault="00932D22" w:rsidP="00932D22">
            <w:pPr>
              <w:pStyle w:val="Techtext"/>
              <w:spacing w:before="0"/>
              <w:rPr>
                <w:color w:val="FF0000"/>
              </w:rPr>
            </w:pPr>
            <w:r w:rsidRPr="00BC0079">
              <w:rPr>
                <w:color w:val="FF0000"/>
              </w:rPr>
              <w:tab/>
            </w:r>
            <w:r w:rsidRPr="00BC0079">
              <w:rPr>
                <w:color w:val="FF0000"/>
              </w:rPr>
              <w:tab/>
            </w:r>
            <w:r w:rsidRPr="00BC0079">
              <w:rPr>
                <w:color w:val="FF0000"/>
              </w:rPr>
              <w:tab/>
              <w:t>Datenbank_Statistik_Verkehr.siard</w:t>
            </w:r>
          </w:p>
        </w:tc>
      </w:tr>
    </w:tbl>
    <w:p w:rsidR="00932D22" w:rsidRPr="00BC0079" w:rsidRDefault="00932D22" w:rsidP="00932D22">
      <w:pPr>
        <w:pStyle w:val="Beschriftung"/>
        <w:rPr>
          <w:sz w:val="16"/>
          <w:szCs w:val="16"/>
        </w:rPr>
      </w:pPr>
      <w:bookmarkStart w:id="208" w:name="_Toc232478864"/>
      <w:r w:rsidRPr="00BC0079">
        <w:rPr>
          <w:sz w:val="16"/>
          <w:szCs w:val="16"/>
        </w:rPr>
        <w:t xml:space="preserve">Abb. </w:t>
      </w:r>
      <w:r w:rsidR="00D322C7" w:rsidRPr="00BC0079">
        <w:rPr>
          <w:sz w:val="16"/>
          <w:szCs w:val="16"/>
        </w:rPr>
        <w:fldChar w:fldCharType="begin"/>
      </w:r>
      <w:r w:rsidRPr="00BC0079">
        <w:rPr>
          <w:sz w:val="16"/>
          <w:szCs w:val="16"/>
        </w:rPr>
        <w:instrText xml:space="preserve"> SEQ Abb. \* ARABIC </w:instrText>
      </w:r>
      <w:r w:rsidR="00D322C7" w:rsidRPr="00BC0079">
        <w:rPr>
          <w:sz w:val="16"/>
          <w:szCs w:val="16"/>
        </w:rPr>
        <w:fldChar w:fldCharType="separate"/>
      </w:r>
      <w:r w:rsidR="00BD7D93">
        <w:rPr>
          <w:noProof/>
          <w:sz w:val="16"/>
          <w:szCs w:val="16"/>
        </w:rPr>
        <w:t>12</w:t>
      </w:r>
      <w:r w:rsidR="00D322C7" w:rsidRPr="00BC0079">
        <w:rPr>
          <w:sz w:val="16"/>
          <w:szCs w:val="16"/>
        </w:rPr>
        <w:fldChar w:fldCharType="end"/>
      </w:r>
      <w:r w:rsidRPr="00BC0079">
        <w:rPr>
          <w:sz w:val="16"/>
          <w:szCs w:val="16"/>
        </w:rPr>
        <w:t>: Struktur eines FILES SIP mit integrierter Dokumentation</w:t>
      </w:r>
      <w:bookmarkEnd w:id="208"/>
    </w:p>
    <w:p w:rsidR="00932D22" w:rsidRPr="00BC0079" w:rsidRDefault="00932D22" w:rsidP="00932D22">
      <w:pPr>
        <w:pStyle w:val="TabelleGross"/>
      </w:pP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B7618E" w:rsidTr="00932D22">
        <w:trPr>
          <w:cantSplit/>
          <w:tblHeader/>
        </w:trPr>
        <w:tc>
          <w:tcPr>
            <w:tcW w:w="1080" w:type="dxa"/>
            <w:shd w:val="clear" w:color="auto" w:fill="99CCFF"/>
          </w:tcPr>
          <w:p w:rsidR="00932D22" w:rsidRPr="00B7618E" w:rsidRDefault="00932D22" w:rsidP="00932D22">
            <w:pPr>
              <w:pStyle w:val="TabelleGross"/>
              <w:rPr>
                <w:b/>
              </w:rPr>
            </w:pPr>
            <w:r w:rsidRPr="00B7618E">
              <w:rPr>
                <w:b/>
              </w:rPr>
              <w:t>ID</w:t>
            </w:r>
          </w:p>
        </w:tc>
        <w:tc>
          <w:tcPr>
            <w:tcW w:w="6840" w:type="dxa"/>
            <w:shd w:val="clear" w:color="auto" w:fill="99CCFF"/>
          </w:tcPr>
          <w:p w:rsidR="00932D22" w:rsidRPr="00B7618E" w:rsidRDefault="00932D22" w:rsidP="00932D22">
            <w:pPr>
              <w:pStyle w:val="TabelleGross"/>
              <w:rPr>
                <w:b/>
              </w:rPr>
            </w:pPr>
            <w:r w:rsidRPr="00B7618E">
              <w:rPr>
                <w:b/>
              </w:rPr>
              <w:t>Beschreibung Anforderung</w:t>
            </w:r>
          </w:p>
        </w:tc>
        <w:tc>
          <w:tcPr>
            <w:tcW w:w="1543" w:type="dxa"/>
            <w:shd w:val="clear" w:color="auto" w:fill="99CCFF"/>
          </w:tcPr>
          <w:p w:rsidR="00932D22" w:rsidRPr="00B7618E" w:rsidRDefault="00932D22" w:rsidP="00932D22">
            <w:pPr>
              <w:pStyle w:val="TabelleGross"/>
              <w:rPr>
                <w:b/>
              </w:rPr>
            </w:pPr>
            <w:r w:rsidRPr="00B7618E">
              <w:rPr>
                <w:b/>
              </w:rPr>
              <w:t>M/K</w:t>
            </w:r>
          </w:p>
        </w:tc>
      </w:tr>
      <w:tr w:rsidR="00932D22" w:rsidRPr="00B17436" w:rsidTr="00932D22">
        <w:trPr>
          <w:cantSplit/>
        </w:trPr>
        <w:tc>
          <w:tcPr>
            <w:tcW w:w="1080" w:type="dxa"/>
          </w:tcPr>
          <w:p w:rsidR="00932D22" w:rsidRPr="00B17436" w:rsidRDefault="00932D22" w:rsidP="00932D22">
            <w:pPr>
              <w:pStyle w:val="TabelleGross"/>
            </w:pPr>
            <w:r w:rsidRPr="00B17436">
              <w:t>S_5.8-1</w:t>
            </w:r>
          </w:p>
        </w:tc>
        <w:tc>
          <w:tcPr>
            <w:tcW w:w="6840" w:type="dxa"/>
          </w:tcPr>
          <w:p w:rsidR="00932D22" w:rsidRPr="00B17436" w:rsidRDefault="00932D22" w:rsidP="00932D22">
            <w:pPr>
              <w:pStyle w:val="TabelleGross"/>
              <w:rPr>
                <w:rFonts w:cs="Arial"/>
              </w:rPr>
            </w:pPr>
            <w:r w:rsidRPr="00B17436">
              <w:rPr>
                <w:rFonts w:cs="Arial"/>
              </w:rPr>
              <w:t xml:space="preserve">Die Dokumentation in einem FILES-SIP mit integrierter Dokumentation, muss im Ordner </w:t>
            </w:r>
            <w:r w:rsidRPr="00B17436">
              <w:rPr>
                <w:rFonts w:ascii="Courier New" w:hAnsi="Courier New"/>
              </w:rPr>
              <w:t xml:space="preserve">1_DOK/ </w:t>
            </w:r>
            <w:r w:rsidRPr="00B17436">
              <w:rPr>
                <w:rFonts w:cs="Arial"/>
              </w:rPr>
              <w:t>abgelegt werden.</w:t>
            </w:r>
          </w:p>
        </w:tc>
        <w:tc>
          <w:tcPr>
            <w:tcW w:w="1543" w:type="dxa"/>
          </w:tcPr>
          <w:p w:rsidR="00932D22" w:rsidRPr="00B17436" w:rsidRDefault="00932D22" w:rsidP="00932D22">
            <w:pPr>
              <w:pStyle w:val="TabelleGross"/>
            </w:pPr>
            <w:r w:rsidRPr="00B17436">
              <w:t>M</w:t>
            </w:r>
          </w:p>
        </w:tc>
      </w:tr>
      <w:tr w:rsidR="00932D22" w:rsidRPr="00B17436" w:rsidTr="00932D22">
        <w:trPr>
          <w:cantSplit/>
        </w:trPr>
        <w:tc>
          <w:tcPr>
            <w:tcW w:w="1080" w:type="dxa"/>
          </w:tcPr>
          <w:p w:rsidR="00932D22" w:rsidRPr="00B17436" w:rsidRDefault="00932D22" w:rsidP="00932D22">
            <w:pPr>
              <w:pStyle w:val="TabelleGross"/>
            </w:pPr>
            <w:r w:rsidRPr="00B17436">
              <w:t>S_5.8-2</w:t>
            </w:r>
          </w:p>
        </w:tc>
        <w:tc>
          <w:tcPr>
            <w:tcW w:w="6840" w:type="dxa"/>
          </w:tcPr>
          <w:p w:rsidR="00932D22" w:rsidRPr="00B17436" w:rsidRDefault="00932D22" w:rsidP="00932D22">
            <w:pPr>
              <w:pStyle w:val="TabelleGross"/>
            </w:pPr>
            <w:r w:rsidRPr="00B17436">
              <w:rPr>
                <w:rFonts w:cs="Arial"/>
              </w:rPr>
              <w:t xml:space="preserve">Die Daten in einem FILES-SIP mit integrierter Dokumentation (z. B. die Daten einer archivierten relationalen Datenbank) müssen in einem Ordner mit dem Namen </w:t>
            </w:r>
            <w:r w:rsidRPr="00B17436">
              <w:rPr>
                <w:rFonts w:ascii="Courier New" w:hAnsi="Courier New"/>
              </w:rPr>
              <w:t>2_DATEN/</w:t>
            </w:r>
            <w:r w:rsidRPr="00B17436">
              <w:rPr>
                <w:rFonts w:cs="Arial"/>
              </w:rPr>
              <w:t xml:space="preserve"> abgelegt werden.</w:t>
            </w:r>
          </w:p>
        </w:tc>
        <w:tc>
          <w:tcPr>
            <w:tcW w:w="1543" w:type="dxa"/>
          </w:tcPr>
          <w:p w:rsidR="00932D22" w:rsidRPr="00B17436" w:rsidRDefault="00932D22" w:rsidP="00932D22">
            <w:pPr>
              <w:pStyle w:val="TabelleGross"/>
            </w:pPr>
            <w:r w:rsidRPr="00B17436">
              <w:t>M</w:t>
            </w:r>
          </w:p>
        </w:tc>
      </w:tr>
      <w:tr w:rsidR="00932D22" w:rsidRPr="00B17436" w:rsidTr="00932D22">
        <w:trPr>
          <w:cantSplit/>
        </w:trPr>
        <w:tc>
          <w:tcPr>
            <w:tcW w:w="1080" w:type="dxa"/>
          </w:tcPr>
          <w:p w:rsidR="00932D22" w:rsidRPr="00B17436" w:rsidRDefault="00932D22" w:rsidP="00932D22">
            <w:pPr>
              <w:pStyle w:val="TabelleGross"/>
            </w:pPr>
            <w:r w:rsidRPr="00B17436">
              <w:t>S_5.8-3</w:t>
            </w:r>
          </w:p>
        </w:tc>
        <w:tc>
          <w:tcPr>
            <w:tcW w:w="6840" w:type="dxa"/>
          </w:tcPr>
          <w:p w:rsidR="00932D22" w:rsidRPr="00B17436" w:rsidRDefault="00932D22" w:rsidP="00932D22">
            <w:pPr>
              <w:pStyle w:val="TabelleGross"/>
              <w:rPr>
                <w:rFonts w:cs="Arial"/>
              </w:rPr>
            </w:pPr>
            <w:r w:rsidRPr="00B17436">
              <w:rPr>
                <w:rFonts w:cs="Arial"/>
              </w:rPr>
              <w:t>I</w:t>
            </w:r>
            <w:r w:rsidRPr="00B17436">
              <w:t xml:space="preserve">n einem FILES SIP mit Archivgut aus einer relationalen Datenbank, die im SIARD-Format archiviert wurde, ist deshalb mindestens 1 Dossier enthalten, das dem Ordner </w:t>
            </w:r>
            <w:r w:rsidRPr="00B17436">
              <w:rPr>
                <w:rFonts w:ascii="Courier New" w:hAnsi="Courier New"/>
              </w:rPr>
              <w:t>2_D</w:t>
            </w:r>
            <w:r>
              <w:rPr>
                <w:rFonts w:ascii="Courier New" w:hAnsi="Courier New"/>
              </w:rPr>
              <w:t>ATEN</w:t>
            </w:r>
            <w:r w:rsidRPr="00B17436">
              <w:rPr>
                <w:rFonts w:ascii="Courier New" w:hAnsi="Courier New"/>
              </w:rPr>
              <w:t xml:space="preserve">/ </w:t>
            </w:r>
            <w:r w:rsidRPr="00B17436">
              <w:rPr>
                <w:rFonts w:cs="Arial"/>
              </w:rPr>
              <w:t>entspricht.</w:t>
            </w:r>
          </w:p>
          <w:p w:rsidR="00932D22" w:rsidRPr="00B17436" w:rsidRDefault="00932D22" w:rsidP="00932D22">
            <w:pPr>
              <w:pStyle w:val="TabelleGross"/>
              <w:rPr>
                <w:rFonts w:cs="Arial"/>
              </w:rPr>
            </w:pPr>
          </w:p>
          <w:p w:rsidR="00932D22" w:rsidRPr="00B17436" w:rsidRDefault="00932D22" w:rsidP="00932D22">
            <w:pPr>
              <w:pStyle w:val="TabelleGross"/>
              <w:rPr>
                <w:rFonts w:cs="Arial"/>
              </w:rPr>
            </w:pPr>
            <w:r w:rsidRPr="00B17436">
              <w:rPr>
                <w:rFonts w:cs="Arial"/>
              </w:rPr>
              <w:t>Beispiel</w:t>
            </w:r>
          </w:p>
          <w:p w:rsidR="00932D22" w:rsidRPr="00652D96" w:rsidRDefault="00932D22" w:rsidP="00932D22">
            <w:pPr>
              <w:pStyle w:val="TabelleGross"/>
              <w:rPr>
                <w:rFonts w:cs="Arial"/>
              </w:rPr>
            </w:pPr>
            <w:r w:rsidRPr="00B17436">
              <w:t xml:space="preserve">Bei FILES-SIP mit Daten aus Datenbanken, die mit SIARD archiviert wurden, enthält der Ordner </w:t>
            </w:r>
            <w:r w:rsidRPr="00B17436">
              <w:rPr>
                <w:rFonts w:ascii="Courier New" w:hAnsi="Courier New" w:cs="Courier New"/>
              </w:rPr>
              <w:t xml:space="preserve">1_DOK/ </w:t>
            </w:r>
            <w:r w:rsidRPr="00B17436">
              <w:rPr>
                <w:rFonts w:cs="Arial"/>
              </w:rPr>
              <w:t xml:space="preserve">die Dokumentation, der Ordner </w:t>
            </w:r>
            <w:r w:rsidRPr="00B17436">
              <w:rPr>
                <w:rFonts w:ascii="Courier New" w:hAnsi="Courier New"/>
              </w:rPr>
              <w:t xml:space="preserve">2_DATEN/ </w:t>
            </w:r>
            <w:r w:rsidRPr="00B17436">
              <w:rPr>
                <w:rFonts w:cs="Arial"/>
              </w:rPr>
              <w:t>das SIARD-Extrakt (Datei mit der Endung .siard).</w:t>
            </w:r>
          </w:p>
          <w:p w:rsidR="00932D22" w:rsidRPr="00B17436" w:rsidRDefault="00932D22" w:rsidP="00932D22">
            <w:pPr>
              <w:pStyle w:val="TabelleGross"/>
            </w:pPr>
            <w:r>
              <w:rPr>
                <w:noProof/>
              </w:rPr>
              <w:drawing>
                <wp:inline distT="0" distB="0" distL="0" distR="0">
                  <wp:extent cx="2539905" cy="798394"/>
                  <wp:effectExtent l="19050" t="0" r="0" b="0"/>
                  <wp:docPr id="7" name="Bild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cstate="print"/>
                          <a:srcRect l="4910" b="7874"/>
                          <a:stretch>
                            <a:fillRect/>
                          </a:stretch>
                        </pic:blipFill>
                        <pic:spPr bwMode="auto">
                          <a:xfrm>
                            <a:off x="0" y="0"/>
                            <a:ext cx="2539905" cy="798394"/>
                          </a:xfrm>
                          <a:prstGeom prst="rect">
                            <a:avLst/>
                          </a:prstGeom>
                          <a:noFill/>
                          <a:ln w="9525">
                            <a:noFill/>
                            <a:miter lim="800000"/>
                            <a:headEnd/>
                            <a:tailEnd/>
                          </a:ln>
                        </pic:spPr>
                      </pic:pic>
                    </a:graphicData>
                  </a:graphic>
                </wp:inline>
              </w:drawing>
            </w:r>
          </w:p>
        </w:tc>
        <w:tc>
          <w:tcPr>
            <w:tcW w:w="1543" w:type="dxa"/>
          </w:tcPr>
          <w:p w:rsidR="00932D22" w:rsidRPr="00B17436" w:rsidRDefault="00932D22" w:rsidP="00932D22">
            <w:pPr>
              <w:pStyle w:val="TabelleGross"/>
            </w:pPr>
            <w:r w:rsidRPr="00B17436">
              <w:t>M</w:t>
            </w:r>
          </w:p>
        </w:tc>
      </w:tr>
    </w:tbl>
    <w:p w:rsidR="00932D22" w:rsidRDefault="00932D22" w:rsidP="00932D22">
      <w:pPr>
        <w:spacing w:after="0" w:line="240" w:lineRule="auto"/>
        <w:rPr>
          <w:b/>
          <w:sz w:val="32"/>
        </w:rPr>
      </w:pPr>
      <w:r>
        <w:br w:type="page"/>
      </w:r>
    </w:p>
    <w:p w:rsidR="00932D22" w:rsidRDefault="00932D22" w:rsidP="00932D22">
      <w:pPr>
        <w:pStyle w:val="berschrift1"/>
        <w:spacing w:before="0"/>
      </w:pPr>
      <w:bookmarkStart w:id="209" w:name="_Toc341965634"/>
      <w:bookmarkStart w:id="210" w:name="_Toc396116376"/>
      <w:r>
        <w:lastRenderedPageBreak/>
        <w:t>Transfer</w:t>
      </w:r>
      <w:bookmarkEnd w:id="209"/>
      <w:bookmarkEnd w:id="210"/>
    </w:p>
    <w:p w:rsidR="00932D22" w:rsidRDefault="00932D22" w:rsidP="00932D22">
      <w:pPr>
        <w:pStyle w:val="berschrift2"/>
        <w:spacing w:before="0"/>
      </w:pPr>
      <w:bookmarkStart w:id="211" w:name="_Toc341965635"/>
      <w:bookmarkStart w:id="212" w:name="_Toc396116377"/>
      <w:r>
        <w:t>Format Package Container</w:t>
      </w:r>
      <w:bookmarkEnd w:id="211"/>
      <w:bookmarkEnd w:id="212"/>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B7618E" w:rsidTr="00932D22">
        <w:tc>
          <w:tcPr>
            <w:tcW w:w="1080" w:type="dxa"/>
            <w:shd w:val="clear" w:color="auto" w:fill="99CCFF"/>
          </w:tcPr>
          <w:p w:rsidR="00932D22" w:rsidRPr="00B7618E" w:rsidRDefault="00932D22" w:rsidP="00932D22">
            <w:pPr>
              <w:pStyle w:val="TabelleGross"/>
              <w:rPr>
                <w:b/>
              </w:rPr>
            </w:pPr>
            <w:r w:rsidRPr="00B7618E">
              <w:rPr>
                <w:b/>
              </w:rPr>
              <w:t>ID</w:t>
            </w:r>
          </w:p>
        </w:tc>
        <w:tc>
          <w:tcPr>
            <w:tcW w:w="6840" w:type="dxa"/>
            <w:shd w:val="clear" w:color="auto" w:fill="99CCFF"/>
          </w:tcPr>
          <w:p w:rsidR="00932D22" w:rsidRPr="00B7618E" w:rsidRDefault="00932D22" w:rsidP="00932D22">
            <w:pPr>
              <w:pStyle w:val="TabelleGross"/>
              <w:rPr>
                <w:b/>
              </w:rPr>
            </w:pPr>
            <w:r w:rsidRPr="00B7618E">
              <w:rPr>
                <w:b/>
              </w:rPr>
              <w:t>Beschreibung Anforderung</w:t>
            </w:r>
          </w:p>
        </w:tc>
        <w:tc>
          <w:tcPr>
            <w:tcW w:w="1543" w:type="dxa"/>
            <w:shd w:val="clear" w:color="auto" w:fill="99CCFF"/>
          </w:tcPr>
          <w:p w:rsidR="00932D22" w:rsidRPr="00B7618E" w:rsidRDefault="00932D22" w:rsidP="00932D22">
            <w:pPr>
              <w:pStyle w:val="TabelleGross"/>
              <w:rPr>
                <w:b/>
              </w:rPr>
            </w:pPr>
            <w:r w:rsidRPr="00B7618E">
              <w:rPr>
                <w:b/>
              </w:rPr>
              <w:t>M/K</w:t>
            </w:r>
          </w:p>
        </w:tc>
      </w:tr>
      <w:tr w:rsidR="00932D22" w:rsidRPr="00B17436" w:rsidTr="00932D22">
        <w:tc>
          <w:tcPr>
            <w:tcW w:w="1080" w:type="dxa"/>
          </w:tcPr>
          <w:p w:rsidR="00932D22" w:rsidRPr="00B17436" w:rsidRDefault="00932D22" w:rsidP="00932D22">
            <w:pPr>
              <w:pStyle w:val="TabelleGross"/>
            </w:pPr>
            <w:r w:rsidRPr="00B17436">
              <w:t>T_6.1-1</w:t>
            </w:r>
          </w:p>
        </w:tc>
        <w:tc>
          <w:tcPr>
            <w:tcW w:w="6840" w:type="dxa"/>
          </w:tcPr>
          <w:p w:rsidR="00932D22" w:rsidRPr="00B17436" w:rsidRDefault="00932D22" w:rsidP="00932D22">
            <w:pPr>
              <w:pStyle w:val="TabelleGross"/>
              <w:rPr>
                <w:rFonts w:cs="Arial"/>
              </w:rPr>
            </w:pPr>
            <w:r w:rsidRPr="00B17436">
              <w:rPr>
                <w:rFonts w:cs="Arial"/>
              </w:rPr>
              <w:t>Um einen schnelleren und einfacheren Umgang mit Informationspaketen zu ermöglichen, kann das SIP in einen Container (z. B. ZIP) verpackt werden.</w:t>
            </w:r>
          </w:p>
          <w:p w:rsidR="00932D22" w:rsidRPr="00B17436" w:rsidRDefault="00932D22" w:rsidP="00932D22">
            <w:pPr>
              <w:pStyle w:val="TabelleGross"/>
              <w:rPr>
                <w:rFonts w:cs="Arial"/>
              </w:rPr>
            </w:pPr>
          </w:p>
          <w:p w:rsidR="00932D22" w:rsidRPr="00B17436" w:rsidRDefault="00932D22" w:rsidP="00932D22">
            <w:pPr>
              <w:pStyle w:val="TabelleGross"/>
              <w:rPr>
                <w:rFonts w:cs="Arial"/>
              </w:rPr>
            </w:pPr>
            <w:r w:rsidRPr="00B17436">
              <w:rPr>
                <w:rFonts w:cs="Arial"/>
              </w:rPr>
              <w:t>Das Containerformat muss vor dem Transfer zwischen abliefernder Stelle und Archiv vereinbart werden.</w:t>
            </w:r>
          </w:p>
        </w:tc>
        <w:tc>
          <w:tcPr>
            <w:tcW w:w="1543" w:type="dxa"/>
          </w:tcPr>
          <w:p w:rsidR="00932D22" w:rsidRPr="00B17436" w:rsidRDefault="00932D22" w:rsidP="00932D22">
            <w:pPr>
              <w:pStyle w:val="TabelleGross"/>
            </w:pPr>
            <w:r w:rsidRPr="00B17436">
              <w:t>K</w:t>
            </w:r>
          </w:p>
        </w:tc>
      </w:tr>
    </w:tbl>
    <w:p w:rsidR="00932D22" w:rsidRDefault="00932D22" w:rsidP="00932D22"/>
    <w:p w:rsidR="00A551BF" w:rsidRPr="005936E9" w:rsidRDefault="00A551BF" w:rsidP="00A551BF">
      <w:pPr>
        <w:pStyle w:val="berschrift1"/>
        <w:spacing w:before="0"/>
      </w:pPr>
      <w:bookmarkStart w:id="213" w:name="_Toc232238644"/>
      <w:bookmarkStart w:id="214" w:name="_Toc241581087"/>
      <w:bookmarkStart w:id="215" w:name="_Toc312061989"/>
      <w:bookmarkStart w:id="216" w:name="_Toc312064961"/>
      <w:bookmarkStart w:id="217" w:name="_Toc312065087"/>
      <w:bookmarkStart w:id="218" w:name="_Toc341965637"/>
      <w:bookmarkStart w:id="219" w:name="_Toc396116378"/>
      <w:r w:rsidRPr="005936E9">
        <w:t xml:space="preserve">Version und Gültigkeit der </w:t>
      </w:r>
      <w:bookmarkEnd w:id="213"/>
      <w:r w:rsidRPr="005936E9">
        <w:t>Spezifikation</w:t>
      </w:r>
      <w:bookmarkEnd w:id="214"/>
      <w:bookmarkEnd w:id="215"/>
      <w:bookmarkEnd w:id="216"/>
      <w:bookmarkEnd w:id="217"/>
      <w:bookmarkEnd w:id="218"/>
      <w:bookmarkEnd w:id="219"/>
    </w:p>
    <w:p w:rsidR="0072545E" w:rsidRDefault="00A551BF" w:rsidP="00327459">
      <w:r>
        <w:t xml:space="preserve">Die vorliegende Version 1.1 </w:t>
      </w:r>
      <w:r w:rsidR="0072545E">
        <w:t>ersetzt nicht die Version 1.0. Das heisst, dass die Version 1.0 nach wie vor gültig bleibt.</w:t>
      </w:r>
    </w:p>
    <w:p w:rsidR="0072545E" w:rsidRDefault="00A551BF" w:rsidP="00327459">
      <w:r w:rsidRPr="00337BE7">
        <w:t xml:space="preserve">Dieser </w:t>
      </w:r>
      <w:r w:rsidRPr="00A551BF">
        <w:t>Minor Release</w:t>
      </w:r>
      <w:r>
        <w:t xml:space="preserve"> Version 1.1</w:t>
      </w:r>
      <w:r w:rsidRPr="00337BE7">
        <w:t xml:space="preserve"> </w:t>
      </w:r>
      <w:r>
        <w:t>ist</w:t>
      </w:r>
      <w:r w:rsidRPr="00337BE7">
        <w:t xml:space="preserve"> vollständig rückwärtskompatibel mit </w:t>
      </w:r>
      <w:r>
        <w:t xml:space="preserve">der Version </w:t>
      </w:r>
      <w:r w:rsidRPr="00337BE7">
        <w:t>1</w:t>
      </w:r>
      <w:r>
        <w:t>.0</w:t>
      </w:r>
      <w:r w:rsidRPr="00337BE7">
        <w:t>, so dass keine Softwareänderungen an bestehenden Lösungen notwendig sind</w:t>
      </w:r>
      <w:r>
        <w:t xml:space="preserve">. In </w:t>
      </w:r>
      <w:r w:rsidR="00BD7D93">
        <w:t>diesem</w:t>
      </w:r>
      <w:r>
        <w:t xml:space="preserve"> Release wurden die </w:t>
      </w:r>
      <w:r w:rsidRPr="00A551BF">
        <w:t>eCH-inhärente Forderungen,</w:t>
      </w:r>
      <w:r w:rsidRPr="00337BE7">
        <w:t xml:space="preserve"> die </w:t>
      </w:r>
      <w:r w:rsidRPr="00A551BF">
        <w:t>Rückwärtskompatible</w:t>
      </w:r>
      <w:r>
        <w:t>n</w:t>
      </w:r>
      <w:r w:rsidRPr="00A551BF">
        <w:t xml:space="preserve"> RFCs</w:t>
      </w:r>
      <w:r>
        <w:t xml:space="preserve">, das </w:t>
      </w:r>
      <w:r w:rsidRPr="00337BE7">
        <w:t xml:space="preserve">Addendum zu eCH-0160 </w:t>
      </w:r>
      <w:r>
        <w:t xml:space="preserve">sowie das WhitePaper </w:t>
      </w:r>
      <w:r w:rsidR="0044651A">
        <w:t xml:space="preserve">„Extraktion deskriptiver Metadaten aus der archivischen Ablieferungsschnittstelle eCH-0160“ </w:t>
      </w:r>
      <w:r w:rsidRPr="00337BE7">
        <w:t>aufgenommen</w:t>
      </w:r>
      <w:r w:rsidR="0072545E">
        <w:t>. Details sind im Anhang</w:t>
      </w:r>
      <w:r w:rsidR="0072545E" w:rsidRPr="0072545E">
        <w:t xml:space="preserve"> E </w:t>
      </w:r>
      <w:r w:rsidR="0072545E">
        <w:t>ersichtlich</w:t>
      </w:r>
      <w:r w:rsidRPr="00337BE7">
        <w:t>.</w:t>
      </w:r>
    </w:p>
    <w:p w:rsidR="00A551BF" w:rsidRPr="00D9594E" w:rsidRDefault="00A551BF" w:rsidP="00327459"/>
    <w:p w:rsidR="00BD7D93" w:rsidRDefault="00BD7D93">
      <w:pPr>
        <w:spacing w:after="0" w:line="240" w:lineRule="auto"/>
        <w:rPr>
          <w:b/>
          <w:sz w:val="32"/>
        </w:rPr>
      </w:pPr>
      <w:bookmarkStart w:id="220" w:name="_Toc341965638"/>
      <w:bookmarkStart w:id="221" w:name="_Ref395778165"/>
      <w:r>
        <w:br w:type="page"/>
      </w:r>
    </w:p>
    <w:p w:rsidR="00A551BF" w:rsidRDefault="00A551BF" w:rsidP="00A551BF">
      <w:pPr>
        <w:pStyle w:val="berschrift1"/>
        <w:spacing w:before="0"/>
      </w:pPr>
      <w:bookmarkStart w:id="222" w:name="_Toc396116379"/>
      <w:r>
        <w:lastRenderedPageBreak/>
        <w:t>Change-Request-Prozess</w:t>
      </w:r>
      <w:bookmarkEnd w:id="220"/>
      <w:bookmarkEnd w:id="221"/>
      <w:bookmarkEnd w:id="222"/>
    </w:p>
    <w:p w:rsidR="00327459" w:rsidRDefault="00594E68" w:rsidP="00327459">
      <w:r>
        <w:t>Der Change-Request-Prozess wird nach eCH-0150</w:t>
      </w:r>
      <w:r w:rsidR="00327459">
        <w:t xml:space="preserve"> durchgeführt. </w:t>
      </w:r>
    </w:p>
    <w:p w:rsidR="00327459" w:rsidRDefault="00327459" w:rsidP="00327459">
      <w:r>
        <w:t xml:space="preserve">Die Rollen </w:t>
      </w:r>
      <w:r w:rsidR="00F80F32">
        <w:t xml:space="preserve">im Change Management </w:t>
      </w:r>
      <w:r>
        <w:t xml:space="preserve">mit dessen </w:t>
      </w:r>
      <w:r w:rsidRPr="00327459">
        <w:t xml:space="preserve">Aufgaben und Kompetenzen </w:t>
      </w:r>
      <w:r>
        <w:t>für den vorliegenden Standard eCH-0160 sind folgendermassen definiert:</w:t>
      </w:r>
    </w:p>
    <w:p w:rsidR="00327459" w:rsidRPr="00327459" w:rsidRDefault="00327459" w:rsidP="00327459">
      <w:pPr>
        <w:tabs>
          <w:tab w:val="left" w:pos="2268"/>
        </w:tabs>
        <w:ind w:left="2268" w:hanging="2268"/>
      </w:pPr>
      <w:r w:rsidRPr="00FB6E12">
        <w:rPr>
          <w:b/>
        </w:rPr>
        <w:t>Strategische Ebene</w:t>
      </w:r>
      <w:r w:rsidR="00FB6E12">
        <w:rPr>
          <w:b/>
        </w:rPr>
        <w:t>:</w:t>
      </w:r>
      <w:r w:rsidRPr="00FB6E12">
        <w:rPr>
          <w:b/>
        </w:rPr>
        <w:tab/>
      </w:r>
      <w:r w:rsidR="00FB6E12" w:rsidRPr="00FB6E12">
        <w:rPr>
          <w:b/>
        </w:rPr>
        <w:t>eCH-Fachgruppe Digitale Archivierung</w:t>
      </w:r>
      <w:r w:rsidR="00FB6E12" w:rsidRPr="00FB6E12">
        <w:rPr>
          <w:b/>
        </w:rPr>
        <w:br/>
      </w:r>
      <w:r w:rsidRPr="00327459">
        <w:t xml:space="preserve">Diese Ebene umfasst u.a. die langfristige Planung von neuen und die Weiterentwicklung bestehender eCH-Standards sowie die Definition der dafür notwendigen strategischen Ausrichtung der eCH-Fachgruppe und deren Tätigkeiten (Leitbild). </w:t>
      </w:r>
    </w:p>
    <w:p w:rsidR="00327459" w:rsidRPr="00327459" w:rsidRDefault="00327459" w:rsidP="00327459">
      <w:pPr>
        <w:tabs>
          <w:tab w:val="left" w:pos="2268"/>
        </w:tabs>
        <w:ind w:left="2268" w:hanging="2268"/>
      </w:pPr>
      <w:r w:rsidRPr="00FB6E12">
        <w:rPr>
          <w:b/>
        </w:rPr>
        <w:t>Taktische Ebene:</w:t>
      </w:r>
      <w:r w:rsidRPr="00FB6E12">
        <w:rPr>
          <w:b/>
        </w:rPr>
        <w:tab/>
      </w:r>
      <w:r w:rsidR="00FB6E12" w:rsidRPr="00FB6E12">
        <w:rPr>
          <w:b/>
        </w:rPr>
        <w:t xml:space="preserve">Change Board entspricht der </w:t>
      </w:r>
      <w:r w:rsidR="00FB6E12" w:rsidRPr="00FB6E12">
        <w:rPr>
          <w:rFonts w:cs="Arial"/>
          <w:b/>
          <w:szCs w:val="22"/>
        </w:rPr>
        <w:t>Themengruppe eCH-0160</w:t>
      </w:r>
      <w:r w:rsidR="00FB6E12" w:rsidRPr="00FB6E12">
        <w:rPr>
          <w:b/>
        </w:rPr>
        <w:br/>
      </w:r>
      <w:r w:rsidRPr="00327459">
        <w:t xml:space="preserve">Diese Ebene umfasst die mittelfristige Planung der Weiterentwicklung bestehender eCH-Standards (u.a. Versionenplanung) und die dafür notwendigen Entscheidungen über die Umsetzung oder Ablehnung von RFC </w:t>
      </w:r>
      <w:r w:rsidR="00FB6E12">
        <w:t>unter Berücksichtigung der stra</w:t>
      </w:r>
      <w:r w:rsidRPr="00327459">
        <w:t xml:space="preserve">tegischen Vorgaben der eCH-Fachgruppe. </w:t>
      </w:r>
    </w:p>
    <w:p w:rsidR="00327459" w:rsidRPr="00327459" w:rsidRDefault="00327459" w:rsidP="00327459">
      <w:pPr>
        <w:tabs>
          <w:tab w:val="left" w:pos="2268"/>
        </w:tabs>
        <w:ind w:left="2268" w:hanging="2268"/>
      </w:pPr>
      <w:r w:rsidRPr="00FB6E12">
        <w:rPr>
          <w:b/>
        </w:rPr>
        <w:t>Operative Ebene:</w:t>
      </w:r>
      <w:r w:rsidRPr="00FB6E12">
        <w:rPr>
          <w:b/>
        </w:rPr>
        <w:tab/>
      </w:r>
      <w:r w:rsidR="00FB6E12" w:rsidRPr="00F80F32">
        <w:rPr>
          <w:b/>
          <w:highlight w:val="yellow"/>
        </w:rPr>
        <w:t>Change Manager ist die Geschäftsstelle der KOST</w:t>
      </w:r>
      <w:r w:rsidR="00FB6E12" w:rsidRPr="00FB6E12">
        <w:rPr>
          <w:b/>
        </w:rPr>
        <w:br/>
      </w:r>
      <w:r w:rsidRPr="00327459">
        <w:t>Diese Ebene umfasst die kur</w:t>
      </w:r>
      <w:r w:rsidR="00FB6E12">
        <w:t>zfristige Planung der Weiterent</w:t>
      </w:r>
      <w:r w:rsidRPr="00327459">
        <w:t>wicklung (u.a. Qualifizierun</w:t>
      </w:r>
      <w:r w:rsidR="00FB6E12">
        <w:t>g von RFC, Sitzungsplanung Chan</w:t>
      </w:r>
      <w:r w:rsidRPr="00327459">
        <w:t>ge Board) bestehender eCH</w:t>
      </w:r>
      <w:r w:rsidR="00FB6E12">
        <w:t>-Standards und die operative Um</w:t>
      </w:r>
      <w:r w:rsidRPr="00327459">
        <w:t xml:space="preserve">setzung von RFC aufgrund der Entscheidungen. </w:t>
      </w:r>
    </w:p>
    <w:p w:rsidR="00327459" w:rsidRDefault="00327459" w:rsidP="00327459">
      <w:r w:rsidRPr="00327459">
        <w:t>Gegenüber anderen eCH-Fachgruppen, der eCH-Geschäftsstelle oder anderen Dritten ist stets die eCH-Fachgruppe für das Change und Release Management – und somit für die Weiterentwicklung und die Governance von eCH-Standards verantwortlich.</w:t>
      </w:r>
    </w:p>
    <w:p w:rsidR="00820919" w:rsidRPr="00820919" w:rsidRDefault="00820919" w:rsidP="00327459"/>
    <w:p w:rsidR="00565A37" w:rsidRDefault="00565A37" w:rsidP="00E47191">
      <w:pPr>
        <w:pStyle w:val="berschrift1"/>
      </w:pPr>
      <w:bookmarkStart w:id="223" w:name="_Toc396116380"/>
      <w:r>
        <w:t>Sicherheitsüberlegungen</w:t>
      </w:r>
      <w:bookmarkEnd w:id="223"/>
    </w:p>
    <w:p w:rsidR="00B04F40" w:rsidRDefault="00A551BF" w:rsidP="00B04F40">
      <w:pPr>
        <w:pStyle w:val="Textkrper"/>
      </w:pPr>
      <w:r w:rsidRPr="00A551BF">
        <w:rPr>
          <w:highlight w:val="yellow"/>
        </w:rPr>
        <w:t>Keine</w:t>
      </w:r>
    </w:p>
    <w:p w:rsidR="00A551BF" w:rsidRPr="00B04F40" w:rsidRDefault="00A551BF" w:rsidP="00B04F40">
      <w:pPr>
        <w:pStyle w:val="Textkrper"/>
      </w:pPr>
    </w:p>
    <w:p w:rsidR="00BD7D93" w:rsidRDefault="00BD7D93">
      <w:pPr>
        <w:spacing w:after="0" w:line="240" w:lineRule="auto"/>
        <w:rPr>
          <w:b/>
          <w:sz w:val="32"/>
        </w:rPr>
      </w:pPr>
      <w:r>
        <w:br w:type="page"/>
      </w:r>
    </w:p>
    <w:p w:rsidR="009E20EB" w:rsidRPr="009E20EB" w:rsidRDefault="009E20EB" w:rsidP="00E47191">
      <w:pPr>
        <w:pStyle w:val="berschrift1"/>
      </w:pPr>
      <w:bookmarkStart w:id="224" w:name="_Toc396116381"/>
      <w:r w:rsidRPr="009E20EB">
        <w:lastRenderedPageBreak/>
        <w:t>Haftungsausschluss/Hinweise auf Rechte Dritter</w:t>
      </w:r>
      <w:bookmarkEnd w:id="224"/>
    </w:p>
    <w:p w:rsidR="003102D8" w:rsidRPr="002B7C23" w:rsidRDefault="003102D8" w:rsidP="003102D8">
      <w:r w:rsidRPr="002B7C23">
        <w:t>eCH-Standards, welche der Verein eCH dem Benutzer zur unentgeltlichen Nutzung zur Verfügung stellt, oder welche eCH referenziert, haben nur den Status von Empfehlungen. Der Verein eCH haftet in keinem Fall für Entscheidungen oder Massnahmen, welche der Benutzer auf Grund dieser Dokumente trifft und / oder ergreift. Der Benutzer ist verpflichtet, die Dokumente vor deren Nutzung selbst zu überprüfen und sich gegebenenfalls beraten zu lassen. eCH-Standards können und sollen die technische, organisatorische oder juristische Beratung im konkreten Einzelfall nicht ersetzen.</w:t>
      </w:r>
    </w:p>
    <w:p w:rsidR="003102D8" w:rsidRPr="002B7C23" w:rsidRDefault="003102D8" w:rsidP="003102D8">
      <w:r w:rsidRPr="002B7C23">
        <w:t xml:space="preserve">In eCH-Standards referenzierte Dokumente, Verfahren, Methoden, Produkte und Standards sind unter Umständen markenrechtlich, urheberrechtlich oder patentrechtlich geschützt. Es liegt in der ausschliesslichen Verantwortlichkeit des Benutzers, sich die allenfalls erforderlichen Rechte bei den jeweils berechtigten Personen und/oder Organisationen zu beschaffen. </w:t>
      </w:r>
    </w:p>
    <w:p w:rsidR="003102D8" w:rsidRPr="002B7C23" w:rsidRDefault="003102D8" w:rsidP="003102D8">
      <w:r w:rsidRPr="002B7C23">
        <w:t>Obwohl der Verein eCH all seine Sorgfalt darauf verwendet, die eCH-Standards sorgfältig auszuarbeiten, kann keine Zusicherung oder Garantie auf Aktualität, Vollständigkeit, Richtigkeit bzw. Fehlerfreiheit der zur Verfügung gestellten Informationen und Dokumente gegeben werden. Der Inhalt von eCH-Standards kann jederzeit und ohne Ankündigung geändert werden.</w:t>
      </w:r>
    </w:p>
    <w:p w:rsidR="003102D8" w:rsidRDefault="003102D8" w:rsidP="003102D8">
      <w:r w:rsidRPr="002B7C23">
        <w:t xml:space="preserve">Jede Haftung für Schäden, welche dem Benutzer aus dem Gebrauch der eCH-Standards entstehen ist, soweit gesetzlich zulässig, wegbedungen. </w:t>
      </w:r>
    </w:p>
    <w:p w:rsidR="00D44D45" w:rsidRPr="002B7C23" w:rsidRDefault="00D44D45" w:rsidP="003102D8"/>
    <w:p w:rsidR="003102D8" w:rsidRDefault="003102D8" w:rsidP="00E47191">
      <w:pPr>
        <w:pStyle w:val="berschrift1"/>
      </w:pPr>
      <w:bookmarkStart w:id="225" w:name="_Toc396116382"/>
      <w:r>
        <w:t>Urheberrechte</w:t>
      </w:r>
      <w:bookmarkEnd w:id="225"/>
    </w:p>
    <w:p w:rsidR="003102D8" w:rsidRPr="002B7C23" w:rsidRDefault="003102D8" w:rsidP="003102D8">
      <w:r w:rsidRPr="002B7C23">
        <w:t>Wer eCH-Standards erarbeitet, behält das geistige Eigentum an diesen. Allerdings verpflichtet sich der Erarbeitende sein betreffendes geistiges Eigentum oder seine Rechte an geistigem Eigentum anderer, sofern möglich, den jeweiligen Fachgruppen und dem Verein eCH kostenlos zur uneingeschränkten Nutzung und Weiterentwicklung im Rahmen des Vereinszweckes zur Verfügung zu stellen.</w:t>
      </w:r>
    </w:p>
    <w:p w:rsidR="003102D8" w:rsidRPr="002B7C23" w:rsidRDefault="003102D8" w:rsidP="003102D8">
      <w:r w:rsidRPr="002B7C23">
        <w:t xml:space="preserve">Die von den Fachgruppen erarbeiteten Standards können unter Nennung der jeweiligen Urheber von eCH unentgeltlich und uneingeschränkt genutzt, weiterverbreitet und weiterentwickelt werden. </w:t>
      </w:r>
    </w:p>
    <w:p w:rsidR="003102D8" w:rsidRPr="002B7C23" w:rsidRDefault="003102D8" w:rsidP="003102D8">
      <w:r w:rsidRPr="002B7C23">
        <w:t>eCH-Standards sind vollständig dokumentiert und frei von lizenz- und/oder patentrechtlichen Einschränkungen. Die dazugehörige Dokumentation kann unentgeltlich bezogen werden.</w:t>
      </w:r>
    </w:p>
    <w:p w:rsidR="003102D8" w:rsidRPr="002B7C23" w:rsidRDefault="003102D8" w:rsidP="003102D8">
      <w:r w:rsidRPr="002B7C23">
        <w:t>Diese Bestimmungen gelten ausschliesslich für die von eCH erarbeiteten Standards, nicht jedoch für Standards oder Produkte Dritter, auf welche in den eCH-Standards Bezug genommen wird. Die Standards enthalten die entsprechenden Hinweise auf die Rechte Dritter.</w:t>
      </w:r>
    </w:p>
    <w:p w:rsidR="00565A37" w:rsidRDefault="00565A37" w:rsidP="00E47191">
      <w:pPr>
        <w:pStyle w:val="Anhang"/>
      </w:pPr>
      <w:r>
        <w:br w:type="page"/>
      </w:r>
      <w:bookmarkStart w:id="226" w:name="_Toc396116383"/>
      <w:r>
        <w:lastRenderedPageBreak/>
        <w:t>Anhang A – Referenzen &amp; Bibliographie</w:t>
      </w:r>
      <w:bookmarkEnd w:id="226"/>
    </w:p>
    <w:tbl>
      <w:tblPr>
        <w:tblW w:w="0" w:type="auto"/>
        <w:tblLayout w:type="fixed"/>
        <w:tblCellMar>
          <w:left w:w="70" w:type="dxa"/>
          <w:right w:w="70" w:type="dxa"/>
        </w:tblCellMar>
        <w:tblLook w:val="0000" w:firstRow="0" w:lastRow="0" w:firstColumn="0" w:lastColumn="0" w:noHBand="0" w:noVBand="0"/>
      </w:tblPr>
      <w:tblGrid>
        <w:gridCol w:w="1771"/>
        <w:gridCol w:w="7440"/>
      </w:tblGrid>
      <w:tr w:rsidR="007312E9" w:rsidRPr="000471D8" w:rsidTr="00542D78">
        <w:trPr>
          <w:cantSplit/>
        </w:trPr>
        <w:tc>
          <w:tcPr>
            <w:tcW w:w="1771" w:type="dxa"/>
            <w:shd w:val="clear" w:color="auto" w:fill="99CCFF"/>
          </w:tcPr>
          <w:p w:rsidR="007312E9" w:rsidRPr="005936E9" w:rsidRDefault="007312E9" w:rsidP="002B0382">
            <w:pPr>
              <w:spacing w:after="0"/>
            </w:pPr>
            <w:r w:rsidRPr="005936E9">
              <w:t>Begriff</w:t>
            </w:r>
          </w:p>
        </w:tc>
        <w:tc>
          <w:tcPr>
            <w:tcW w:w="7440" w:type="dxa"/>
            <w:shd w:val="clear" w:color="auto" w:fill="99CCFF"/>
          </w:tcPr>
          <w:p w:rsidR="007312E9" w:rsidRPr="005936E9" w:rsidRDefault="007312E9" w:rsidP="002B0382">
            <w:pPr>
              <w:spacing w:after="0"/>
            </w:pPr>
            <w:r w:rsidRPr="005936E9">
              <w:t>Beschreibung</w:t>
            </w:r>
          </w:p>
        </w:tc>
      </w:tr>
      <w:tr w:rsidR="007312E9" w:rsidRPr="00584F18" w:rsidTr="00542D78">
        <w:trPr>
          <w:cantSplit/>
        </w:trPr>
        <w:tc>
          <w:tcPr>
            <w:tcW w:w="1771" w:type="dxa"/>
            <w:shd w:val="clear" w:color="auto" w:fill="auto"/>
          </w:tcPr>
          <w:p w:rsidR="007312E9" w:rsidRPr="00AF7193" w:rsidRDefault="007312E9" w:rsidP="007312E9">
            <w:pPr>
              <w:spacing w:after="0"/>
            </w:pPr>
            <w:r w:rsidRPr="00AF7193">
              <w:rPr>
                <w:szCs w:val="22"/>
              </w:rPr>
              <w:t>eCH-0150</w:t>
            </w:r>
          </w:p>
        </w:tc>
        <w:tc>
          <w:tcPr>
            <w:tcW w:w="7440" w:type="dxa"/>
            <w:shd w:val="clear" w:color="auto" w:fill="auto"/>
          </w:tcPr>
          <w:p w:rsidR="007312E9" w:rsidRPr="00AF7193" w:rsidRDefault="007312E9" w:rsidP="007312E9">
            <w:pPr>
              <w:pStyle w:val="Default"/>
              <w:rPr>
                <w:sz w:val="22"/>
                <w:szCs w:val="22"/>
              </w:rPr>
            </w:pPr>
            <w:r w:rsidRPr="00AF7193">
              <w:rPr>
                <w:sz w:val="22"/>
                <w:szCs w:val="22"/>
              </w:rPr>
              <w:t xml:space="preserve">Change und Release Management von eCH-Standards </w:t>
            </w:r>
          </w:p>
        </w:tc>
      </w:tr>
      <w:tr w:rsidR="00542D78" w:rsidTr="00542D78">
        <w:trPr>
          <w:cantSplit/>
        </w:trPr>
        <w:tc>
          <w:tcPr>
            <w:tcW w:w="1771" w:type="dxa"/>
            <w:shd w:val="clear" w:color="auto" w:fill="auto"/>
          </w:tcPr>
          <w:p w:rsidR="00542D78" w:rsidRPr="00542D78" w:rsidRDefault="00542D78" w:rsidP="00542D78">
            <w:pPr>
              <w:spacing w:after="0"/>
              <w:rPr>
                <w:szCs w:val="22"/>
              </w:rPr>
            </w:pPr>
            <w:bookmarkStart w:id="227" w:name="_Toc396116384"/>
            <w:r w:rsidRPr="00542D78">
              <w:rPr>
                <w:szCs w:val="22"/>
              </w:rPr>
              <w:t>[EAD]</w:t>
            </w:r>
          </w:p>
        </w:tc>
        <w:tc>
          <w:tcPr>
            <w:tcW w:w="7440" w:type="dxa"/>
            <w:shd w:val="clear" w:color="auto" w:fill="auto"/>
          </w:tcPr>
          <w:p w:rsidR="00542D78" w:rsidRPr="00542D78" w:rsidRDefault="00542D78" w:rsidP="00542D78">
            <w:pPr>
              <w:pStyle w:val="Default"/>
              <w:rPr>
                <w:sz w:val="22"/>
                <w:szCs w:val="22"/>
              </w:rPr>
            </w:pPr>
            <w:r w:rsidRPr="00542D78">
              <w:rPr>
                <w:sz w:val="22"/>
                <w:szCs w:val="22"/>
              </w:rPr>
              <w:t>Encoded Archival Description, Version 2002</w:t>
            </w:r>
            <w:r w:rsidRPr="00542D78">
              <w:rPr>
                <w:sz w:val="22"/>
                <w:szCs w:val="22"/>
              </w:rPr>
              <w:br/>
            </w:r>
            <w:hyperlink r:id="rId47" w:history="1">
              <w:r w:rsidRPr="00542D78">
                <w:rPr>
                  <w:rStyle w:val="Hyperlink"/>
                  <w:rFonts w:ascii="Arial" w:hAnsi="Arial"/>
                  <w:sz w:val="22"/>
                  <w:szCs w:val="22"/>
                </w:rPr>
                <w:t>http://www.loc.gov/ead/</w:t>
              </w:r>
            </w:hyperlink>
            <w:r w:rsidRPr="00542D78">
              <w:rPr>
                <w:sz w:val="22"/>
                <w:szCs w:val="22"/>
              </w:rPr>
              <w:t xml:space="preserve"> </w:t>
            </w:r>
          </w:p>
        </w:tc>
      </w:tr>
      <w:tr w:rsidR="00542D78" w:rsidTr="00542D78">
        <w:trPr>
          <w:cantSplit/>
        </w:trPr>
        <w:tc>
          <w:tcPr>
            <w:tcW w:w="1771" w:type="dxa"/>
            <w:shd w:val="clear" w:color="auto" w:fill="auto"/>
          </w:tcPr>
          <w:p w:rsidR="00542D78" w:rsidRPr="00542D78" w:rsidRDefault="00542D78" w:rsidP="00542D78">
            <w:pPr>
              <w:spacing w:after="0"/>
              <w:rPr>
                <w:szCs w:val="22"/>
              </w:rPr>
            </w:pPr>
            <w:r w:rsidRPr="00542D78">
              <w:rPr>
                <w:szCs w:val="22"/>
              </w:rPr>
              <w:t>[eCH-0160]</w:t>
            </w:r>
          </w:p>
        </w:tc>
        <w:tc>
          <w:tcPr>
            <w:tcW w:w="7440" w:type="dxa"/>
            <w:shd w:val="clear" w:color="auto" w:fill="auto"/>
          </w:tcPr>
          <w:p w:rsidR="00542D78" w:rsidRPr="00542D78" w:rsidRDefault="00542D78" w:rsidP="00542D78">
            <w:pPr>
              <w:pStyle w:val="Default"/>
              <w:rPr>
                <w:sz w:val="22"/>
                <w:szCs w:val="22"/>
              </w:rPr>
            </w:pPr>
            <w:r w:rsidRPr="00542D78">
              <w:rPr>
                <w:sz w:val="22"/>
                <w:szCs w:val="22"/>
              </w:rPr>
              <w:t>Archivische Ablieferungsschnittstelle (SIP)</w:t>
            </w:r>
            <w:r w:rsidRPr="00542D78">
              <w:rPr>
                <w:sz w:val="22"/>
                <w:szCs w:val="22"/>
              </w:rPr>
              <w:br/>
            </w:r>
            <w:hyperlink r:id="rId48" w:history="1">
              <w:r w:rsidRPr="00542D78">
                <w:rPr>
                  <w:rStyle w:val="Hyperlink"/>
                  <w:rFonts w:ascii="Arial" w:hAnsi="Arial"/>
                  <w:sz w:val="22"/>
                  <w:szCs w:val="22"/>
                </w:rPr>
                <w:t>http://www.ech.ch/vechweb/page?p=dossier&amp;documentNumber=eCH-0160&amp;documentVersion=1.0</w:t>
              </w:r>
            </w:hyperlink>
            <w:r w:rsidRPr="00542D78">
              <w:rPr>
                <w:sz w:val="22"/>
                <w:szCs w:val="22"/>
              </w:rPr>
              <w:t xml:space="preserve"> </w:t>
            </w:r>
          </w:p>
        </w:tc>
      </w:tr>
      <w:tr w:rsidR="00542D78" w:rsidRPr="002B2E53" w:rsidTr="00542D78">
        <w:trPr>
          <w:cantSplit/>
        </w:trPr>
        <w:tc>
          <w:tcPr>
            <w:tcW w:w="1771" w:type="dxa"/>
            <w:shd w:val="clear" w:color="auto" w:fill="auto"/>
          </w:tcPr>
          <w:p w:rsidR="00542D78" w:rsidRPr="00542D78" w:rsidRDefault="00542D78" w:rsidP="00542D78">
            <w:pPr>
              <w:spacing w:after="0"/>
              <w:rPr>
                <w:szCs w:val="22"/>
              </w:rPr>
            </w:pPr>
            <w:r w:rsidRPr="00542D78">
              <w:rPr>
                <w:szCs w:val="22"/>
              </w:rPr>
              <w:t>[eCH-0160</w:t>
            </w:r>
            <w:r w:rsidRPr="00542D78">
              <w:rPr>
                <w:szCs w:val="22"/>
              </w:rPr>
              <w:br/>
              <w:t>DataDictionary]</w:t>
            </w:r>
          </w:p>
        </w:tc>
        <w:tc>
          <w:tcPr>
            <w:tcW w:w="7440" w:type="dxa"/>
            <w:shd w:val="clear" w:color="auto" w:fill="auto"/>
          </w:tcPr>
          <w:p w:rsidR="00542D78" w:rsidRPr="00542D78" w:rsidRDefault="00542D78" w:rsidP="00542D78">
            <w:pPr>
              <w:pStyle w:val="Default"/>
              <w:rPr>
                <w:sz w:val="22"/>
                <w:szCs w:val="22"/>
              </w:rPr>
            </w:pPr>
            <w:r w:rsidRPr="00542D78">
              <w:rPr>
                <w:sz w:val="22"/>
                <w:szCs w:val="22"/>
              </w:rPr>
              <w:t xml:space="preserve">Data Dictionary Archivische Ablieferungsschnittstelle (SIP) </w:t>
            </w:r>
            <w:hyperlink r:id="rId49" w:history="1">
              <w:r w:rsidRPr="00542D78">
                <w:rPr>
                  <w:rStyle w:val="Hyperlink"/>
                  <w:rFonts w:ascii="Arial" w:hAnsi="Arial"/>
                  <w:sz w:val="22"/>
                  <w:szCs w:val="22"/>
                </w:rPr>
                <w:t>http://www.ech.ch/vechweb/page?p=dossier&amp;documentNumber=eCH-0160&amp;documentVersion=1.0</w:t>
              </w:r>
            </w:hyperlink>
            <w:r w:rsidRPr="00542D78">
              <w:rPr>
                <w:sz w:val="22"/>
                <w:szCs w:val="22"/>
              </w:rPr>
              <w:t xml:space="preserve"> </w:t>
            </w:r>
          </w:p>
        </w:tc>
      </w:tr>
      <w:tr w:rsidR="00542D78" w:rsidTr="00542D78">
        <w:trPr>
          <w:cantSplit/>
        </w:trPr>
        <w:tc>
          <w:tcPr>
            <w:tcW w:w="1771" w:type="dxa"/>
            <w:shd w:val="clear" w:color="auto" w:fill="auto"/>
          </w:tcPr>
          <w:p w:rsidR="00542D78" w:rsidRPr="00542D78" w:rsidRDefault="00542D78" w:rsidP="00542D78">
            <w:pPr>
              <w:spacing w:after="0"/>
              <w:rPr>
                <w:szCs w:val="22"/>
              </w:rPr>
            </w:pPr>
            <w:r w:rsidRPr="00542D78">
              <w:rPr>
                <w:szCs w:val="22"/>
              </w:rPr>
              <w:t>[I017]</w:t>
            </w:r>
          </w:p>
        </w:tc>
        <w:tc>
          <w:tcPr>
            <w:tcW w:w="7440" w:type="dxa"/>
            <w:shd w:val="clear" w:color="auto" w:fill="auto"/>
          </w:tcPr>
          <w:p w:rsidR="00542D78" w:rsidRPr="00542D78" w:rsidRDefault="00542D78" w:rsidP="00542D78">
            <w:pPr>
              <w:pStyle w:val="Default"/>
              <w:rPr>
                <w:sz w:val="22"/>
                <w:szCs w:val="22"/>
              </w:rPr>
            </w:pPr>
            <w:r w:rsidRPr="00542D78">
              <w:rPr>
                <w:sz w:val="22"/>
                <w:szCs w:val="22"/>
              </w:rPr>
              <w:t>I017 – GEVER Metadaten. Version 2.0 – ISB (Informatiksteuerungsorgan des Bundes) vom 28. Juni 2004</w:t>
            </w:r>
            <w:r w:rsidRPr="00542D78">
              <w:rPr>
                <w:sz w:val="22"/>
                <w:szCs w:val="22"/>
              </w:rPr>
              <w:br/>
            </w:r>
            <w:hyperlink r:id="rId50" w:history="1">
              <w:r w:rsidRPr="00542D78">
                <w:rPr>
                  <w:rStyle w:val="Hyperlink"/>
                  <w:rFonts w:ascii="Arial" w:hAnsi="Arial"/>
                  <w:sz w:val="22"/>
                  <w:szCs w:val="22"/>
                </w:rPr>
                <w:t>http://www.isb.admin.ch/themen/standards/alle/03228/</w:t>
              </w:r>
            </w:hyperlink>
            <w:r w:rsidRPr="00542D78">
              <w:rPr>
                <w:sz w:val="22"/>
                <w:szCs w:val="22"/>
              </w:rPr>
              <w:t xml:space="preserve"> </w:t>
            </w:r>
          </w:p>
        </w:tc>
      </w:tr>
      <w:tr w:rsidR="00542D78" w:rsidTr="00542D78">
        <w:trPr>
          <w:cantSplit/>
        </w:trPr>
        <w:tc>
          <w:tcPr>
            <w:tcW w:w="1771" w:type="dxa"/>
            <w:shd w:val="clear" w:color="auto" w:fill="auto"/>
          </w:tcPr>
          <w:p w:rsidR="00542D78" w:rsidRPr="00542D78" w:rsidRDefault="00542D78" w:rsidP="00542D78">
            <w:pPr>
              <w:spacing w:after="0"/>
              <w:rPr>
                <w:szCs w:val="22"/>
              </w:rPr>
            </w:pPr>
            <w:r w:rsidRPr="00542D78">
              <w:rPr>
                <w:szCs w:val="22"/>
              </w:rPr>
              <w:t>[ISAD(G)]</w:t>
            </w:r>
          </w:p>
        </w:tc>
        <w:tc>
          <w:tcPr>
            <w:tcW w:w="7440" w:type="dxa"/>
            <w:shd w:val="clear" w:color="auto" w:fill="auto"/>
          </w:tcPr>
          <w:p w:rsidR="00542D78" w:rsidRPr="00542D78" w:rsidRDefault="00542D78" w:rsidP="00542D78">
            <w:pPr>
              <w:pStyle w:val="Default"/>
              <w:rPr>
                <w:sz w:val="22"/>
                <w:szCs w:val="22"/>
              </w:rPr>
            </w:pPr>
            <w:r w:rsidRPr="00542D78">
              <w:rPr>
                <w:sz w:val="22"/>
                <w:szCs w:val="22"/>
              </w:rPr>
              <w:t>ISAD(G) – Internationale Grundsätze für die archivische Verzeichnung. Zweite, überarbeitete Ausgabe. Veröffentlichungen der Archivschule Marburg, Institut für Archivwissenschaft, Nr. 23, 2002</w:t>
            </w:r>
            <w:r w:rsidRPr="00542D78">
              <w:rPr>
                <w:sz w:val="22"/>
                <w:szCs w:val="22"/>
              </w:rPr>
              <w:br/>
            </w:r>
            <w:hyperlink r:id="rId51" w:history="1">
              <w:r w:rsidRPr="00542D78">
                <w:rPr>
                  <w:rStyle w:val="Hyperlink"/>
                  <w:rFonts w:ascii="Arial" w:hAnsi="Arial"/>
                  <w:sz w:val="22"/>
                  <w:szCs w:val="22"/>
                </w:rPr>
                <w:t>http://www.ica.org/download.php?id=1684</w:t>
              </w:r>
            </w:hyperlink>
          </w:p>
          <w:p w:rsidR="00542D78" w:rsidRPr="00542D78" w:rsidRDefault="00542D78" w:rsidP="00542D78">
            <w:pPr>
              <w:pStyle w:val="Default"/>
              <w:rPr>
                <w:sz w:val="22"/>
                <w:szCs w:val="22"/>
              </w:rPr>
            </w:pPr>
            <w:r w:rsidRPr="00542D78">
              <w:rPr>
                <w:sz w:val="22"/>
                <w:szCs w:val="22"/>
              </w:rPr>
              <w:t xml:space="preserve">(Deutsche Übersetzung von ISAD(G): General International Standard Archival Description. Second Edition. 2000. </w:t>
            </w:r>
            <w:hyperlink r:id="rId52" w:history="1">
              <w:r w:rsidRPr="00542D78">
                <w:rPr>
                  <w:rStyle w:val="Hyperlink"/>
                  <w:rFonts w:ascii="Arial" w:hAnsi="Arial"/>
                  <w:sz w:val="22"/>
                  <w:szCs w:val="22"/>
                </w:rPr>
                <w:t>http://www.ica.org/download.php?id=1687</w:t>
              </w:r>
            </w:hyperlink>
            <w:r w:rsidRPr="00542D78">
              <w:rPr>
                <w:sz w:val="22"/>
                <w:szCs w:val="22"/>
              </w:rPr>
              <w:t>)</w:t>
            </w:r>
          </w:p>
        </w:tc>
      </w:tr>
      <w:tr w:rsidR="00542D78" w:rsidTr="00542D78">
        <w:trPr>
          <w:cantSplit/>
        </w:trPr>
        <w:tc>
          <w:tcPr>
            <w:tcW w:w="1771" w:type="dxa"/>
            <w:shd w:val="clear" w:color="auto" w:fill="auto"/>
          </w:tcPr>
          <w:p w:rsidR="00542D78" w:rsidRPr="00542D78" w:rsidRDefault="00542D78" w:rsidP="00542D78">
            <w:pPr>
              <w:spacing w:after="0"/>
              <w:rPr>
                <w:szCs w:val="22"/>
              </w:rPr>
            </w:pPr>
            <w:r w:rsidRPr="00542D78">
              <w:rPr>
                <w:szCs w:val="22"/>
              </w:rPr>
              <w:t>[Richtlinie ISAD(G)]</w:t>
            </w:r>
          </w:p>
        </w:tc>
        <w:tc>
          <w:tcPr>
            <w:tcW w:w="7440" w:type="dxa"/>
            <w:shd w:val="clear" w:color="auto" w:fill="auto"/>
          </w:tcPr>
          <w:p w:rsidR="00542D78" w:rsidRPr="00542D78" w:rsidRDefault="00542D78" w:rsidP="00542D78">
            <w:pPr>
              <w:pStyle w:val="Default"/>
              <w:rPr>
                <w:sz w:val="22"/>
                <w:szCs w:val="22"/>
              </w:rPr>
            </w:pPr>
            <w:r w:rsidRPr="00542D78">
              <w:rPr>
                <w:sz w:val="22"/>
                <w:szCs w:val="22"/>
              </w:rPr>
              <w:t>Verband Schweizerischer Archivarinnen und Archivare VSA (Hg.), Schweizerische Richtlinie für die Umsetzung von ISAD(G) – International Standard Archival Description (General). 2009.</w:t>
            </w:r>
            <w:r w:rsidRPr="00542D78">
              <w:rPr>
                <w:sz w:val="22"/>
                <w:szCs w:val="22"/>
              </w:rPr>
              <w:br/>
            </w:r>
            <w:hyperlink r:id="rId53" w:history="1">
              <w:r w:rsidRPr="00542D78">
                <w:rPr>
                  <w:rStyle w:val="Hyperlink"/>
                  <w:rFonts w:ascii="Arial" w:hAnsi="Arial"/>
                  <w:sz w:val="22"/>
                  <w:szCs w:val="22"/>
                </w:rPr>
                <w:t>http://www.vsa-aas.org/fileadmin/user_upload/texte/ag_n_und_s/Richtlinien_ISAD_G_VSA_d.pdf</w:t>
              </w:r>
            </w:hyperlink>
          </w:p>
        </w:tc>
      </w:tr>
      <w:tr w:rsidR="00542D78" w:rsidTr="00542D78">
        <w:trPr>
          <w:cantSplit/>
        </w:trPr>
        <w:tc>
          <w:tcPr>
            <w:tcW w:w="1771" w:type="dxa"/>
            <w:shd w:val="clear" w:color="auto" w:fill="auto"/>
          </w:tcPr>
          <w:p w:rsidR="00542D78" w:rsidRPr="00542D78" w:rsidRDefault="00542D78" w:rsidP="00542D78">
            <w:pPr>
              <w:spacing w:after="0"/>
              <w:rPr>
                <w:szCs w:val="22"/>
              </w:rPr>
            </w:pPr>
            <w:r w:rsidRPr="00542D78">
              <w:rPr>
                <w:szCs w:val="22"/>
              </w:rPr>
              <w:t xml:space="preserve">[xIsadg </w:t>
            </w:r>
            <w:r w:rsidRPr="00542D78">
              <w:rPr>
                <w:szCs w:val="22"/>
              </w:rPr>
              <w:br/>
              <w:t>DataDictionary]</w:t>
            </w:r>
          </w:p>
        </w:tc>
        <w:tc>
          <w:tcPr>
            <w:tcW w:w="7440" w:type="dxa"/>
            <w:shd w:val="clear" w:color="auto" w:fill="auto"/>
          </w:tcPr>
          <w:p w:rsidR="00542D78" w:rsidRPr="00542D78" w:rsidRDefault="00542D78" w:rsidP="00542D78">
            <w:pPr>
              <w:pStyle w:val="Default"/>
              <w:rPr>
                <w:sz w:val="22"/>
                <w:szCs w:val="22"/>
              </w:rPr>
            </w:pPr>
            <w:r w:rsidRPr="00542D78">
              <w:rPr>
                <w:sz w:val="22"/>
                <w:szCs w:val="22"/>
              </w:rPr>
              <w:t>Rahmenspezifikation für die digitale Archivierung (Projekt bentō): Descriptive Information: Data Dictionary &amp; XML Schema Beschreibung</w:t>
            </w:r>
            <w:r w:rsidRPr="00542D78">
              <w:rPr>
                <w:sz w:val="22"/>
                <w:szCs w:val="22"/>
              </w:rPr>
              <w:br/>
              <w:t>(xIsadg_DataDictionary_v1.6.pdf)</w:t>
            </w:r>
            <w:r w:rsidRPr="00542D78">
              <w:rPr>
                <w:sz w:val="22"/>
                <w:szCs w:val="22"/>
              </w:rPr>
              <w:br/>
            </w:r>
            <w:hyperlink r:id="rId54" w:history="1">
              <w:r w:rsidRPr="00542D78">
                <w:rPr>
                  <w:rStyle w:val="Hyperlink"/>
                  <w:rFonts w:ascii="Arial" w:hAnsi="Arial"/>
                  <w:sz w:val="22"/>
                  <w:szCs w:val="22"/>
                </w:rPr>
                <w:t>http://kost-ceco.ch/cms/index.php?bento_de</w:t>
              </w:r>
            </w:hyperlink>
            <w:r w:rsidRPr="00542D78">
              <w:rPr>
                <w:sz w:val="22"/>
                <w:szCs w:val="22"/>
              </w:rPr>
              <w:t xml:space="preserve"> </w:t>
            </w:r>
          </w:p>
        </w:tc>
      </w:tr>
      <w:tr w:rsidR="00542D78" w:rsidRPr="00523F32" w:rsidTr="00542D78">
        <w:trPr>
          <w:cantSplit/>
        </w:trPr>
        <w:tc>
          <w:tcPr>
            <w:tcW w:w="1771" w:type="dxa"/>
            <w:shd w:val="clear" w:color="auto" w:fill="auto"/>
          </w:tcPr>
          <w:p w:rsidR="00542D78" w:rsidRPr="00542D78" w:rsidRDefault="00542D78" w:rsidP="00542D78">
            <w:pPr>
              <w:spacing w:after="0"/>
              <w:rPr>
                <w:szCs w:val="22"/>
              </w:rPr>
            </w:pPr>
            <w:r w:rsidRPr="00542D78">
              <w:rPr>
                <w:szCs w:val="22"/>
              </w:rPr>
              <w:t>[METS]</w:t>
            </w:r>
          </w:p>
        </w:tc>
        <w:tc>
          <w:tcPr>
            <w:tcW w:w="7440" w:type="dxa"/>
            <w:shd w:val="clear" w:color="auto" w:fill="auto"/>
          </w:tcPr>
          <w:p w:rsidR="00542D78" w:rsidRPr="00542D78" w:rsidRDefault="00542D78" w:rsidP="00542D78">
            <w:pPr>
              <w:pStyle w:val="Default"/>
              <w:rPr>
                <w:sz w:val="22"/>
                <w:szCs w:val="22"/>
                <w:lang w:val="en-US"/>
              </w:rPr>
            </w:pPr>
            <w:r w:rsidRPr="00542D78">
              <w:rPr>
                <w:sz w:val="22"/>
                <w:szCs w:val="22"/>
                <w:lang w:val="en-US"/>
              </w:rPr>
              <w:t>Metadata Encoding and Transmission Standard</w:t>
            </w:r>
            <w:r w:rsidRPr="00542D78">
              <w:rPr>
                <w:sz w:val="22"/>
                <w:szCs w:val="22"/>
                <w:lang w:val="en-US"/>
              </w:rPr>
              <w:br/>
            </w:r>
            <w:r w:rsidR="00523F32">
              <w:fldChar w:fldCharType="begin"/>
            </w:r>
            <w:r w:rsidR="00523F32" w:rsidRPr="00523F32">
              <w:rPr>
                <w:lang w:val="en-US"/>
                <w:rPrChange w:id="228" w:author="U80789367" w:date="2014-10-28T16:19:00Z">
                  <w:rPr/>
                </w:rPrChange>
              </w:rPr>
              <w:instrText xml:space="preserve"> HYPERLINK "http://www.loc.gov/standards/mets/" </w:instrText>
            </w:r>
            <w:r w:rsidR="00523F32">
              <w:fldChar w:fldCharType="separate"/>
            </w:r>
            <w:r w:rsidRPr="00542D78">
              <w:rPr>
                <w:rStyle w:val="Hyperlink"/>
                <w:rFonts w:ascii="Arial" w:hAnsi="Arial"/>
                <w:sz w:val="22"/>
                <w:szCs w:val="22"/>
                <w:lang w:val="en-US"/>
              </w:rPr>
              <w:t>http://www.loc.gov/standards/mets/</w:t>
            </w:r>
            <w:r w:rsidR="00523F32">
              <w:rPr>
                <w:rStyle w:val="Hyperlink"/>
                <w:rFonts w:ascii="Arial" w:hAnsi="Arial"/>
                <w:sz w:val="22"/>
                <w:szCs w:val="22"/>
                <w:lang w:val="en-US"/>
              </w:rPr>
              <w:fldChar w:fldCharType="end"/>
            </w:r>
            <w:r w:rsidRPr="00542D78">
              <w:rPr>
                <w:sz w:val="22"/>
                <w:szCs w:val="22"/>
                <w:lang w:val="en-US"/>
              </w:rPr>
              <w:t xml:space="preserve"> </w:t>
            </w:r>
          </w:p>
        </w:tc>
      </w:tr>
      <w:tr w:rsidR="00542D78" w:rsidRPr="00924D34" w:rsidTr="00542D78">
        <w:trPr>
          <w:cantSplit/>
        </w:trPr>
        <w:tc>
          <w:tcPr>
            <w:tcW w:w="1771" w:type="dxa"/>
            <w:shd w:val="clear" w:color="auto" w:fill="auto"/>
          </w:tcPr>
          <w:p w:rsidR="00542D78" w:rsidRPr="00542D78" w:rsidRDefault="00542D78" w:rsidP="00542D78">
            <w:pPr>
              <w:spacing w:after="0"/>
              <w:rPr>
                <w:szCs w:val="22"/>
              </w:rPr>
            </w:pPr>
            <w:r w:rsidRPr="00542D78">
              <w:rPr>
                <w:szCs w:val="22"/>
              </w:rPr>
              <w:t>[Matterhorn METS Profile]</w:t>
            </w:r>
          </w:p>
        </w:tc>
        <w:tc>
          <w:tcPr>
            <w:tcW w:w="7440" w:type="dxa"/>
            <w:shd w:val="clear" w:color="auto" w:fill="auto"/>
          </w:tcPr>
          <w:p w:rsidR="00542D78" w:rsidRPr="00542D78" w:rsidRDefault="00542D78" w:rsidP="00542D78">
            <w:pPr>
              <w:pStyle w:val="Default"/>
              <w:rPr>
                <w:sz w:val="22"/>
                <w:szCs w:val="22"/>
              </w:rPr>
            </w:pPr>
            <w:r w:rsidRPr="00542D78">
              <w:rPr>
                <w:sz w:val="22"/>
                <w:szCs w:val="22"/>
              </w:rPr>
              <w:t>Matterhorn METS Profile</w:t>
            </w:r>
            <w:r w:rsidRPr="00542D78">
              <w:rPr>
                <w:sz w:val="22"/>
                <w:szCs w:val="22"/>
              </w:rPr>
              <w:br/>
            </w:r>
            <w:hyperlink r:id="rId55" w:history="1">
              <w:r w:rsidRPr="00542D78">
                <w:rPr>
                  <w:rStyle w:val="Hyperlink"/>
                  <w:rFonts w:ascii="Arial" w:hAnsi="Arial"/>
                  <w:sz w:val="22"/>
                  <w:szCs w:val="22"/>
                </w:rPr>
                <w:t>http://www.loc.gov/standards/mets/profiles/00000041.xml</w:t>
              </w:r>
            </w:hyperlink>
            <w:r w:rsidRPr="00542D78">
              <w:rPr>
                <w:sz w:val="22"/>
                <w:szCs w:val="22"/>
              </w:rPr>
              <w:t xml:space="preserve"> </w:t>
            </w:r>
          </w:p>
        </w:tc>
      </w:tr>
      <w:tr w:rsidR="00542D78" w:rsidRPr="00915996" w:rsidTr="00542D78">
        <w:trPr>
          <w:cantSplit/>
        </w:trPr>
        <w:tc>
          <w:tcPr>
            <w:tcW w:w="1771" w:type="dxa"/>
            <w:shd w:val="clear" w:color="auto" w:fill="auto"/>
          </w:tcPr>
          <w:p w:rsidR="00542D78" w:rsidRPr="00542D78" w:rsidRDefault="00542D78" w:rsidP="00542D78">
            <w:pPr>
              <w:spacing w:after="0"/>
              <w:rPr>
                <w:szCs w:val="22"/>
              </w:rPr>
            </w:pPr>
            <w:r w:rsidRPr="00542D78">
              <w:rPr>
                <w:szCs w:val="22"/>
              </w:rPr>
              <w:t>[OAIS]</w:t>
            </w:r>
          </w:p>
        </w:tc>
        <w:tc>
          <w:tcPr>
            <w:tcW w:w="7440" w:type="dxa"/>
            <w:shd w:val="clear" w:color="auto" w:fill="auto"/>
          </w:tcPr>
          <w:p w:rsidR="00542D78" w:rsidRPr="00542D78" w:rsidRDefault="00542D78" w:rsidP="00542D78">
            <w:pPr>
              <w:pStyle w:val="Default"/>
              <w:rPr>
                <w:sz w:val="22"/>
                <w:szCs w:val="22"/>
              </w:rPr>
            </w:pPr>
            <w:r w:rsidRPr="00542D78">
              <w:rPr>
                <w:sz w:val="22"/>
                <w:szCs w:val="22"/>
              </w:rPr>
              <w:t>nestor (Hg.), Referenzmodell für ein Offenes Archiv-Informations-System – Deutsche Übersetzung 2.0. nestor-Materialien 16, 2013.</w:t>
            </w:r>
            <w:r w:rsidRPr="00542D78">
              <w:rPr>
                <w:sz w:val="22"/>
                <w:szCs w:val="22"/>
              </w:rPr>
              <w:br/>
            </w:r>
            <w:hyperlink r:id="rId56" w:history="1">
              <w:r w:rsidRPr="00542D78">
                <w:rPr>
                  <w:rStyle w:val="Hyperlink"/>
                  <w:rFonts w:ascii="Arial" w:hAnsi="Arial"/>
                  <w:sz w:val="22"/>
                  <w:szCs w:val="22"/>
                </w:rPr>
                <w:t>http://nbn-resolving.de/urn/resolver.pl?urn=urn:nbn:de:0008-2013082706</w:t>
              </w:r>
            </w:hyperlink>
            <w:r w:rsidRPr="00542D78">
              <w:rPr>
                <w:sz w:val="22"/>
                <w:szCs w:val="22"/>
              </w:rPr>
              <w:t xml:space="preserve">  </w:t>
            </w:r>
          </w:p>
          <w:p w:rsidR="00542D78" w:rsidRPr="00542D78" w:rsidRDefault="00542D78" w:rsidP="00542D78">
            <w:pPr>
              <w:pStyle w:val="Default"/>
              <w:rPr>
                <w:sz w:val="22"/>
                <w:szCs w:val="22"/>
              </w:rPr>
            </w:pPr>
            <w:r w:rsidRPr="00542D78">
              <w:rPr>
                <w:sz w:val="22"/>
                <w:szCs w:val="22"/>
              </w:rPr>
              <w:t>(Deutsche Übersetzung von CCSDS 650.0-M-2, Reference Model for an Open Archival Information System (OAIS), Magenta Book, 2012.</w:t>
            </w:r>
            <w:r w:rsidRPr="00542D78">
              <w:rPr>
                <w:sz w:val="22"/>
                <w:szCs w:val="22"/>
              </w:rPr>
              <w:br/>
            </w:r>
            <w:hyperlink r:id="rId57" w:history="1">
              <w:r w:rsidRPr="00542D78">
                <w:rPr>
                  <w:rStyle w:val="Hyperlink"/>
                  <w:rFonts w:ascii="Arial" w:hAnsi="Arial"/>
                  <w:sz w:val="22"/>
                  <w:szCs w:val="22"/>
                  <w:lang w:val="en-US"/>
                </w:rPr>
                <w:t>http://public.ccsds.org/publications/archive/650x0m2.pdf</w:t>
              </w:r>
            </w:hyperlink>
            <w:r w:rsidRPr="00542D78">
              <w:rPr>
                <w:sz w:val="22"/>
                <w:szCs w:val="22"/>
                <w:lang w:val="en-US"/>
              </w:rPr>
              <w:t>,</w:t>
            </w:r>
            <w:r w:rsidRPr="00542D78">
              <w:rPr>
                <w:sz w:val="22"/>
                <w:szCs w:val="22"/>
                <w:lang w:val="en-US"/>
              </w:rPr>
              <w:br/>
              <w:t>inhaltsgleich mit ISO 14721:2012: Space data and information transfer systems -- Open archival information system (OAIS) -- Reference model.</w:t>
            </w:r>
            <w:r w:rsidRPr="00542D78">
              <w:rPr>
                <w:sz w:val="22"/>
                <w:szCs w:val="22"/>
                <w:lang w:val="en-US"/>
              </w:rPr>
              <w:br/>
            </w:r>
            <w:r w:rsidR="00523F32">
              <w:fldChar w:fldCharType="begin"/>
            </w:r>
            <w:r w:rsidR="00523F32" w:rsidRPr="00523F32">
              <w:rPr>
                <w:lang w:val="en-US"/>
                <w:rPrChange w:id="229" w:author="U80789367" w:date="2014-10-28T16:19:00Z">
                  <w:rPr/>
                </w:rPrChange>
              </w:rPr>
              <w:instrText xml:space="preserve"> HYPERLINK "http://www.iso.org/iso/home/store/catalogue_tc/catalogue_detail.htm?csnumber=57284" </w:instrText>
            </w:r>
            <w:r w:rsidR="00523F32">
              <w:fldChar w:fldCharType="separate"/>
            </w:r>
            <w:r w:rsidRPr="00542D78">
              <w:rPr>
                <w:rStyle w:val="Hyperlink"/>
                <w:rFonts w:ascii="Arial" w:hAnsi="Arial"/>
                <w:sz w:val="22"/>
                <w:szCs w:val="22"/>
              </w:rPr>
              <w:t>http://www.iso.org/iso/home/store/catalogue_tc/catalogue_detail.htm?csnumber=57284</w:t>
            </w:r>
            <w:r w:rsidR="00523F32">
              <w:rPr>
                <w:rStyle w:val="Hyperlink"/>
                <w:rFonts w:ascii="Arial" w:hAnsi="Arial"/>
                <w:sz w:val="22"/>
                <w:szCs w:val="22"/>
              </w:rPr>
              <w:fldChar w:fldCharType="end"/>
            </w:r>
            <w:r w:rsidRPr="00542D78">
              <w:rPr>
                <w:sz w:val="22"/>
                <w:szCs w:val="22"/>
              </w:rPr>
              <w:t xml:space="preserve">) </w:t>
            </w:r>
          </w:p>
        </w:tc>
      </w:tr>
    </w:tbl>
    <w:p w:rsidR="00542D78" w:rsidRPr="00542D78" w:rsidRDefault="00542D78" w:rsidP="00E47191">
      <w:pPr>
        <w:pStyle w:val="Anhang"/>
        <w:rPr>
          <w:b w:val="0"/>
          <w:sz w:val="22"/>
        </w:rPr>
      </w:pPr>
    </w:p>
    <w:p w:rsidR="00565A37" w:rsidRDefault="00EC3F7A" w:rsidP="00542D78">
      <w:pPr>
        <w:pStyle w:val="Anhang"/>
        <w:keepNext/>
      </w:pPr>
      <w:r>
        <w:lastRenderedPageBreak/>
        <w:t>Anhang B – Mitarbeit &amp; Ü</w:t>
      </w:r>
      <w:r w:rsidR="00565A37">
        <w:t>berprüfung</w:t>
      </w:r>
      <w:bookmarkEnd w:id="227"/>
    </w:p>
    <w:p w:rsidR="00F80F32" w:rsidRPr="00CC5B4E" w:rsidRDefault="00F80F32" w:rsidP="00542D78">
      <w:pPr>
        <w:pStyle w:val="Listenabsatz"/>
        <w:keepNext/>
        <w:numPr>
          <w:ilvl w:val="0"/>
          <w:numId w:val="39"/>
        </w:numPr>
        <w:spacing w:line="280" w:lineRule="exact"/>
        <w:rPr>
          <w:rFonts w:ascii="Arial" w:hAnsi="Arial" w:cs="Arial"/>
        </w:rPr>
      </w:pPr>
      <w:r w:rsidRPr="00CC5B4E">
        <w:rPr>
          <w:rFonts w:ascii="Arial" w:hAnsi="Arial" w:cs="Arial"/>
        </w:rPr>
        <w:t>Marguérite Bos, Schweizerisches Bundesarchiv</w:t>
      </w:r>
    </w:p>
    <w:p w:rsidR="00F80F32" w:rsidRPr="00CC5B4E" w:rsidRDefault="00F80F32" w:rsidP="00542D78">
      <w:pPr>
        <w:pStyle w:val="Listenabsatz"/>
        <w:keepNext/>
        <w:numPr>
          <w:ilvl w:val="0"/>
          <w:numId w:val="39"/>
        </w:numPr>
        <w:spacing w:after="120" w:line="280" w:lineRule="exact"/>
        <w:rPr>
          <w:rFonts w:ascii="Arial" w:hAnsi="Arial" w:cs="Arial"/>
        </w:rPr>
      </w:pPr>
      <w:r w:rsidRPr="00CC5B4E">
        <w:rPr>
          <w:rFonts w:ascii="Arial" w:hAnsi="Arial" w:cs="Arial"/>
        </w:rPr>
        <w:t>Georg Büchler, KOST</w:t>
      </w:r>
    </w:p>
    <w:p w:rsidR="00F80F32" w:rsidRPr="00CC5B4E" w:rsidRDefault="00F80F32" w:rsidP="00542D78">
      <w:pPr>
        <w:pStyle w:val="Listenabsatz"/>
        <w:keepNext/>
        <w:numPr>
          <w:ilvl w:val="0"/>
          <w:numId w:val="39"/>
        </w:numPr>
        <w:spacing w:line="280" w:lineRule="exact"/>
        <w:rPr>
          <w:rFonts w:ascii="Arial" w:hAnsi="Arial" w:cs="Arial"/>
        </w:rPr>
      </w:pPr>
      <w:r w:rsidRPr="00CC5B4E">
        <w:rPr>
          <w:rFonts w:ascii="Arial" w:hAnsi="Arial" w:cs="Arial"/>
        </w:rPr>
        <w:t>Alain Dubois, Staatsarchiv Wallis</w:t>
      </w:r>
    </w:p>
    <w:p w:rsidR="00F80F32" w:rsidRPr="00CC5B4E" w:rsidRDefault="00F80F32" w:rsidP="00542D78">
      <w:pPr>
        <w:pStyle w:val="Listenabsatz"/>
        <w:keepNext/>
        <w:numPr>
          <w:ilvl w:val="0"/>
          <w:numId w:val="39"/>
        </w:numPr>
        <w:spacing w:line="280" w:lineRule="exact"/>
        <w:rPr>
          <w:rFonts w:ascii="Arial" w:hAnsi="Arial" w:cs="Arial"/>
        </w:rPr>
      </w:pPr>
      <w:r w:rsidRPr="00CC5B4E">
        <w:rPr>
          <w:rFonts w:ascii="Arial" w:hAnsi="Arial" w:cs="Arial"/>
        </w:rPr>
        <w:t>Markus Lischer, Staatsarchiv Luzern</w:t>
      </w:r>
    </w:p>
    <w:p w:rsidR="00F80F32" w:rsidRPr="00CC5B4E" w:rsidRDefault="00F80F32" w:rsidP="00542D78">
      <w:pPr>
        <w:pStyle w:val="Listenabsatz"/>
        <w:keepNext/>
        <w:numPr>
          <w:ilvl w:val="0"/>
          <w:numId w:val="39"/>
        </w:numPr>
        <w:spacing w:after="120" w:line="280" w:lineRule="exact"/>
        <w:rPr>
          <w:rFonts w:ascii="Arial" w:hAnsi="Arial" w:cs="Arial"/>
        </w:rPr>
      </w:pPr>
      <w:r w:rsidRPr="00CC5B4E">
        <w:rPr>
          <w:rFonts w:ascii="Arial" w:hAnsi="Arial" w:cs="Arial"/>
        </w:rPr>
        <w:t xml:space="preserve">Martin Kaiser, KOST </w:t>
      </w:r>
    </w:p>
    <w:p w:rsidR="00F80F32" w:rsidRPr="00CC5B4E" w:rsidRDefault="00F80F32" w:rsidP="00542D78">
      <w:pPr>
        <w:pStyle w:val="Listenabsatz"/>
        <w:keepNext/>
        <w:numPr>
          <w:ilvl w:val="0"/>
          <w:numId w:val="39"/>
        </w:numPr>
        <w:spacing w:line="280" w:lineRule="exact"/>
        <w:rPr>
          <w:rFonts w:ascii="Arial" w:hAnsi="Arial" w:cs="Arial"/>
        </w:rPr>
      </w:pPr>
      <w:r w:rsidRPr="00CC5B4E">
        <w:rPr>
          <w:rFonts w:ascii="Arial" w:hAnsi="Arial" w:cs="Arial"/>
        </w:rPr>
        <w:t>Lambert Kansy, Staatsarchiv Basel-Stadt</w:t>
      </w:r>
    </w:p>
    <w:p w:rsidR="00F80F32" w:rsidRPr="00CC5B4E" w:rsidRDefault="00F80F32" w:rsidP="00542D78">
      <w:pPr>
        <w:pStyle w:val="Listenabsatz"/>
        <w:keepNext/>
        <w:numPr>
          <w:ilvl w:val="0"/>
          <w:numId w:val="39"/>
        </w:numPr>
        <w:spacing w:after="120" w:line="280" w:lineRule="exact"/>
        <w:rPr>
          <w:rFonts w:ascii="Arial" w:hAnsi="Arial" w:cs="Arial"/>
        </w:rPr>
      </w:pPr>
      <w:r w:rsidRPr="00CC5B4E">
        <w:rPr>
          <w:rFonts w:ascii="Arial" w:hAnsi="Arial" w:cs="Arial"/>
        </w:rPr>
        <w:t>Ursina Rodenkirch-Brändli, Staatsarchiv Graubünden</w:t>
      </w:r>
    </w:p>
    <w:p w:rsidR="00F80F32" w:rsidRPr="00CC5B4E" w:rsidRDefault="00F80F32" w:rsidP="00F80F32">
      <w:pPr>
        <w:pStyle w:val="Listenabsatz"/>
        <w:numPr>
          <w:ilvl w:val="0"/>
          <w:numId w:val="39"/>
        </w:numPr>
        <w:spacing w:after="120" w:line="280" w:lineRule="exact"/>
        <w:rPr>
          <w:rFonts w:ascii="Arial" w:hAnsi="Arial" w:cs="Arial"/>
        </w:rPr>
      </w:pPr>
      <w:r w:rsidRPr="00CC5B4E">
        <w:rPr>
          <w:rFonts w:ascii="Arial" w:hAnsi="Arial" w:cs="Arial"/>
        </w:rPr>
        <w:t xml:space="preserve">Claire Röthlisberger-Jourdan, KOST </w:t>
      </w:r>
    </w:p>
    <w:p w:rsidR="00565A37" w:rsidRDefault="00DC59DB" w:rsidP="00033EBF">
      <w:pPr>
        <w:pStyle w:val="Anhang"/>
      </w:pPr>
      <w:r w:rsidRPr="00CC5B4E">
        <w:rPr>
          <w:rFonts w:cs="Arial"/>
        </w:rPr>
        <w:br/>
      </w:r>
      <w:bookmarkStart w:id="230" w:name="_Toc396116385"/>
      <w:r w:rsidR="00565A37">
        <w:t>Anhang C – Abkürzungen</w:t>
      </w:r>
      <w:bookmarkEnd w:id="230"/>
      <w:r w:rsidR="00565A37">
        <w:t xml:space="preserve"> </w:t>
      </w:r>
    </w:p>
    <w:tbl>
      <w:tblPr>
        <w:tblW w:w="0" w:type="auto"/>
        <w:tblLayout w:type="fixed"/>
        <w:tblCellMar>
          <w:left w:w="70" w:type="dxa"/>
          <w:right w:w="70" w:type="dxa"/>
        </w:tblCellMar>
        <w:tblLook w:val="0000" w:firstRow="0" w:lastRow="0" w:firstColumn="0" w:lastColumn="0" w:noHBand="0" w:noVBand="0"/>
      </w:tblPr>
      <w:tblGrid>
        <w:gridCol w:w="1771"/>
        <w:gridCol w:w="7440"/>
      </w:tblGrid>
      <w:tr w:rsidR="00584F18" w:rsidRPr="000471D8" w:rsidTr="00D80ED5">
        <w:trPr>
          <w:cantSplit/>
          <w:tblHeader/>
        </w:trPr>
        <w:tc>
          <w:tcPr>
            <w:tcW w:w="1771" w:type="dxa"/>
            <w:shd w:val="clear" w:color="auto" w:fill="99CCFF"/>
          </w:tcPr>
          <w:p w:rsidR="00584F18" w:rsidRPr="005936E9" w:rsidRDefault="00584F18" w:rsidP="00542D78">
            <w:r w:rsidRPr="005936E9">
              <w:t>Begriff</w:t>
            </w:r>
          </w:p>
        </w:tc>
        <w:tc>
          <w:tcPr>
            <w:tcW w:w="7440" w:type="dxa"/>
            <w:shd w:val="clear" w:color="auto" w:fill="99CCFF"/>
          </w:tcPr>
          <w:p w:rsidR="00584F18" w:rsidRPr="005936E9" w:rsidRDefault="00584F18" w:rsidP="00542D78">
            <w:r w:rsidRPr="005936E9">
              <w:t>Beschreibung</w:t>
            </w:r>
          </w:p>
        </w:tc>
      </w:tr>
      <w:tr w:rsidR="00584F18" w:rsidRPr="00584F18" w:rsidTr="00D80ED5">
        <w:trPr>
          <w:cantSplit/>
        </w:trPr>
        <w:tc>
          <w:tcPr>
            <w:tcW w:w="1771" w:type="dxa"/>
            <w:shd w:val="clear" w:color="auto" w:fill="auto"/>
          </w:tcPr>
          <w:p w:rsidR="00584F18" w:rsidRPr="00584F18" w:rsidRDefault="00584F18" w:rsidP="00AB106D">
            <w:r w:rsidRPr="00584F18">
              <w:t>AIP</w:t>
            </w:r>
          </w:p>
        </w:tc>
        <w:tc>
          <w:tcPr>
            <w:tcW w:w="7440" w:type="dxa"/>
            <w:shd w:val="clear" w:color="auto" w:fill="auto"/>
          </w:tcPr>
          <w:p w:rsidR="00584F18" w:rsidRPr="00584F18" w:rsidRDefault="00584F18" w:rsidP="00AB106D">
            <w:r w:rsidRPr="00584F18">
              <w:t>Archival Information Package: AIP entstehen aus SIP im Laufe des Archivierungsprozesses der digitalen Unterlagen. AIP stellen diejenige Form der Informationspakete dar, in welcher die digitalen Unterlagen im digitalen Magazin gespeichert werden.</w:t>
            </w:r>
          </w:p>
        </w:tc>
      </w:tr>
      <w:tr w:rsidR="00AB106D" w:rsidRPr="00B17436" w:rsidTr="00D80ED5">
        <w:trPr>
          <w:cantSplit/>
        </w:trPr>
        <w:tc>
          <w:tcPr>
            <w:tcW w:w="1771" w:type="dxa"/>
            <w:shd w:val="clear" w:color="auto" w:fill="auto"/>
          </w:tcPr>
          <w:p w:rsidR="00AB106D" w:rsidRPr="00584F18" w:rsidRDefault="00AB106D" w:rsidP="00AB106D">
            <w:r w:rsidRPr="00584F18">
              <w:t>BAR</w:t>
            </w:r>
          </w:p>
        </w:tc>
        <w:tc>
          <w:tcPr>
            <w:tcW w:w="7440" w:type="dxa"/>
            <w:shd w:val="clear" w:color="auto" w:fill="auto"/>
          </w:tcPr>
          <w:p w:rsidR="00AB106D" w:rsidRPr="00584F18" w:rsidRDefault="00AB106D" w:rsidP="00AB106D">
            <w:r w:rsidRPr="00584F18">
              <w:t>Schweizerisches Bundesarchiv</w:t>
            </w:r>
          </w:p>
        </w:tc>
      </w:tr>
      <w:tr w:rsidR="00AB106D" w:rsidRPr="00B17436" w:rsidTr="00D80ED5">
        <w:trPr>
          <w:cantSplit/>
        </w:trPr>
        <w:tc>
          <w:tcPr>
            <w:tcW w:w="1771" w:type="dxa"/>
            <w:shd w:val="clear" w:color="auto" w:fill="auto"/>
          </w:tcPr>
          <w:p w:rsidR="00AB106D" w:rsidRPr="00584F18" w:rsidRDefault="00AB106D" w:rsidP="00AB106D">
            <w:r w:rsidRPr="00584F18">
              <w:t>DIP</w:t>
            </w:r>
          </w:p>
        </w:tc>
        <w:tc>
          <w:tcPr>
            <w:tcW w:w="7440" w:type="dxa"/>
            <w:shd w:val="clear" w:color="auto" w:fill="auto"/>
          </w:tcPr>
          <w:p w:rsidR="00AB106D" w:rsidRPr="00584F18" w:rsidRDefault="00AB106D" w:rsidP="00AB106D">
            <w:r w:rsidRPr="00584F18">
              <w:t>Dissemination Information Package: Ein DIP ist der Behälter für diejenigen Dossiers, welche von einem Benutzer in einem Bestellvorgang bestellt werden.</w:t>
            </w:r>
          </w:p>
        </w:tc>
      </w:tr>
      <w:tr w:rsidR="00D80ED5" w:rsidRPr="00B17436" w:rsidTr="00352B0F">
        <w:trPr>
          <w:cantSplit/>
        </w:trPr>
        <w:tc>
          <w:tcPr>
            <w:tcW w:w="1771" w:type="dxa"/>
            <w:shd w:val="clear" w:color="auto" w:fill="auto"/>
          </w:tcPr>
          <w:p w:rsidR="00D80ED5" w:rsidRPr="00584F18" w:rsidRDefault="00D80ED5" w:rsidP="00352B0F">
            <w:r w:rsidRPr="00D358A0">
              <w:t>Dossier</w:t>
            </w:r>
          </w:p>
        </w:tc>
        <w:tc>
          <w:tcPr>
            <w:tcW w:w="7440" w:type="dxa"/>
            <w:shd w:val="clear" w:color="auto" w:fill="auto"/>
          </w:tcPr>
          <w:p w:rsidR="00D80ED5" w:rsidRPr="00584F18" w:rsidRDefault="00D80ED5" w:rsidP="00352B0F">
            <w:r w:rsidRPr="00D358A0">
              <w:t>Gesamtheit (Kollektiv) der Unterlagen zu einem Geschäft. Grundsätzlich entspricht ein Dossier einem Geschäft. Durch Zusammenfassen artverwandter Geschäfte bzw. durch Aufteilung von Dossiers in Subdossiers kann diese Grundstruktur aber den jeweil</w:t>
            </w:r>
            <w:r>
              <w:t>igen Bedürfnissen angepasst wer</w:t>
            </w:r>
            <w:r w:rsidRPr="00D358A0">
              <w:t>den. Die Dossierbildung er</w:t>
            </w:r>
            <w:r>
              <w:t>folgt auf der Grundlage des Ord</w:t>
            </w:r>
            <w:r w:rsidRPr="00D358A0">
              <w:t>nungssystems.</w:t>
            </w:r>
          </w:p>
        </w:tc>
      </w:tr>
      <w:tr w:rsidR="00AB106D" w:rsidRPr="00B17436" w:rsidTr="00D80ED5">
        <w:trPr>
          <w:cantSplit/>
        </w:trPr>
        <w:tc>
          <w:tcPr>
            <w:tcW w:w="1771" w:type="dxa"/>
            <w:shd w:val="clear" w:color="auto" w:fill="auto"/>
          </w:tcPr>
          <w:p w:rsidR="00AB106D" w:rsidRPr="00584F18" w:rsidRDefault="00D80ED5" w:rsidP="00352B0F">
            <w:r>
              <w:t>EAD</w:t>
            </w:r>
          </w:p>
        </w:tc>
        <w:tc>
          <w:tcPr>
            <w:tcW w:w="7440" w:type="dxa"/>
            <w:shd w:val="clear" w:color="auto" w:fill="auto"/>
          </w:tcPr>
          <w:p w:rsidR="00AB106D" w:rsidRPr="00584F18" w:rsidRDefault="00D80ED5" w:rsidP="009E476A">
            <w:r>
              <w:t>Encoded Archival Description</w:t>
            </w:r>
            <w:r w:rsidR="00AB106D" w:rsidRPr="00D358A0">
              <w:t>.</w:t>
            </w:r>
            <w:r w:rsidR="009E476A">
              <w:t xml:space="preserve"> E</w:t>
            </w:r>
            <w:r w:rsidR="009E476A" w:rsidRPr="009E476A">
              <w:t>in dokumentarischer XML-Standard, der von der Library of Congress herausgegeben wird</w:t>
            </w:r>
            <w:r w:rsidR="009E476A">
              <w:t>.</w:t>
            </w:r>
            <w:r w:rsidR="00542D78">
              <w:t xml:space="preserve"> Siehe Referenzen [EAD]</w:t>
            </w:r>
          </w:p>
        </w:tc>
      </w:tr>
      <w:tr w:rsidR="00AB106D" w:rsidRPr="00B17436" w:rsidTr="00D80ED5">
        <w:trPr>
          <w:cantSplit/>
        </w:trPr>
        <w:tc>
          <w:tcPr>
            <w:tcW w:w="1771" w:type="dxa"/>
            <w:shd w:val="clear" w:color="auto" w:fill="auto"/>
          </w:tcPr>
          <w:p w:rsidR="00AB106D" w:rsidRPr="00584F18" w:rsidRDefault="00AB106D" w:rsidP="00AB106D">
            <w:r w:rsidRPr="00584F18">
              <w:t xml:space="preserve">GEVER </w:t>
            </w:r>
          </w:p>
        </w:tc>
        <w:tc>
          <w:tcPr>
            <w:tcW w:w="7440" w:type="dxa"/>
            <w:shd w:val="clear" w:color="auto" w:fill="auto"/>
          </w:tcPr>
          <w:p w:rsidR="00AB106D" w:rsidRPr="00584F18" w:rsidRDefault="00AB106D" w:rsidP="00AB106D">
            <w:r w:rsidRPr="00584F18">
              <w:t>Geschäftsverwaltung</w:t>
            </w:r>
            <w:r>
              <w:t>:</w:t>
            </w:r>
            <w:r w:rsidRPr="00584F18">
              <w:t xml:space="preserve"> Gesamtheit der Aktivitäten und Regeln für die Planung, Steuerung und Kontrolle sowie den Nachweis von Geschäften. Die GEVER umfasst die dokumenten- bzw. dossierbezogene Aktenführung (Führen von Geschäftsunterlagen) und das geschäftsbezogene Prozessmanagement. Die GEVER dient der wirksamen und effizienten Geschäftstätigkeit der Verwaltungseinheiten. </w:t>
            </w:r>
          </w:p>
        </w:tc>
      </w:tr>
      <w:tr w:rsidR="00AB106D" w:rsidRPr="00B17436" w:rsidTr="00D80ED5">
        <w:trPr>
          <w:cantSplit/>
        </w:trPr>
        <w:tc>
          <w:tcPr>
            <w:tcW w:w="1771" w:type="dxa"/>
            <w:shd w:val="clear" w:color="auto" w:fill="auto"/>
          </w:tcPr>
          <w:p w:rsidR="00AB106D" w:rsidRPr="00584F18" w:rsidRDefault="00AB106D" w:rsidP="00AB106D">
            <w:r w:rsidRPr="00584F18">
              <w:t>OAIS</w:t>
            </w:r>
          </w:p>
        </w:tc>
        <w:tc>
          <w:tcPr>
            <w:tcW w:w="7440" w:type="dxa"/>
            <w:shd w:val="clear" w:color="auto" w:fill="auto"/>
          </w:tcPr>
          <w:p w:rsidR="00AB106D" w:rsidRPr="00584F18" w:rsidRDefault="00AB106D" w:rsidP="00AB106D">
            <w:r w:rsidRPr="00584F18">
              <w:t>Open Archival Information System: Als ISO 14721 verabschiedetes Referenzmodell beschreibt OAIS ein Archiv als Organisation, in dem Menschen und Systeme mit der Aufgabenstellung zusammenwirken, Informationen zu erhalten und einer definierten Nutzerschaft verfügbar zu machen.</w:t>
            </w:r>
            <w:r w:rsidR="00542D78">
              <w:t xml:space="preserve"> Siehe auch Referenzen [</w:t>
            </w:r>
            <w:r w:rsidR="00542D78" w:rsidRPr="00584F18">
              <w:t>OAIS</w:t>
            </w:r>
            <w:r w:rsidR="00542D78">
              <w:t>]</w:t>
            </w:r>
          </w:p>
        </w:tc>
      </w:tr>
      <w:tr w:rsidR="00AB106D" w:rsidRPr="00B17436" w:rsidTr="00D80ED5">
        <w:trPr>
          <w:cantSplit/>
        </w:trPr>
        <w:tc>
          <w:tcPr>
            <w:tcW w:w="1771" w:type="dxa"/>
            <w:shd w:val="clear" w:color="auto" w:fill="auto"/>
          </w:tcPr>
          <w:p w:rsidR="00AB106D" w:rsidRPr="00584F18" w:rsidRDefault="00AB106D" w:rsidP="00AB106D">
            <w:r w:rsidRPr="00584F18">
              <w:lastRenderedPageBreak/>
              <w:t>SIP</w:t>
            </w:r>
          </w:p>
        </w:tc>
        <w:tc>
          <w:tcPr>
            <w:tcW w:w="7440" w:type="dxa"/>
            <w:shd w:val="clear" w:color="auto" w:fill="auto"/>
          </w:tcPr>
          <w:p w:rsidR="00AB106D" w:rsidRPr="00584F18" w:rsidRDefault="00AB106D" w:rsidP="00AB106D">
            <w:r w:rsidRPr="00584F18">
              <w:t>Submission Information Package: SIP sind Informationspakete, die von den aktenbildenden Stellen an das Archiv übermittelt werden. Sie enthalten die digitalen Unterlagen (Primärdaten und Metadaten).</w:t>
            </w:r>
          </w:p>
        </w:tc>
      </w:tr>
    </w:tbl>
    <w:p w:rsidR="00565A37" w:rsidRDefault="00DC59DB" w:rsidP="00E47191">
      <w:pPr>
        <w:pStyle w:val="Anhang"/>
      </w:pPr>
      <w:r>
        <w:br/>
      </w:r>
      <w:bookmarkStart w:id="231" w:name="_Toc396116386"/>
      <w:r w:rsidR="00565A37">
        <w:t>Anhang D – Glossar</w:t>
      </w:r>
      <w:bookmarkEnd w:id="231"/>
    </w:p>
    <w:tbl>
      <w:tblPr>
        <w:tblW w:w="9211" w:type="dxa"/>
        <w:tblLayout w:type="fixed"/>
        <w:tblCellMar>
          <w:left w:w="70" w:type="dxa"/>
          <w:right w:w="70" w:type="dxa"/>
        </w:tblCellMar>
        <w:tblLook w:val="0000" w:firstRow="0" w:lastRow="0" w:firstColumn="0" w:lastColumn="0" w:noHBand="0" w:noVBand="0"/>
      </w:tblPr>
      <w:tblGrid>
        <w:gridCol w:w="1771"/>
        <w:gridCol w:w="7440"/>
      </w:tblGrid>
      <w:tr w:rsidR="00F80F32" w:rsidRPr="000471D8" w:rsidTr="00F800EF">
        <w:trPr>
          <w:cantSplit/>
          <w:tblHeader/>
        </w:trPr>
        <w:tc>
          <w:tcPr>
            <w:tcW w:w="1771" w:type="dxa"/>
            <w:shd w:val="clear" w:color="auto" w:fill="99CCFF"/>
            <w:vAlign w:val="center"/>
          </w:tcPr>
          <w:p w:rsidR="00F80F32" w:rsidRPr="005936E9" w:rsidRDefault="00F80F32" w:rsidP="00F80F32">
            <w:r w:rsidRPr="005936E9">
              <w:t>Begriff</w:t>
            </w:r>
          </w:p>
        </w:tc>
        <w:tc>
          <w:tcPr>
            <w:tcW w:w="7440" w:type="dxa"/>
            <w:shd w:val="clear" w:color="auto" w:fill="99CCFF"/>
            <w:vAlign w:val="center"/>
          </w:tcPr>
          <w:p w:rsidR="00F80F32" w:rsidRPr="005936E9" w:rsidRDefault="00F80F32" w:rsidP="00F80F32">
            <w:r w:rsidRPr="005936E9">
              <w:t>Beschreibung</w:t>
            </w:r>
          </w:p>
        </w:tc>
      </w:tr>
      <w:tr w:rsidR="00F80F32" w:rsidRPr="00B17436" w:rsidTr="00F800EF">
        <w:trPr>
          <w:cantSplit/>
        </w:trPr>
        <w:tc>
          <w:tcPr>
            <w:tcW w:w="1771" w:type="dxa"/>
            <w:shd w:val="clear" w:color="auto" w:fill="auto"/>
          </w:tcPr>
          <w:p w:rsidR="00F80F32" w:rsidRPr="00584F18" w:rsidRDefault="00F80F32" w:rsidP="00F80F32">
            <w:r w:rsidRPr="00584F18">
              <w:t>Ablieferung</w:t>
            </w:r>
          </w:p>
        </w:tc>
        <w:tc>
          <w:tcPr>
            <w:tcW w:w="7440" w:type="dxa"/>
            <w:shd w:val="clear" w:color="auto" w:fill="auto"/>
            <w:vAlign w:val="center"/>
          </w:tcPr>
          <w:p w:rsidR="00F80F32" w:rsidRPr="00584F18" w:rsidRDefault="00F80F32" w:rsidP="00F80F32">
            <w:r w:rsidRPr="00584F18">
              <w:t xml:space="preserve">Die Ablieferung bezeichnet sowohl den Prozess, bei dem eine Stelle Unterlagen dem Archiv übergibt, wie auch die Gesamtmenge der von einem Amt während einer Ablieferung übergebenen Unterlagen. </w:t>
            </w:r>
          </w:p>
        </w:tc>
      </w:tr>
      <w:tr w:rsidR="00F80F32" w:rsidRPr="00B17436" w:rsidTr="00F800EF">
        <w:trPr>
          <w:cantSplit/>
        </w:trPr>
        <w:tc>
          <w:tcPr>
            <w:tcW w:w="1771" w:type="dxa"/>
            <w:shd w:val="clear" w:color="auto" w:fill="auto"/>
          </w:tcPr>
          <w:p w:rsidR="00F80F32" w:rsidRPr="00584F18" w:rsidRDefault="00F80F32" w:rsidP="00F80F32">
            <w:r w:rsidRPr="00584F18">
              <w:t xml:space="preserve">Abliefernde </w:t>
            </w:r>
            <w:r w:rsidR="00F800EF">
              <w:br/>
            </w:r>
            <w:r w:rsidRPr="00584F18">
              <w:t>Stelle</w:t>
            </w:r>
          </w:p>
        </w:tc>
        <w:tc>
          <w:tcPr>
            <w:tcW w:w="7440" w:type="dxa"/>
            <w:shd w:val="clear" w:color="auto" w:fill="auto"/>
            <w:vAlign w:val="center"/>
          </w:tcPr>
          <w:p w:rsidR="00F80F32" w:rsidRPr="00584F18" w:rsidRDefault="00F80F32" w:rsidP="00F80F32">
            <w:r w:rsidRPr="00584F18">
              <w:t>Bezeichnung der Stelle bzw. Organisationseinheit, welche die Unterlagen an das Archiv abliefert. Die abliefernde Stelle ist häufig identisch mit dem Aktenbildner, dies ist jedoch nicht zwingend der Fall.</w:t>
            </w:r>
          </w:p>
        </w:tc>
      </w:tr>
      <w:tr w:rsidR="00AB106D" w:rsidRPr="00B17436" w:rsidTr="00F800EF">
        <w:trPr>
          <w:cantSplit/>
        </w:trPr>
        <w:tc>
          <w:tcPr>
            <w:tcW w:w="1771" w:type="dxa"/>
            <w:shd w:val="clear" w:color="auto" w:fill="auto"/>
          </w:tcPr>
          <w:p w:rsidR="00AB106D" w:rsidRPr="00584F18" w:rsidRDefault="00AB106D" w:rsidP="00352B0F">
            <w:r w:rsidRPr="002B2E53">
              <w:t>Attribut</w:t>
            </w:r>
          </w:p>
        </w:tc>
        <w:tc>
          <w:tcPr>
            <w:tcW w:w="7440" w:type="dxa"/>
            <w:shd w:val="clear" w:color="auto" w:fill="auto"/>
          </w:tcPr>
          <w:p w:rsidR="00AB106D" w:rsidRPr="00584F18" w:rsidRDefault="00AB106D" w:rsidP="00352B0F">
            <w:r w:rsidRPr="002B2E53">
              <w:t>Eine atomare Einheit innerhalb einer grösseren Einheit (Entität), hier von Metadaten. Ein solches einzelnes Metadatum wird auch Element ( bei EAD) oder Feld (bei Datenbanken) genannt.</w:t>
            </w:r>
          </w:p>
        </w:tc>
      </w:tr>
      <w:tr w:rsidR="00F80F32" w:rsidRPr="00B17436" w:rsidTr="00F800EF">
        <w:trPr>
          <w:cantSplit/>
        </w:trPr>
        <w:tc>
          <w:tcPr>
            <w:tcW w:w="1771" w:type="dxa"/>
            <w:shd w:val="clear" w:color="auto" w:fill="auto"/>
          </w:tcPr>
          <w:p w:rsidR="00F80F32" w:rsidRPr="00584F18" w:rsidRDefault="00F80F32" w:rsidP="00F80F32">
            <w:r w:rsidRPr="00584F18">
              <w:t>Aktenbildner</w:t>
            </w:r>
          </w:p>
        </w:tc>
        <w:tc>
          <w:tcPr>
            <w:tcW w:w="7440" w:type="dxa"/>
            <w:shd w:val="clear" w:color="auto" w:fill="auto"/>
            <w:vAlign w:val="center"/>
          </w:tcPr>
          <w:p w:rsidR="00F80F32" w:rsidRPr="00584F18" w:rsidRDefault="00F80F32" w:rsidP="00F80F32">
            <w:r w:rsidRPr="00584F18">
              <w:t>Bezeichnung der Stelle bzw. Organisationseinheit, welche die Unterlagen gebildet und geführt hat.</w:t>
            </w:r>
          </w:p>
        </w:tc>
      </w:tr>
      <w:tr w:rsidR="00F80F32" w:rsidRPr="00B17436" w:rsidTr="00F800EF">
        <w:trPr>
          <w:cantSplit/>
        </w:trPr>
        <w:tc>
          <w:tcPr>
            <w:tcW w:w="1771" w:type="dxa"/>
            <w:shd w:val="clear" w:color="auto" w:fill="auto"/>
          </w:tcPr>
          <w:p w:rsidR="00F80F32" w:rsidRPr="00584F18" w:rsidRDefault="00F80F32" w:rsidP="00F80F32">
            <w:r w:rsidRPr="00584F18">
              <w:t>Archiv</w:t>
            </w:r>
          </w:p>
        </w:tc>
        <w:tc>
          <w:tcPr>
            <w:tcW w:w="7440" w:type="dxa"/>
            <w:shd w:val="clear" w:color="auto" w:fill="auto"/>
            <w:vAlign w:val="center"/>
          </w:tcPr>
          <w:p w:rsidR="00F80F32" w:rsidRPr="00584F18" w:rsidRDefault="00F80F32" w:rsidP="00F80F32">
            <w:r w:rsidRPr="00584F18">
              <w:t>1. Institution/Stelle, die Archivgut erfasst, aufbewahrt, konserviert und zugänglich macht. 2. Archivierte Unterlagen einer Organisation. 3. Gebäude oder Institution, das/die für die Archivierung von Unterlagen gebaut oder hergerichtet wurde.</w:t>
            </w:r>
          </w:p>
        </w:tc>
      </w:tr>
      <w:tr w:rsidR="00F80F32" w:rsidRPr="00B17436" w:rsidTr="00F800EF">
        <w:trPr>
          <w:cantSplit/>
        </w:trPr>
        <w:tc>
          <w:tcPr>
            <w:tcW w:w="1771" w:type="dxa"/>
            <w:shd w:val="clear" w:color="auto" w:fill="auto"/>
          </w:tcPr>
          <w:p w:rsidR="00F80F32" w:rsidRPr="00584F18" w:rsidRDefault="00F80F32" w:rsidP="00F80F32">
            <w:r w:rsidRPr="00584F18">
              <w:t>Archivischer Vorgang</w:t>
            </w:r>
          </w:p>
        </w:tc>
        <w:tc>
          <w:tcPr>
            <w:tcW w:w="7440" w:type="dxa"/>
            <w:shd w:val="clear" w:color="auto" w:fill="auto"/>
            <w:vAlign w:val="center"/>
          </w:tcPr>
          <w:p w:rsidR="00F80F32" w:rsidRPr="00584F18" w:rsidRDefault="00F80F32" w:rsidP="00F80F32">
            <w:r w:rsidRPr="00584F18">
              <w:t>Ein archivischer Vorgang findet im Archiv statt. Er umfasst und dokumentiert Tätigkeiten im Bereich der Übernahme oder der Erhaltung.</w:t>
            </w:r>
          </w:p>
        </w:tc>
      </w:tr>
      <w:tr w:rsidR="00F80F32" w:rsidRPr="00B17436" w:rsidTr="00F800EF">
        <w:trPr>
          <w:cantSplit/>
        </w:trPr>
        <w:tc>
          <w:tcPr>
            <w:tcW w:w="1771" w:type="dxa"/>
            <w:shd w:val="clear" w:color="auto" w:fill="auto"/>
          </w:tcPr>
          <w:p w:rsidR="00F80F32" w:rsidRPr="00584F18" w:rsidRDefault="00F80F32" w:rsidP="00F80F32">
            <w:r w:rsidRPr="00584F18">
              <w:t>archivtauglich</w:t>
            </w:r>
          </w:p>
        </w:tc>
        <w:tc>
          <w:tcPr>
            <w:tcW w:w="7440" w:type="dxa"/>
            <w:shd w:val="clear" w:color="auto" w:fill="auto"/>
            <w:vAlign w:val="center"/>
          </w:tcPr>
          <w:p w:rsidR="00F80F32" w:rsidRPr="00584F18" w:rsidRDefault="00F80F32" w:rsidP="00F80F32">
            <w:r w:rsidRPr="00584F18">
              <w:t>Archivtaugliche Dateiformate genügen den Anforderungen des Archivs für die Erhaltung der digitalen Unterlagen.</w:t>
            </w:r>
          </w:p>
        </w:tc>
      </w:tr>
      <w:tr w:rsidR="00F80F32" w:rsidRPr="00B17436" w:rsidTr="00F800EF">
        <w:trPr>
          <w:cantSplit/>
        </w:trPr>
        <w:tc>
          <w:tcPr>
            <w:tcW w:w="1771" w:type="dxa"/>
            <w:shd w:val="clear" w:color="auto" w:fill="auto"/>
          </w:tcPr>
          <w:p w:rsidR="00F80F32" w:rsidRPr="00584F18" w:rsidRDefault="00F80F32" w:rsidP="00F80F32">
            <w:r w:rsidRPr="00584F18">
              <w:t>archivwürdig</w:t>
            </w:r>
          </w:p>
        </w:tc>
        <w:tc>
          <w:tcPr>
            <w:tcW w:w="7440" w:type="dxa"/>
            <w:shd w:val="clear" w:color="auto" w:fill="auto"/>
            <w:vAlign w:val="center"/>
          </w:tcPr>
          <w:p w:rsidR="00F80F32" w:rsidRPr="00584F18" w:rsidRDefault="00F80F32" w:rsidP="00F80F32">
            <w:r w:rsidRPr="00584F18">
              <w:t>Archivwürdige Unterlagen sind Unterlagen, die von juristischer oder administrativer Bedeutung sind oder einen grossen Informationswert haben (d.h. aus historischer, sozialer oder kultureller Sicht wertvoll sind).</w:t>
            </w:r>
          </w:p>
        </w:tc>
      </w:tr>
      <w:tr w:rsidR="00F80F32" w:rsidRPr="00B17436" w:rsidTr="00F800EF">
        <w:trPr>
          <w:cantSplit/>
        </w:trPr>
        <w:tc>
          <w:tcPr>
            <w:tcW w:w="1771" w:type="dxa"/>
            <w:shd w:val="clear" w:color="auto" w:fill="auto"/>
          </w:tcPr>
          <w:p w:rsidR="00F80F32" w:rsidRPr="00584F18" w:rsidRDefault="00F80F32" w:rsidP="00F80F32">
            <w:r w:rsidRPr="00584F18">
              <w:t xml:space="preserve">Archivgut </w:t>
            </w:r>
          </w:p>
        </w:tc>
        <w:tc>
          <w:tcPr>
            <w:tcW w:w="7440" w:type="dxa"/>
            <w:shd w:val="clear" w:color="auto" w:fill="auto"/>
            <w:vAlign w:val="center"/>
          </w:tcPr>
          <w:p w:rsidR="00F80F32" w:rsidRPr="00584F18" w:rsidRDefault="00F80F32" w:rsidP="00F80F32">
            <w:r w:rsidRPr="00584F18">
              <w:t>Als Archivgut gelten Unterlagen, die vom Archiv zur Auf</w:t>
            </w:r>
            <w:r w:rsidRPr="00584F18">
              <w:softHyphen/>
              <w:t>bewahrung übernommen worden sind oder von anderen Stellen nach den gleichen Grundsätzen selbständig archiviert werden.</w:t>
            </w:r>
          </w:p>
        </w:tc>
      </w:tr>
      <w:tr w:rsidR="00AB106D" w:rsidRPr="00B17436" w:rsidTr="00F800EF">
        <w:trPr>
          <w:cantSplit/>
        </w:trPr>
        <w:tc>
          <w:tcPr>
            <w:tcW w:w="1771" w:type="dxa"/>
            <w:shd w:val="clear" w:color="auto" w:fill="auto"/>
          </w:tcPr>
          <w:p w:rsidR="00AB106D" w:rsidRPr="00584F18" w:rsidRDefault="00AB106D" w:rsidP="00352B0F">
            <w:r w:rsidRPr="002B2E53">
              <w:t>Bestand</w:t>
            </w:r>
          </w:p>
        </w:tc>
        <w:tc>
          <w:tcPr>
            <w:tcW w:w="7440" w:type="dxa"/>
            <w:shd w:val="clear" w:color="auto" w:fill="auto"/>
          </w:tcPr>
          <w:p w:rsidR="00AB106D" w:rsidRPr="00584F18" w:rsidRDefault="00AB106D" w:rsidP="00352B0F">
            <w:r w:rsidRPr="002B2E53">
              <w:t>Gesamtheit des übernommenen Schriftguts einer Behörde oder Amtsstelle im Archiv. Ein Bestand besteht aus einer oder mehreren Ablieferungen der gleichen Behörde (Provenienz).</w:t>
            </w:r>
          </w:p>
        </w:tc>
      </w:tr>
      <w:tr w:rsidR="00F80F32" w:rsidRPr="00B17436" w:rsidTr="00F800EF">
        <w:trPr>
          <w:cantSplit/>
        </w:trPr>
        <w:tc>
          <w:tcPr>
            <w:tcW w:w="1771" w:type="dxa"/>
            <w:shd w:val="clear" w:color="auto" w:fill="auto"/>
          </w:tcPr>
          <w:p w:rsidR="00F80F32" w:rsidRPr="00584F18" w:rsidRDefault="00F80F32" w:rsidP="00F80F32">
            <w:r w:rsidRPr="00584F18">
              <w:lastRenderedPageBreak/>
              <w:t>Datei-Ablage</w:t>
            </w:r>
          </w:p>
        </w:tc>
        <w:tc>
          <w:tcPr>
            <w:tcW w:w="7440" w:type="dxa"/>
            <w:shd w:val="clear" w:color="auto" w:fill="auto"/>
            <w:vAlign w:val="center"/>
          </w:tcPr>
          <w:p w:rsidR="00F80F32" w:rsidRPr="00584F18" w:rsidRDefault="00F80F32" w:rsidP="00F80F32">
            <w:r w:rsidRPr="00584F18">
              <w:t xml:space="preserve">Eine Datei-Ablage ist primär eine Menge von Dateien. Im Rahmen der vorliegenden Spezifikation wird der Begriff Datei-Ablage für Ablieferungen verwendet, die Dateien enthalten, die ohne ein Ordnungssystem im Sinne der Aktenführung mit einem GEVER-System abgeliefert werden. Die Dateien können aber durchaus gemäss einer anderen Systematik geordnet sein. </w:t>
            </w:r>
          </w:p>
        </w:tc>
      </w:tr>
      <w:tr w:rsidR="00F80F32" w:rsidRPr="00B17436" w:rsidTr="00F800EF">
        <w:trPr>
          <w:cantSplit/>
        </w:trPr>
        <w:tc>
          <w:tcPr>
            <w:tcW w:w="1771" w:type="dxa"/>
            <w:shd w:val="clear" w:color="auto" w:fill="auto"/>
          </w:tcPr>
          <w:p w:rsidR="00F80F32" w:rsidRPr="00584F18" w:rsidRDefault="00F80F32" w:rsidP="00F80F32">
            <w:r w:rsidRPr="00584F18">
              <w:t>Digitales Archiv</w:t>
            </w:r>
          </w:p>
        </w:tc>
        <w:tc>
          <w:tcPr>
            <w:tcW w:w="7440" w:type="dxa"/>
            <w:shd w:val="clear" w:color="auto" w:fill="auto"/>
            <w:vAlign w:val="center"/>
          </w:tcPr>
          <w:p w:rsidR="00F80F32" w:rsidRPr="00584F18" w:rsidRDefault="00F80F32" w:rsidP="00F80F32">
            <w:r w:rsidRPr="00584F18">
              <w:t>Bezeichnung für die Institution, die digitales Archivgut bewertet, sichert, erschliesst und zugänglich macht.</w:t>
            </w:r>
          </w:p>
        </w:tc>
      </w:tr>
      <w:tr w:rsidR="00F80F32" w:rsidRPr="00B17436" w:rsidTr="00F800EF">
        <w:trPr>
          <w:cantSplit/>
        </w:trPr>
        <w:tc>
          <w:tcPr>
            <w:tcW w:w="1771" w:type="dxa"/>
            <w:shd w:val="clear" w:color="auto" w:fill="auto"/>
          </w:tcPr>
          <w:p w:rsidR="00F80F32" w:rsidRPr="00584F18" w:rsidRDefault="00F80F32" w:rsidP="00F80F32">
            <w:r w:rsidRPr="00584F18">
              <w:t xml:space="preserve">Digitales </w:t>
            </w:r>
            <w:r w:rsidR="00F800EF">
              <w:br/>
            </w:r>
            <w:r w:rsidRPr="00584F18">
              <w:t>Magazin</w:t>
            </w:r>
          </w:p>
        </w:tc>
        <w:tc>
          <w:tcPr>
            <w:tcW w:w="7440" w:type="dxa"/>
            <w:shd w:val="clear" w:color="auto" w:fill="auto"/>
            <w:vAlign w:val="center"/>
          </w:tcPr>
          <w:p w:rsidR="00F80F32" w:rsidRPr="00584F18" w:rsidRDefault="00F80F32" w:rsidP="00F80F32">
            <w:r w:rsidRPr="00584F18">
              <w:t>Aufbewahrungsort für digitales Archivgut.</w:t>
            </w:r>
          </w:p>
        </w:tc>
      </w:tr>
      <w:tr w:rsidR="00F80F32" w:rsidRPr="00B17436" w:rsidTr="00F800EF">
        <w:trPr>
          <w:cantSplit/>
        </w:trPr>
        <w:tc>
          <w:tcPr>
            <w:tcW w:w="1771" w:type="dxa"/>
            <w:shd w:val="clear" w:color="auto" w:fill="auto"/>
          </w:tcPr>
          <w:p w:rsidR="00F80F32" w:rsidRPr="00584F18" w:rsidRDefault="00F80F32" w:rsidP="00F80F32">
            <w:r w:rsidRPr="00584F18">
              <w:t>Dossier</w:t>
            </w:r>
          </w:p>
        </w:tc>
        <w:tc>
          <w:tcPr>
            <w:tcW w:w="7440" w:type="dxa"/>
            <w:shd w:val="clear" w:color="auto" w:fill="auto"/>
            <w:vAlign w:val="center"/>
          </w:tcPr>
          <w:p w:rsidR="00F800EF" w:rsidRPr="00584F18" w:rsidRDefault="00F80F32" w:rsidP="00F800EF">
            <w:r w:rsidRPr="00584F18">
              <w:t>Als Dossier gilt die Gesamtheit (Kollektiv) der Unterlagen zu einem Geschäft. Grundsätzlich entspricht ein Dossier einem Geschäft. Durch Zusammenfassen artverwandter Geschäfte bzw. durch Aufteilung von Dossiers in Subdossiers kann diese Grundstruktur aber den jeweiligen Bedürfnissen angepasst werden. Die Dossierbildung erfolgt auf der Grundlage des Ordnungssystems.</w:t>
            </w:r>
          </w:p>
        </w:tc>
      </w:tr>
      <w:tr w:rsidR="00AB106D" w:rsidRPr="00B17436" w:rsidTr="00F800EF">
        <w:trPr>
          <w:cantSplit/>
        </w:trPr>
        <w:tc>
          <w:tcPr>
            <w:tcW w:w="1771" w:type="dxa"/>
            <w:shd w:val="clear" w:color="auto" w:fill="auto"/>
          </w:tcPr>
          <w:p w:rsidR="00AB106D" w:rsidRPr="002B2E53" w:rsidRDefault="00AB106D" w:rsidP="00352B0F">
            <w:r w:rsidRPr="002B2E53">
              <w:t>Element</w:t>
            </w:r>
          </w:p>
        </w:tc>
        <w:tc>
          <w:tcPr>
            <w:tcW w:w="7440" w:type="dxa"/>
            <w:shd w:val="clear" w:color="auto" w:fill="auto"/>
          </w:tcPr>
          <w:p w:rsidR="00AB106D" w:rsidRPr="00D358A0" w:rsidRDefault="00AB106D" w:rsidP="00352B0F">
            <w:r w:rsidRPr="002B2E53">
              <w:t>Bezeichnung für ein atomares Metadatum in EAD und andern Metadatenstandards, hier Attribut genannt.</w:t>
            </w:r>
          </w:p>
        </w:tc>
      </w:tr>
      <w:tr w:rsidR="00AB106D" w:rsidRPr="00B17436" w:rsidTr="00F800EF">
        <w:trPr>
          <w:cantSplit/>
        </w:trPr>
        <w:tc>
          <w:tcPr>
            <w:tcW w:w="1771" w:type="dxa"/>
            <w:shd w:val="clear" w:color="auto" w:fill="auto"/>
          </w:tcPr>
          <w:p w:rsidR="00AB106D" w:rsidRPr="00D358A0" w:rsidRDefault="00AB106D" w:rsidP="00352B0F">
            <w:r>
              <w:t>Entität</w:t>
            </w:r>
          </w:p>
        </w:tc>
        <w:tc>
          <w:tcPr>
            <w:tcW w:w="7440" w:type="dxa"/>
            <w:shd w:val="clear" w:color="auto" w:fill="auto"/>
          </w:tcPr>
          <w:p w:rsidR="00AB106D" w:rsidRPr="00D358A0" w:rsidRDefault="00AB106D" w:rsidP="00352B0F">
            <w:r>
              <w:t xml:space="preserve">Eine Einheit von Attributen, die eine Sache oder einen Sachverhalt beschreiben, bzw. ein Objekt, das durch Attribute bestimmt wird. In eCH-0160 ist das Objekt eine Verzeichnungsebene. </w:t>
            </w:r>
          </w:p>
        </w:tc>
      </w:tr>
      <w:tr w:rsidR="00F800EF" w:rsidRPr="00B17436" w:rsidTr="00352B0F">
        <w:trPr>
          <w:cantSplit/>
        </w:trPr>
        <w:tc>
          <w:tcPr>
            <w:tcW w:w="1771" w:type="dxa"/>
            <w:shd w:val="clear" w:color="auto" w:fill="auto"/>
          </w:tcPr>
          <w:p w:rsidR="00F800EF" w:rsidRPr="00584F18" w:rsidRDefault="00F800EF" w:rsidP="00352B0F">
            <w:r w:rsidRPr="00584F18">
              <w:t>Metadaten</w:t>
            </w:r>
          </w:p>
        </w:tc>
        <w:tc>
          <w:tcPr>
            <w:tcW w:w="7440" w:type="dxa"/>
            <w:shd w:val="clear" w:color="auto" w:fill="auto"/>
            <w:vAlign w:val="center"/>
          </w:tcPr>
          <w:p w:rsidR="00F800EF" w:rsidRPr="00584F18" w:rsidRDefault="00F800EF" w:rsidP="00352B0F">
            <w:r w:rsidRPr="00584F18">
              <w:t>Metadaten können als «Informationen über die Primärdaten» (Daten über Daten) bezeichnet werden, da sie einen beschreibenden Charakter haben.</w:t>
            </w:r>
          </w:p>
        </w:tc>
      </w:tr>
      <w:tr w:rsidR="00F800EF" w:rsidRPr="00B17436" w:rsidTr="00F800EF">
        <w:trPr>
          <w:cantSplit/>
        </w:trPr>
        <w:tc>
          <w:tcPr>
            <w:tcW w:w="1771" w:type="dxa"/>
            <w:shd w:val="clear" w:color="auto" w:fill="auto"/>
          </w:tcPr>
          <w:p w:rsidR="00F800EF" w:rsidRPr="00584F18" w:rsidRDefault="00F800EF" w:rsidP="00352B0F">
            <w:r w:rsidRPr="00D358A0">
              <w:t>Metadat</w:t>
            </w:r>
            <w:r>
              <w:t>um</w:t>
            </w:r>
          </w:p>
        </w:tc>
        <w:tc>
          <w:tcPr>
            <w:tcW w:w="7440" w:type="dxa"/>
            <w:shd w:val="clear" w:color="auto" w:fill="auto"/>
            <w:vAlign w:val="center"/>
          </w:tcPr>
          <w:p w:rsidR="00F800EF" w:rsidRPr="00584F18" w:rsidRDefault="00F800EF" w:rsidP="00352B0F">
            <w:r>
              <w:t>Atomare Einheit in einem Metadatenmodell.</w:t>
            </w:r>
          </w:p>
        </w:tc>
      </w:tr>
      <w:tr w:rsidR="00F80F32" w:rsidRPr="00B17436" w:rsidTr="00F800EF">
        <w:trPr>
          <w:cantSplit/>
        </w:trPr>
        <w:tc>
          <w:tcPr>
            <w:tcW w:w="1771" w:type="dxa"/>
            <w:shd w:val="clear" w:color="auto" w:fill="auto"/>
          </w:tcPr>
          <w:p w:rsidR="00F80F32" w:rsidRPr="00584F18" w:rsidRDefault="00F800EF" w:rsidP="00F80F32">
            <w:r w:rsidRPr="00D358A0">
              <w:t>Metadaten</w:t>
            </w:r>
            <w:r>
              <w:t>- standard</w:t>
            </w:r>
          </w:p>
        </w:tc>
        <w:tc>
          <w:tcPr>
            <w:tcW w:w="7440" w:type="dxa"/>
            <w:shd w:val="clear" w:color="auto" w:fill="auto"/>
            <w:vAlign w:val="center"/>
          </w:tcPr>
          <w:p w:rsidR="00F80F32" w:rsidRPr="00584F18" w:rsidRDefault="00F800EF" w:rsidP="00F80F32">
            <w:r>
              <w:t>Normalisierung der Art und Weise, auf welche Art Metadaten eine gegebene Entität, Sache oder Sachverhalt beschreiben</w:t>
            </w:r>
            <w:r w:rsidR="00F80F32" w:rsidRPr="00584F18">
              <w:t>.</w:t>
            </w:r>
          </w:p>
        </w:tc>
      </w:tr>
      <w:tr w:rsidR="00F80F32" w:rsidRPr="00B17436" w:rsidTr="00F800EF">
        <w:trPr>
          <w:cantSplit/>
        </w:trPr>
        <w:tc>
          <w:tcPr>
            <w:tcW w:w="1771" w:type="dxa"/>
            <w:shd w:val="clear" w:color="auto" w:fill="auto"/>
          </w:tcPr>
          <w:p w:rsidR="00F80F32" w:rsidRPr="00584F18" w:rsidRDefault="00F80F32" w:rsidP="00F80F32">
            <w:r w:rsidRPr="00584F18">
              <w:t>Primärdaten</w:t>
            </w:r>
          </w:p>
        </w:tc>
        <w:tc>
          <w:tcPr>
            <w:tcW w:w="7440" w:type="dxa"/>
            <w:shd w:val="clear" w:color="auto" w:fill="auto"/>
            <w:vAlign w:val="center"/>
          </w:tcPr>
          <w:p w:rsidR="00F80F32" w:rsidRPr="00584F18" w:rsidRDefault="00F80F32" w:rsidP="00F80F32">
            <w:r w:rsidRPr="00584F18">
              <w:t>Primärdaten sind Daten, die ausschliesslich direkt bei den einzelnen Aktenbildnern entstehen.</w:t>
            </w:r>
          </w:p>
        </w:tc>
      </w:tr>
      <w:tr w:rsidR="00F800EF" w:rsidRPr="00B17436" w:rsidTr="00352B0F">
        <w:trPr>
          <w:cantSplit/>
        </w:trPr>
        <w:tc>
          <w:tcPr>
            <w:tcW w:w="1771" w:type="dxa"/>
            <w:shd w:val="clear" w:color="auto" w:fill="auto"/>
          </w:tcPr>
          <w:p w:rsidR="00F800EF" w:rsidRPr="00584F18" w:rsidRDefault="00F800EF" w:rsidP="00352B0F">
            <w:r>
              <w:t>Serie</w:t>
            </w:r>
          </w:p>
        </w:tc>
        <w:tc>
          <w:tcPr>
            <w:tcW w:w="7440" w:type="dxa"/>
            <w:shd w:val="clear" w:color="auto" w:fill="auto"/>
            <w:vAlign w:val="center"/>
          </w:tcPr>
          <w:p w:rsidR="00F800EF" w:rsidRPr="00584F18" w:rsidRDefault="00F800EF" w:rsidP="00352B0F">
            <w:r w:rsidRPr="00EA01FB">
              <w:t xml:space="preserve">Gleichförmige </w:t>
            </w:r>
            <w:r>
              <w:t>Menge von Dossiers innerhalb eines Archivbestandes, synonym für Serie.</w:t>
            </w:r>
          </w:p>
        </w:tc>
      </w:tr>
      <w:tr w:rsidR="00F80F32" w:rsidRPr="00B17436" w:rsidTr="00F800EF">
        <w:trPr>
          <w:cantSplit/>
        </w:trPr>
        <w:tc>
          <w:tcPr>
            <w:tcW w:w="1771" w:type="dxa"/>
            <w:shd w:val="clear" w:color="auto" w:fill="auto"/>
          </w:tcPr>
          <w:p w:rsidR="00F80F32" w:rsidRPr="00584F18" w:rsidRDefault="00F80F32" w:rsidP="00F80F32">
            <w:r w:rsidRPr="00584F18">
              <w:t>Schutzfrist</w:t>
            </w:r>
          </w:p>
        </w:tc>
        <w:tc>
          <w:tcPr>
            <w:tcW w:w="7440" w:type="dxa"/>
            <w:shd w:val="clear" w:color="auto" w:fill="auto"/>
            <w:vAlign w:val="center"/>
          </w:tcPr>
          <w:p w:rsidR="00F80F32" w:rsidRPr="00584F18" w:rsidRDefault="00F80F32" w:rsidP="00F80F32">
            <w:r w:rsidRPr="00584F18">
              <w:t xml:space="preserve">Über die Schutzfristen wird der Zugang zum Archivgut geregelt. Unterlagen, welche noch einer Schutzfrist unterstehen, dürfen (ausser von der jeweiligen Akten abliefernden Stelle selbst) nur nach einem entsprechenden Bewilligungsverfahren mit positivem Entscheid eingesehen werden. </w:t>
            </w:r>
          </w:p>
        </w:tc>
      </w:tr>
      <w:tr w:rsidR="00F800EF" w:rsidRPr="00B17436" w:rsidTr="00352B0F">
        <w:trPr>
          <w:cantSplit/>
        </w:trPr>
        <w:tc>
          <w:tcPr>
            <w:tcW w:w="1771" w:type="dxa"/>
            <w:shd w:val="clear" w:color="auto" w:fill="auto"/>
          </w:tcPr>
          <w:p w:rsidR="00F800EF" w:rsidRPr="00584F18" w:rsidRDefault="00F800EF" w:rsidP="00352B0F">
            <w:r w:rsidRPr="00584F18">
              <w:t>Unterlagen</w:t>
            </w:r>
          </w:p>
        </w:tc>
        <w:tc>
          <w:tcPr>
            <w:tcW w:w="7440" w:type="dxa"/>
            <w:shd w:val="clear" w:color="auto" w:fill="auto"/>
            <w:vAlign w:val="center"/>
          </w:tcPr>
          <w:p w:rsidR="00F800EF" w:rsidRPr="00584F18" w:rsidRDefault="00F800EF" w:rsidP="00352B0F">
            <w:r w:rsidRPr="00584F18">
              <w:t>Unterlagen sind alle aufgezeichneten Informationen, unabhängig vom Informationsträger, welche bei der Erfüllung öffentlicher Aufgaben empfangen oder erstellt worden sind, sowie alle Hilfsmittel und ergänzenden Daten, die für das Verständnis dieser Informationen und deren Nutzung notwendig sind</w:t>
            </w:r>
          </w:p>
        </w:tc>
      </w:tr>
      <w:tr w:rsidR="00F80F32" w:rsidRPr="00B17436" w:rsidTr="00F800EF">
        <w:trPr>
          <w:cantSplit/>
        </w:trPr>
        <w:tc>
          <w:tcPr>
            <w:tcW w:w="1771" w:type="dxa"/>
            <w:shd w:val="clear" w:color="auto" w:fill="auto"/>
          </w:tcPr>
          <w:p w:rsidR="00F80F32" w:rsidRPr="00584F18" w:rsidRDefault="00F800EF" w:rsidP="00F80F32">
            <w:r>
              <w:lastRenderedPageBreak/>
              <w:t>Verzeichnungseinheit</w:t>
            </w:r>
          </w:p>
        </w:tc>
        <w:tc>
          <w:tcPr>
            <w:tcW w:w="7440" w:type="dxa"/>
            <w:shd w:val="clear" w:color="auto" w:fill="auto"/>
            <w:vAlign w:val="center"/>
          </w:tcPr>
          <w:p w:rsidR="00F80F32" w:rsidRPr="00584F18" w:rsidRDefault="00F800EF" w:rsidP="00F80F32">
            <w:r>
              <w:t>Ein</w:t>
            </w:r>
            <w:r w:rsidRPr="000617CC">
              <w:t xml:space="preserve"> Set von Metadatenelementen, welches einen Verzeichnungsknoten auf einer beliebigen Stufe einer archivischen Tek</w:t>
            </w:r>
            <w:r>
              <w:t>tonik be</w:t>
            </w:r>
            <w:r w:rsidRPr="000617CC">
              <w:t>schreibt. Innerhalb einer Tektonik sind Verzeichnungseinheiten hierarchisch angeordnet</w:t>
            </w:r>
            <w:r>
              <w:t>.</w:t>
            </w:r>
          </w:p>
        </w:tc>
      </w:tr>
    </w:tbl>
    <w:p w:rsidR="00565A37" w:rsidRDefault="00EC3F7A" w:rsidP="00E47191">
      <w:pPr>
        <w:pStyle w:val="Anhang"/>
      </w:pPr>
      <w:r>
        <w:br/>
      </w:r>
      <w:bookmarkStart w:id="232" w:name="_Toc396116387"/>
      <w:r w:rsidR="001E53CF">
        <w:t xml:space="preserve">Anhang E – Änderungen gegenüber Version </w:t>
      </w:r>
      <w:r w:rsidR="00932D22">
        <w:t>1.0</w:t>
      </w:r>
      <w:bookmarkEnd w:id="232"/>
    </w:p>
    <w:p w:rsidR="00932D22" w:rsidRDefault="00932D22" w:rsidP="00932D22">
      <w:r>
        <w:t>Folgende</w:t>
      </w:r>
      <w:r w:rsidRPr="00932D22">
        <w:t xml:space="preserve"> Änderungen von der Version 1.0 zur Version 1.1</w:t>
      </w:r>
      <w:r>
        <w:t xml:space="preserve"> vorgenommen</w:t>
      </w:r>
      <w:r w:rsidRPr="00932D22">
        <w:t>.</w:t>
      </w:r>
    </w:p>
    <w:tbl>
      <w:tblPr>
        <w:tblW w:w="9463" w:type="dxa"/>
        <w:tblInd w:w="108" w:type="dxa"/>
        <w:tblLayout w:type="fixed"/>
        <w:tblLook w:val="0000" w:firstRow="0" w:lastRow="0" w:firstColumn="0" w:lastColumn="0" w:noHBand="0" w:noVBand="0"/>
      </w:tblPr>
      <w:tblGrid>
        <w:gridCol w:w="3119"/>
        <w:gridCol w:w="5245"/>
        <w:gridCol w:w="1099"/>
      </w:tblGrid>
      <w:tr w:rsidR="00D97EB1" w:rsidRPr="00F80F32" w:rsidTr="00F800EF">
        <w:trPr>
          <w:cantSplit/>
          <w:trHeight w:val="103"/>
          <w:tblHeader/>
        </w:trPr>
        <w:tc>
          <w:tcPr>
            <w:tcW w:w="3119" w:type="dxa"/>
            <w:shd w:val="clear" w:color="auto" w:fill="99CCFF"/>
          </w:tcPr>
          <w:p w:rsidR="00D97EB1" w:rsidRPr="00D97EB1" w:rsidRDefault="00D97EB1" w:rsidP="00D97EB1">
            <w:r w:rsidRPr="00F80F32">
              <w:t xml:space="preserve">Kapitel </w:t>
            </w:r>
            <w:r>
              <w:t>/ ID / Dokument</w:t>
            </w:r>
          </w:p>
        </w:tc>
        <w:tc>
          <w:tcPr>
            <w:tcW w:w="5245" w:type="dxa"/>
            <w:shd w:val="clear" w:color="auto" w:fill="99CCFF"/>
          </w:tcPr>
          <w:p w:rsidR="00D97EB1" w:rsidRPr="00F80F32" w:rsidRDefault="00D97EB1" w:rsidP="00F80F32">
            <w:r w:rsidRPr="00F80F32">
              <w:t xml:space="preserve">Anpassung </w:t>
            </w:r>
          </w:p>
        </w:tc>
        <w:tc>
          <w:tcPr>
            <w:tcW w:w="1099" w:type="dxa"/>
            <w:shd w:val="clear" w:color="auto" w:fill="99CCFF"/>
          </w:tcPr>
          <w:p w:rsidR="00D97EB1" w:rsidRPr="00F80F32" w:rsidRDefault="00D97EB1" w:rsidP="00F80F32">
            <w:r w:rsidRPr="00F80F32">
              <w:t>RFC</w:t>
            </w:r>
          </w:p>
        </w:tc>
      </w:tr>
      <w:tr w:rsidR="00D97EB1" w:rsidRPr="00932D22" w:rsidTr="00F800EF">
        <w:trPr>
          <w:cantSplit/>
          <w:trHeight w:val="253"/>
        </w:trPr>
        <w:tc>
          <w:tcPr>
            <w:tcW w:w="3119" w:type="dxa"/>
            <w:shd w:val="clear" w:color="auto" w:fill="auto"/>
          </w:tcPr>
          <w:p w:rsidR="00D97EB1" w:rsidRPr="00932D22" w:rsidRDefault="00D97EB1" w:rsidP="00584F18">
            <w:r>
              <w:t xml:space="preserve">Kapitel </w:t>
            </w:r>
            <w:r w:rsidR="00FF4F73">
              <w:fldChar w:fldCharType="begin"/>
            </w:r>
            <w:r w:rsidR="00FF4F73">
              <w:instrText xml:space="preserve"> REF _Ref395778165 \r \h  \* MERGEFORMAT </w:instrText>
            </w:r>
            <w:r w:rsidR="00FF4F73">
              <w:fldChar w:fldCharType="separate"/>
            </w:r>
            <w:r w:rsidR="00BD7D93">
              <w:t>8</w:t>
            </w:r>
            <w:r w:rsidR="00FF4F73">
              <w:fldChar w:fldCharType="end"/>
            </w:r>
          </w:p>
        </w:tc>
        <w:tc>
          <w:tcPr>
            <w:tcW w:w="5245" w:type="dxa"/>
            <w:shd w:val="clear" w:color="auto" w:fill="auto"/>
          </w:tcPr>
          <w:p w:rsidR="00D97EB1" w:rsidRPr="00932D22" w:rsidRDefault="00D97EB1" w:rsidP="00584F18">
            <w:r w:rsidRPr="00594E68">
              <w:t>Change-Request-Prozess</w:t>
            </w:r>
            <w:r>
              <w:t xml:space="preserve"> neu  gemäss </w:t>
            </w:r>
            <w:r w:rsidRPr="00594E68">
              <w:t>eCH-0150.</w:t>
            </w:r>
            <w:r>
              <w:t xml:space="preserve"> Die Rollen wurden definiert.</w:t>
            </w:r>
          </w:p>
        </w:tc>
        <w:tc>
          <w:tcPr>
            <w:tcW w:w="1099" w:type="dxa"/>
            <w:shd w:val="clear" w:color="auto" w:fill="auto"/>
          </w:tcPr>
          <w:p w:rsidR="00D97EB1" w:rsidRPr="00932D22" w:rsidRDefault="00D97EB1" w:rsidP="00584F18">
            <w:r>
              <w:t>2013-12</w:t>
            </w:r>
          </w:p>
        </w:tc>
      </w:tr>
      <w:tr w:rsidR="00D97EB1" w:rsidRPr="00932D22" w:rsidTr="00F800EF">
        <w:trPr>
          <w:cantSplit/>
          <w:trHeight w:val="553"/>
        </w:trPr>
        <w:tc>
          <w:tcPr>
            <w:tcW w:w="3119" w:type="dxa"/>
            <w:shd w:val="clear" w:color="auto" w:fill="auto"/>
          </w:tcPr>
          <w:p w:rsidR="00D97EB1" w:rsidRPr="00D97EB1" w:rsidRDefault="00D97EB1" w:rsidP="00584F18">
            <w:pPr>
              <w:rPr>
                <w:lang w:val="en-US"/>
              </w:rPr>
            </w:pPr>
            <w:r w:rsidRPr="00D97EB1">
              <w:rPr>
                <w:lang w:val="en-US"/>
              </w:rPr>
              <w:t>S_5.5-1</w:t>
            </w:r>
          </w:p>
        </w:tc>
        <w:tc>
          <w:tcPr>
            <w:tcW w:w="5245" w:type="dxa"/>
            <w:shd w:val="clear" w:color="auto" w:fill="auto"/>
          </w:tcPr>
          <w:p w:rsidR="00D97EB1" w:rsidRPr="00932D22" w:rsidRDefault="00D97EB1" w:rsidP="00100A97">
            <w:r w:rsidRPr="00100A97">
              <w:t xml:space="preserve">Die Einschränkung der Pfadlänge für Dateien im SIP auf 180 Zeichen </w:t>
            </w:r>
            <w:r>
              <w:t>war mit "Muss"</w:t>
            </w:r>
            <w:r w:rsidRPr="00100A97">
              <w:t xml:space="preserve"> zu restriktiv und </w:t>
            </w:r>
            <w:r>
              <w:t xml:space="preserve">wurde mit "Kann" </w:t>
            </w:r>
            <w:r w:rsidRPr="00100A97">
              <w:t>gelockert.</w:t>
            </w:r>
          </w:p>
        </w:tc>
        <w:tc>
          <w:tcPr>
            <w:tcW w:w="1099" w:type="dxa"/>
            <w:shd w:val="clear" w:color="auto" w:fill="auto"/>
          </w:tcPr>
          <w:p w:rsidR="00D97EB1" w:rsidRPr="00932D22" w:rsidRDefault="00D97EB1" w:rsidP="00584F18">
            <w:r>
              <w:t>2013-8</w:t>
            </w:r>
          </w:p>
        </w:tc>
      </w:tr>
      <w:tr w:rsidR="00D97EB1" w:rsidRPr="00932D22" w:rsidTr="00F800EF">
        <w:trPr>
          <w:cantSplit/>
          <w:trHeight w:val="253"/>
        </w:trPr>
        <w:tc>
          <w:tcPr>
            <w:tcW w:w="3119" w:type="dxa"/>
            <w:shd w:val="clear" w:color="auto" w:fill="auto"/>
          </w:tcPr>
          <w:p w:rsidR="00D97EB1" w:rsidRPr="00932D22" w:rsidRDefault="00D97EB1" w:rsidP="00584F18">
            <w:r w:rsidRPr="00D97EB1">
              <w:rPr>
                <w:lang w:val="en-US"/>
              </w:rPr>
              <w:t>S_5.1-1ff</w:t>
            </w:r>
          </w:p>
        </w:tc>
        <w:tc>
          <w:tcPr>
            <w:tcW w:w="5245" w:type="dxa"/>
            <w:shd w:val="clear" w:color="auto" w:fill="auto"/>
          </w:tcPr>
          <w:p w:rsidR="00D97EB1" w:rsidRPr="00932D22" w:rsidRDefault="00D97EB1" w:rsidP="00D30425">
            <w:r>
              <w:t xml:space="preserve">Die </w:t>
            </w:r>
            <w:r w:rsidRPr="00BE2E88">
              <w:t>Beschränkung der Paketgrösse</w:t>
            </w:r>
            <w:r>
              <w:t xml:space="preserve"> wurde mit "Kann" gelockert. Im Gegenzug muss bei Paketgrösse über</w:t>
            </w:r>
            <w:r w:rsidRPr="00BE2E88">
              <w:t xml:space="preserve"> 8GB </w:t>
            </w:r>
            <w:r>
              <w:t>oder bei gesplitteten SIPs vorgängig das Archiv informiert werden.</w:t>
            </w:r>
          </w:p>
        </w:tc>
        <w:tc>
          <w:tcPr>
            <w:tcW w:w="1099" w:type="dxa"/>
            <w:shd w:val="clear" w:color="auto" w:fill="auto"/>
          </w:tcPr>
          <w:p w:rsidR="00D97EB1" w:rsidRPr="00932D22" w:rsidRDefault="00D97EB1" w:rsidP="00584F18">
            <w:r w:rsidRPr="00BE2E88">
              <w:t>2013-9</w:t>
            </w:r>
          </w:p>
        </w:tc>
      </w:tr>
      <w:tr w:rsidR="00D97EB1" w:rsidRPr="00932D22" w:rsidTr="00F800EF">
        <w:trPr>
          <w:cantSplit/>
          <w:trHeight w:val="403"/>
        </w:trPr>
        <w:tc>
          <w:tcPr>
            <w:tcW w:w="3119" w:type="dxa"/>
            <w:shd w:val="clear" w:color="auto" w:fill="auto"/>
          </w:tcPr>
          <w:p w:rsidR="00D97EB1" w:rsidRPr="00D97EB1" w:rsidRDefault="00D97EB1" w:rsidP="00584F18">
            <w:r w:rsidRPr="00D97EB1">
              <w:t>M_4.9-1</w:t>
            </w:r>
            <w:r w:rsidR="00994F6C">
              <w:t>ff</w:t>
            </w:r>
            <w:r w:rsidRPr="00D97EB1">
              <w:br/>
            </w:r>
            <w:r w:rsidR="00D7394B">
              <w:t>ablieferung.xsd</w:t>
            </w:r>
            <w:r w:rsidR="00D7394B">
              <w:br/>
              <w:t>dossier.xsd</w:t>
            </w:r>
            <w:r w:rsidR="00D7394B">
              <w:br/>
            </w:r>
            <w:r w:rsidR="00D7394B" w:rsidRPr="00D7394B">
              <w:t>ordnungssystemposition.xsd</w:t>
            </w:r>
          </w:p>
        </w:tc>
        <w:tc>
          <w:tcPr>
            <w:tcW w:w="5245" w:type="dxa"/>
            <w:shd w:val="clear" w:color="auto" w:fill="auto"/>
          </w:tcPr>
          <w:p w:rsidR="00D97EB1" w:rsidRPr="00932D22" w:rsidRDefault="00994F6C" w:rsidP="00584F18">
            <w:r>
              <w:t>Die Metadaten zu den Schutzfristen sind neu optional. Im Gegenzug wurde ein separater Punkt M_4.9-2 erstellt, welcher die Muss-Anforderungen enthält.</w:t>
            </w:r>
            <w:r w:rsidR="00D7394B">
              <w:t xml:space="preserve"> </w:t>
            </w:r>
            <w:r w:rsidR="00D7394B">
              <w:br/>
              <w:t>In den XSD-Dateien wurde nebst dieser Anpassung die Passagen rund um die Schutzfristen Archivneutral formuliert.</w:t>
            </w:r>
          </w:p>
        </w:tc>
        <w:tc>
          <w:tcPr>
            <w:tcW w:w="1099" w:type="dxa"/>
            <w:shd w:val="clear" w:color="auto" w:fill="auto"/>
          </w:tcPr>
          <w:p w:rsidR="00D97EB1" w:rsidRPr="00932D22" w:rsidRDefault="00D97EB1" w:rsidP="00584F18">
            <w:r>
              <w:t>2014-96</w:t>
            </w:r>
          </w:p>
        </w:tc>
      </w:tr>
      <w:tr w:rsidR="00D97EB1" w:rsidRPr="00932D22" w:rsidTr="00F800EF">
        <w:trPr>
          <w:cantSplit/>
          <w:trHeight w:val="253"/>
        </w:trPr>
        <w:tc>
          <w:tcPr>
            <w:tcW w:w="3119" w:type="dxa"/>
            <w:shd w:val="clear" w:color="auto" w:fill="auto"/>
          </w:tcPr>
          <w:p w:rsidR="00D97EB1" w:rsidRPr="00932D22" w:rsidRDefault="00D97EB1" w:rsidP="00584F18">
            <w:r w:rsidRPr="00D97EB1">
              <w:t>ablieferung.xsd</w:t>
            </w:r>
          </w:p>
        </w:tc>
        <w:tc>
          <w:tcPr>
            <w:tcW w:w="5245" w:type="dxa"/>
            <w:shd w:val="clear" w:color="auto" w:fill="auto"/>
          </w:tcPr>
          <w:p w:rsidR="00D97EB1" w:rsidRPr="00932D22" w:rsidRDefault="00D97EB1" w:rsidP="00584F18">
            <w:r>
              <w:t>Die Dokumentation der Ablieferungsnummer wurde Archivneutral formuliert und mit dem Hinweis ergänzt, dass Buchstaben enthalten sein dürfen.</w:t>
            </w:r>
          </w:p>
        </w:tc>
        <w:tc>
          <w:tcPr>
            <w:tcW w:w="1099" w:type="dxa"/>
            <w:shd w:val="clear" w:color="auto" w:fill="auto"/>
          </w:tcPr>
          <w:p w:rsidR="00D97EB1" w:rsidRPr="00932D22" w:rsidRDefault="00D97EB1" w:rsidP="00584F18">
            <w:r>
              <w:t>2014-97</w:t>
            </w:r>
          </w:p>
        </w:tc>
      </w:tr>
      <w:tr w:rsidR="005E21D3" w:rsidRPr="00932D22" w:rsidTr="00F800EF">
        <w:trPr>
          <w:cantSplit/>
          <w:trHeight w:val="253"/>
        </w:trPr>
        <w:tc>
          <w:tcPr>
            <w:tcW w:w="3119" w:type="dxa"/>
            <w:shd w:val="clear" w:color="auto" w:fill="auto"/>
          </w:tcPr>
          <w:p w:rsidR="005E21D3" w:rsidRPr="00D97EB1" w:rsidRDefault="005E21D3" w:rsidP="00584F18">
            <w:r w:rsidRPr="005E21D3">
              <w:t>archivischerVorgang.xsd</w:t>
            </w:r>
            <w:r>
              <w:br/>
            </w:r>
            <w:r w:rsidRPr="005E21D3">
              <w:t>dokument.xsd</w:t>
            </w:r>
          </w:p>
        </w:tc>
        <w:tc>
          <w:tcPr>
            <w:tcW w:w="5245" w:type="dxa"/>
            <w:shd w:val="clear" w:color="auto" w:fill="auto"/>
          </w:tcPr>
          <w:p w:rsidR="005E21D3" w:rsidRDefault="005E21D3" w:rsidP="00584F18">
            <w:r>
              <w:t>Archivneutrale Formulierungen in der Beschreibung.</w:t>
            </w:r>
          </w:p>
        </w:tc>
        <w:tc>
          <w:tcPr>
            <w:tcW w:w="1099" w:type="dxa"/>
            <w:shd w:val="clear" w:color="auto" w:fill="auto"/>
          </w:tcPr>
          <w:p w:rsidR="005E21D3" w:rsidRDefault="005E21D3" w:rsidP="00584F18">
            <w:r>
              <w:t>2014-97</w:t>
            </w:r>
          </w:p>
        </w:tc>
      </w:tr>
      <w:tr w:rsidR="0046017D" w:rsidRPr="00932D22" w:rsidTr="00F800EF">
        <w:trPr>
          <w:cantSplit/>
          <w:trHeight w:val="253"/>
        </w:trPr>
        <w:tc>
          <w:tcPr>
            <w:tcW w:w="3119" w:type="dxa"/>
            <w:shd w:val="clear" w:color="auto" w:fill="auto"/>
          </w:tcPr>
          <w:p w:rsidR="0046017D" w:rsidRPr="005E21D3" w:rsidRDefault="0046017D" w:rsidP="00584F18">
            <w:r>
              <w:t>arelda.xsd</w:t>
            </w:r>
          </w:p>
        </w:tc>
        <w:tc>
          <w:tcPr>
            <w:tcW w:w="5245" w:type="dxa"/>
            <w:shd w:val="clear" w:color="auto" w:fill="auto"/>
          </w:tcPr>
          <w:p w:rsidR="0046017D" w:rsidRDefault="0046017D" w:rsidP="00584F18">
            <w:r>
              <w:t xml:space="preserve">Implementierung </w:t>
            </w:r>
            <w:r w:rsidRPr="0046017D">
              <w:t>Addendum_2014-03-25_eCH-0160_V1.0_ArchivischeAblieferungsschnittstelle</w:t>
            </w:r>
          </w:p>
        </w:tc>
        <w:tc>
          <w:tcPr>
            <w:tcW w:w="1099" w:type="dxa"/>
            <w:shd w:val="clear" w:color="auto" w:fill="auto"/>
          </w:tcPr>
          <w:p w:rsidR="0046017D" w:rsidRDefault="0046017D" w:rsidP="00584F18">
            <w:r>
              <w:t>2014-35</w:t>
            </w:r>
          </w:p>
        </w:tc>
      </w:tr>
      <w:tr w:rsidR="00542D78" w:rsidRPr="00932D22" w:rsidTr="00352B0F">
        <w:trPr>
          <w:cantSplit/>
          <w:trHeight w:val="253"/>
        </w:trPr>
        <w:tc>
          <w:tcPr>
            <w:tcW w:w="3119" w:type="dxa"/>
            <w:shd w:val="clear" w:color="auto" w:fill="auto"/>
          </w:tcPr>
          <w:p w:rsidR="00542D78" w:rsidRDefault="00542D78" w:rsidP="00352B0F">
            <w:r>
              <w:t>Anhang A</w:t>
            </w:r>
          </w:p>
        </w:tc>
        <w:tc>
          <w:tcPr>
            <w:tcW w:w="5245" w:type="dxa"/>
            <w:shd w:val="clear" w:color="auto" w:fill="auto"/>
          </w:tcPr>
          <w:p w:rsidR="00542D78" w:rsidRDefault="00542D78" w:rsidP="00352B0F">
            <w:r>
              <w:t>Umfangreiche Ergänzungen.</w:t>
            </w:r>
          </w:p>
        </w:tc>
        <w:tc>
          <w:tcPr>
            <w:tcW w:w="1099" w:type="dxa"/>
            <w:shd w:val="clear" w:color="auto" w:fill="auto"/>
          </w:tcPr>
          <w:p w:rsidR="00542D78" w:rsidRDefault="00542D78" w:rsidP="00352B0F">
            <w:r w:rsidRPr="00542D78">
              <w:t>2013-98</w:t>
            </w:r>
          </w:p>
        </w:tc>
      </w:tr>
      <w:tr w:rsidR="00A03485" w:rsidRPr="00932D22" w:rsidTr="00352B0F">
        <w:trPr>
          <w:cantSplit/>
          <w:trHeight w:val="253"/>
        </w:trPr>
        <w:tc>
          <w:tcPr>
            <w:tcW w:w="3119" w:type="dxa"/>
            <w:shd w:val="clear" w:color="auto" w:fill="auto"/>
          </w:tcPr>
          <w:p w:rsidR="00A03485" w:rsidRDefault="00A03485" w:rsidP="00352B0F">
            <w:r>
              <w:t>Anhang C</w:t>
            </w:r>
          </w:p>
        </w:tc>
        <w:tc>
          <w:tcPr>
            <w:tcW w:w="5245" w:type="dxa"/>
            <w:shd w:val="clear" w:color="auto" w:fill="auto"/>
          </w:tcPr>
          <w:p w:rsidR="00A03485" w:rsidRDefault="00A03485" w:rsidP="00A03485">
            <w:r>
              <w:t>Abkürzungen erweitert um: EAD.</w:t>
            </w:r>
          </w:p>
        </w:tc>
        <w:tc>
          <w:tcPr>
            <w:tcW w:w="1099" w:type="dxa"/>
            <w:shd w:val="clear" w:color="auto" w:fill="auto"/>
          </w:tcPr>
          <w:p w:rsidR="00A03485" w:rsidRDefault="00542D78" w:rsidP="00352B0F">
            <w:r w:rsidRPr="00542D78">
              <w:t>2013-98</w:t>
            </w:r>
          </w:p>
        </w:tc>
      </w:tr>
      <w:tr w:rsidR="00F800EF" w:rsidRPr="00932D22" w:rsidTr="00352B0F">
        <w:trPr>
          <w:cantSplit/>
          <w:trHeight w:val="253"/>
        </w:trPr>
        <w:tc>
          <w:tcPr>
            <w:tcW w:w="3119" w:type="dxa"/>
            <w:shd w:val="clear" w:color="auto" w:fill="auto"/>
          </w:tcPr>
          <w:p w:rsidR="00F800EF" w:rsidRDefault="00F800EF" w:rsidP="00352B0F">
            <w:r>
              <w:t>Anhang D</w:t>
            </w:r>
          </w:p>
        </w:tc>
        <w:tc>
          <w:tcPr>
            <w:tcW w:w="5245" w:type="dxa"/>
            <w:shd w:val="clear" w:color="auto" w:fill="auto"/>
          </w:tcPr>
          <w:p w:rsidR="00F800EF" w:rsidRDefault="00F800EF" w:rsidP="00F800EF">
            <w:r>
              <w:t>Glossar erweitert um: Ablieferung, Attribut, Bestand, Element, Entität, Metadatenstandard, Serie und Verzeichungseinheit</w:t>
            </w:r>
            <w:r w:rsidR="00A03485">
              <w:t>.</w:t>
            </w:r>
          </w:p>
        </w:tc>
        <w:tc>
          <w:tcPr>
            <w:tcW w:w="1099" w:type="dxa"/>
            <w:shd w:val="clear" w:color="auto" w:fill="auto"/>
          </w:tcPr>
          <w:p w:rsidR="00F800EF" w:rsidRDefault="00542D78" w:rsidP="00352B0F">
            <w:r w:rsidRPr="00542D78">
              <w:t>2013-98</w:t>
            </w:r>
          </w:p>
        </w:tc>
      </w:tr>
      <w:tr w:rsidR="0062042D" w:rsidRPr="00932D22" w:rsidTr="00F800EF">
        <w:trPr>
          <w:cantSplit/>
          <w:trHeight w:val="253"/>
        </w:trPr>
        <w:tc>
          <w:tcPr>
            <w:tcW w:w="3119" w:type="dxa"/>
            <w:shd w:val="clear" w:color="auto" w:fill="auto"/>
          </w:tcPr>
          <w:p w:rsidR="0062042D" w:rsidRDefault="0062042D" w:rsidP="00584F18">
            <w:r>
              <w:lastRenderedPageBreak/>
              <w:t>Anhang I</w:t>
            </w:r>
          </w:p>
        </w:tc>
        <w:tc>
          <w:tcPr>
            <w:tcW w:w="5245" w:type="dxa"/>
            <w:shd w:val="clear" w:color="auto" w:fill="auto"/>
          </w:tcPr>
          <w:p w:rsidR="0062042D" w:rsidRDefault="0062042D" w:rsidP="00584F18">
            <w:r>
              <w:t>WhitePaper „Extraktion deskriptiver Metadaten aus der archivischen Ablieferungsschnittstelle eCH-0160“</w:t>
            </w:r>
            <w:r w:rsidR="00A03485">
              <w:t>.</w:t>
            </w:r>
          </w:p>
        </w:tc>
        <w:tc>
          <w:tcPr>
            <w:tcW w:w="1099" w:type="dxa"/>
            <w:shd w:val="clear" w:color="auto" w:fill="auto"/>
          </w:tcPr>
          <w:p w:rsidR="0062042D" w:rsidRDefault="00542D78" w:rsidP="00584F18">
            <w:r w:rsidRPr="00542D78">
              <w:t>2013-98</w:t>
            </w:r>
          </w:p>
        </w:tc>
      </w:tr>
    </w:tbl>
    <w:p w:rsidR="00584F18" w:rsidRDefault="00584F18" w:rsidP="00584F18">
      <w:pPr>
        <w:pStyle w:val="Anhang"/>
      </w:pPr>
      <w:r>
        <w:br/>
      </w:r>
      <w:bookmarkStart w:id="233" w:name="_Toc341965643"/>
      <w:bookmarkStart w:id="234" w:name="_Toc396116388"/>
      <w:r>
        <w:t>Anhang F – Gültigkeit Kapitel</w:t>
      </w:r>
      <w:bookmarkEnd w:id="233"/>
      <w:bookmarkEnd w:id="234"/>
    </w:p>
    <w:p w:rsidR="00584F18" w:rsidRPr="00282DAA" w:rsidRDefault="00584F18" w:rsidP="00584F18">
      <w:pPr>
        <w:rPr>
          <w:b/>
          <w:bCs/>
        </w:rPr>
      </w:pPr>
      <w:r w:rsidRPr="00282DAA">
        <w:rPr>
          <w:b/>
          <w:bCs/>
        </w:rPr>
        <w:t>Legende Farben</w:t>
      </w:r>
    </w:p>
    <w:tbl>
      <w:tblPr>
        <w:tblW w:w="94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600"/>
        <w:gridCol w:w="8880"/>
      </w:tblGrid>
      <w:tr w:rsidR="00584F18" w:rsidRPr="00665B42" w:rsidTr="00B6771B">
        <w:trPr>
          <w:trHeight w:val="215"/>
        </w:trPr>
        <w:tc>
          <w:tcPr>
            <w:tcW w:w="600" w:type="dxa"/>
            <w:shd w:val="clear" w:color="auto" w:fill="FFCC00"/>
          </w:tcPr>
          <w:p w:rsidR="00584F18" w:rsidRPr="00933E4A" w:rsidRDefault="00584F18" w:rsidP="00B6771B">
            <w:pPr>
              <w:pStyle w:val="TabelleKlein"/>
              <w:rPr>
                <w:sz w:val="14"/>
                <w:lang w:val="de-CH"/>
              </w:rPr>
            </w:pPr>
          </w:p>
        </w:tc>
        <w:tc>
          <w:tcPr>
            <w:tcW w:w="8880" w:type="dxa"/>
            <w:shd w:val="clear" w:color="auto" w:fill="auto"/>
          </w:tcPr>
          <w:p w:rsidR="00584F18" w:rsidRPr="00933E4A" w:rsidRDefault="00584F18" w:rsidP="00B6771B">
            <w:pPr>
              <w:pStyle w:val="TabelleKlein"/>
              <w:rPr>
                <w:sz w:val="14"/>
                <w:lang w:val="de-CH"/>
              </w:rPr>
            </w:pPr>
            <w:r w:rsidRPr="00495FD0">
              <w:rPr>
                <w:sz w:val="14"/>
                <w:lang w:val="de-CH"/>
              </w:rPr>
              <w:t>ist für Ablieferungskategorie GEVER anzuwenden</w:t>
            </w:r>
          </w:p>
        </w:tc>
      </w:tr>
      <w:tr w:rsidR="00584F18" w:rsidRPr="00665B42" w:rsidTr="00B6771B">
        <w:trPr>
          <w:trHeight w:val="215"/>
        </w:trPr>
        <w:tc>
          <w:tcPr>
            <w:tcW w:w="600" w:type="dxa"/>
            <w:shd w:val="clear" w:color="auto" w:fill="FFFF00"/>
          </w:tcPr>
          <w:p w:rsidR="00584F18" w:rsidRPr="00933E4A" w:rsidRDefault="00584F18" w:rsidP="00B6771B">
            <w:pPr>
              <w:pStyle w:val="TabelleKlein"/>
              <w:rPr>
                <w:sz w:val="14"/>
                <w:lang w:val="de-CH"/>
              </w:rPr>
            </w:pPr>
          </w:p>
        </w:tc>
        <w:tc>
          <w:tcPr>
            <w:tcW w:w="8880" w:type="dxa"/>
            <w:shd w:val="clear" w:color="auto" w:fill="auto"/>
          </w:tcPr>
          <w:p w:rsidR="00584F18" w:rsidRPr="00933E4A" w:rsidRDefault="00584F18" w:rsidP="00B6771B">
            <w:pPr>
              <w:pStyle w:val="TabelleKlein"/>
              <w:rPr>
                <w:sz w:val="14"/>
                <w:lang w:val="de-CH"/>
              </w:rPr>
            </w:pPr>
            <w:r w:rsidRPr="00495FD0">
              <w:rPr>
                <w:sz w:val="14"/>
                <w:lang w:val="de-CH"/>
              </w:rPr>
              <w:t>ist für Ablieferungskategorie FILES anzuwenden</w:t>
            </w:r>
          </w:p>
        </w:tc>
      </w:tr>
      <w:tr w:rsidR="00584F18" w:rsidRPr="00665B42" w:rsidTr="00B6771B">
        <w:trPr>
          <w:trHeight w:val="215"/>
        </w:trPr>
        <w:tc>
          <w:tcPr>
            <w:tcW w:w="600" w:type="dxa"/>
            <w:shd w:val="clear" w:color="auto" w:fill="FFFF99"/>
          </w:tcPr>
          <w:p w:rsidR="00584F18" w:rsidRPr="00933E4A" w:rsidRDefault="00584F18" w:rsidP="00B6771B">
            <w:pPr>
              <w:pStyle w:val="TabelleKlein"/>
              <w:rPr>
                <w:sz w:val="14"/>
                <w:lang w:val="de-CH"/>
              </w:rPr>
            </w:pPr>
          </w:p>
        </w:tc>
        <w:tc>
          <w:tcPr>
            <w:tcW w:w="8880" w:type="dxa"/>
            <w:shd w:val="clear" w:color="auto" w:fill="auto"/>
          </w:tcPr>
          <w:p w:rsidR="00584F18" w:rsidRPr="00933E4A" w:rsidRDefault="00584F18" w:rsidP="00B6771B">
            <w:pPr>
              <w:pStyle w:val="TabelleKlein"/>
              <w:rPr>
                <w:sz w:val="14"/>
                <w:lang w:val="de-CH"/>
              </w:rPr>
            </w:pPr>
            <w:r w:rsidRPr="00495FD0">
              <w:rPr>
                <w:sz w:val="14"/>
                <w:lang w:val="de-CH"/>
              </w:rPr>
              <w:t>ist für Ablieferungskategorie FILES mit integrierter Dokumentation anzuwenden</w:t>
            </w:r>
          </w:p>
        </w:tc>
      </w:tr>
    </w:tbl>
    <w:p w:rsidR="00584F18" w:rsidRDefault="00584F18" w:rsidP="00584F18">
      <w:pPr>
        <w:pStyle w:val="TabelleGross"/>
      </w:pPr>
    </w:p>
    <w:tbl>
      <w:tblPr>
        <w:tblW w:w="94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600"/>
        <w:gridCol w:w="8880"/>
      </w:tblGrid>
      <w:tr w:rsidR="00584F18" w:rsidRPr="00665B42" w:rsidTr="00B6771B">
        <w:trPr>
          <w:trHeight w:val="215"/>
        </w:trPr>
        <w:tc>
          <w:tcPr>
            <w:tcW w:w="600" w:type="dxa"/>
            <w:shd w:val="clear" w:color="auto" w:fill="auto"/>
          </w:tcPr>
          <w:p w:rsidR="00584F18" w:rsidRPr="00665B42" w:rsidRDefault="00584F18" w:rsidP="00B6771B">
            <w:pPr>
              <w:pStyle w:val="TabelleKlein"/>
              <w:rPr>
                <w:b/>
                <w:sz w:val="14"/>
              </w:rPr>
            </w:pPr>
            <w:r w:rsidRPr="00665B42">
              <w:rPr>
                <w:b/>
                <w:sz w:val="14"/>
              </w:rPr>
              <w:t>X</w:t>
            </w:r>
          </w:p>
        </w:tc>
        <w:tc>
          <w:tcPr>
            <w:tcW w:w="8880" w:type="dxa"/>
            <w:shd w:val="clear" w:color="auto" w:fill="auto"/>
          </w:tcPr>
          <w:p w:rsidR="00584F18" w:rsidRPr="00933E4A" w:rsidRDefault="00584F18" w:rsidP="00B6771B">
            <w:pPr>
              <w:pStyle w:val="TabelleKlein"/>
              <w:rPr>
                <w:sz w:val="14"/>
                <w:lang w:val="de-CH"/>
              </w:rPr>
            </w:pPr>
            <w:r w:rsidRPr="00495FD0">
              <w:rPr>
                <w:sz w:val="14"/>
                <w:lang w:val="de-CH"/>
              </w:rPr>
              <w:t>Alle Anforderungen dieses Kapitels sind anzuwenden</w:t>
            </w:r>
          </w:p>
        </w:tc>
      </w:tr>
      <w:tr w:rsidR="00584F18" w:rsidRPr="00665B42" w:rsidTr="00B6771B">
        <w:trPr>
          <w:trHeight w:val="215"/>
        </w:trPr>
        <w:tc>
          <w:tcPr>
            <w:tcW w:w="600" w:type="dxa"/>
            <w:shd w:val="clear" w:color="auto" w:fill="auto"/>
          </w:tcPr>
          <w:p w:rsidR="00584F18" w:rsidRPr="00665B42" w:rsidRDefault="00584F18" w:rsidP="00B6771B">
            <w:pPr>
              <w:pStyle w:val="TabelleKlein"/>
              <w:rPr>
                <w:b/>
                <w:sz w:val="14"/>
              </w:rPr>
            </w:pPr>
            <w:r w:rsidRPr="00665B42">
              <w:rPr>
                <w:b/>
                <w:sz w:val="14"/>
              </w:rPr>
              <w:t>P</w:t>
            </w:r>
          </w:p>
        </w:tc>
        <w:tc>
          <w:tcPr>
            <w:tcW w:w="8880" w:type="dxa"/>
            <w:shd w:val="clear" w:color="auto" w:fill="auto"/>
          </w:tcPr>
          <w:p w:rsidR="00584F18" w:rsidRPr="00933E4A" w:rsidRDefault="00584F18" w:rsidP="00B6771B">
            <w:pPr>
              <w:pStyle w:val="TabelleKlein"/>
              <w:rPr>
                <w:sz w:val="14"/>
                <w:lang w:val="de-CH"/>
              </w:rPr>
            </w:pPr>
            <w:r w:rsidRPr="00495FD0">
              <w:rPr>
                <w:sz w:val="14"/>
                <w:lang w:val="de-CH"/>
              </w:rPr>
              <w:t>Nur die Anforderungen, die explizit auf GEVER oder FILES verweisen, sind anzuwenden</w:t>
            </w:r>
          </w:p>
        </w:tc>
      </w:tr>
    </w:tbl>
    <w:p w:rsidR="00584F18" w:rsidRPr="00282DAA" w:rsidRDefault="00584F18" w:rsidP="00584F18">
      <w:pPr>
        <w:pStyle w:val="TabelleGross"/>
      </w:pPr>
    </w:p>
    <w:p w:rsidR="00584F18" w:rsidRDefault="00584F18" w:rsidP="00584F18">
      <w:pPr>
        <w:pStyle w:val="TabelleGross"/>
      </w:pP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720"/>
        <w:gridCol w:w="5147"/>
        <w:gridCol w:w="1027"/>
        <w:gridCol w:w="897"/>
        <w:gridCol w:w="1672"/>
      </w:tblGrid>
      <w:tr w:rsidR="00584F18" w:rsidRPr="00665B42" w:rsidTr="00B6771B">
        <w:trPr>
          <w:tblHeader/>
        </w:trPr>
        <w:tc>
          <w:tcPr>
            <w:tcW w:w="5867" w:type="dxa"/>
            <w:gridSpan w:val="2"/>
            <w:tcBorders>
              <w:top w:val="nil"/>
              <w:left w:val="nil"/>
            </w:tcBorders>
          </w:tcPr>
          <w:p w:rsidR="00584F18" w:rsidRPr="00933E4A" w:rsidRDefault="00584F18" w:rsidP="00B6771B">
            <w:pPr>
              <w:pStyle w:val="TabelleKlein"/>
              <w:jc w:val="left"/>
              <w:rPr>
                <w:b/>
                <w:sz w:val="14"/>
                <w:lang w:val="de-CH"/>
              </w:rPr>
            </w:pPr>
          </w:p>
        </w:tc>
        <w:tc>
          <w:tcPr>
            <w:tcW w:w="3596" w:type="dxa"/>
            <w:gridSpan w:val="3"/>
            <w:shd w:val="clear" w:color="auto" w:fill="99CCFF"/>
          </w:tcPr>
          <w:p w:rsidR="00584F18" w:rsidRPr="00665B42" w:rsidRDefault="00584F18" w:rsidP="00B6771B">
            <w:pPr>
              <w:pStyle w:val="TabelleKlein"/>
              <w:jc w:val="left"/>
              <w:rPr>
                <w:b/>
                <w:sz w:val="14"/>
              </w:rPr>
            </w:pPr>
            <w:r w:rsidRPr="00665B42">
              <w:rPr>
                <w:b/>
                <w:sz w:val="14"/>
              </w:rPr>
              <w:t>Gültig für Ablieferungskategorien</w:t>
            </w:r>
          </w:p>
        </w:tc>
      </w:tr>
      <w:tr w:rsidR="00584F18" w:rsidRPr="00665B42" w:rsidTr="00B6771B">
        <w:trPr>
          <w:tblHeader/>
        </w:trPr>
        <w:tc>
          <w:tcPr>
            <w:tcW w:w="5867" w:type="dxa"/>
            <w:gridSpan w:val="2"/>
            <w:shd w:val="clear" w:color="auto" w:fill="99CCFF"/>
          </w:tcPr>
          <w:p w:rsidR="00584F18" w:rsidRPr="00665B42" w:rsidRDefault="00584F18" w:rsidP="00B6771B">
            <w:pPr>
              <w:pStyle w:val="TabelleKlein"/>
              <w:jc w:val="left"/>
              <w:rPr>
                <w:b/>
                <w:sz w:val="14"/>
              </w:rPr>
            </w:pPr>
            <w:r w:rsidRPr="00665B42">
              <w:rPr>
                <w:b/>
                <w:sz w:val="14"/>
              </w:rPr>
              <w:t>Kapitel</w:t>
            </w:r>
          </w:p>
        </w:tc>
        <w:tc>
          <w:tcPr>
            <w:tcW w:w="1027" w:type="dxa"/>
            <w:shd w:val="clear" w:color="auto" w:fill="FFCC00"/>
          </w:tcPr>
          <w:p w:rsidR="00584F18" w:rsidRPr="00665B42" w:rsidRDefault="00584F18" w:rsidP="00B6771B">
            <w:pPr>
              <w:pStyle w:val="TabelleKlein"/>
              <w:jc w:val="left"/>
              <w:rPr>
                <w:b/>
                <w:sz w:val="14"/>
              </w:rPr>
            </w:pPr>
            <w:r w:rsidRPr="00665B42">
              <w:rPr>
                <w:b/>
                <w:sz w:val="14"/>
              </w:rPr>
              <w:t>GEVER</w:t>
            </w:r>
          </w:p>
        </w:tc>
        <w:tc>
          <w:tcPr>
            <w:tcW w:w="897" w:type="dxa"/>
            <w:shd w:val="clear" w:color="auto" w:fill="FFFF00"/>
          </w:tcPr>
          <w:p w:rsidR="00584F18" w:rsidRPr="00665B42" w:rsidRDefault="00584F18" w:rsidP="00B6771B">
            <w:pPr>
              <w:pStyle w:val="TabelleKlein"/>
              <w:jc w:val="left"/>
              <w:rPr>
                <w:b/>
                <w:sz w:val="14"/>
              </w:rPr>
            </w:pPr>
            <w:r w:rsidRPr="00665B42">
              <w:rPr>
                <w:b/>
                <w:sz w:val="14"/>
              </w:rPr>
              <w:t>FILES</w:t>
            </w:r>
          </w:p>
        </w:tc>
        <w:tc>
          <w:tcPr>
            <w:tcW w:w="1672" w:type="dxa"/>
            <w:shd w:val="clear" w:color="auto" w:fill="FFFF99"/>
          </w:tcPr>
          <w:p w:rsidR="00584F18" w:rsidRPr="00665B42" w:rsidRDefault="00584F18" w:rsidP="00B6771B">
            <w:pPr>
              <w:pStyle w:val="TabelleKlein"/>
              <w:jc w:val="left"/>
              <w:rPr>
                <w:b/>
                <w:sz w:val="14"/>
              </w:rPr>
            </w:pPr>
            <w:r w:rsidRPr="00665B42">
              <w:rPr>
                <w:b/>
                <w:sz w:val="14"/>
              </w:rPr>
              <w:t>FILES mit integrierter Dokumentation</w:t>
            </w:r>
          </w:p>
        </w:tc>
      </w:tr>
      <w:tr w:rsidR="00584F18" w:rsidRPr="00665B42" w:rsidTr="00B6771B">
        <w:tc>
          <w:tcPr>
            <w:tcW w:w="720" w:type="dxa"/>
          </w:tcPr>
          <w:p w:rsidR="00584F18" w:rsidRPr="00665B42" w:rsidRDefault="00584F18" w:rsidP="00B6771B">
            <w:pPr>
              <w:pStyle w:val="TabelleKlein"/>
              <w:jc w:val="left"/>
              <w:rPr>
                <w:rFonts w:cs="Arial"/>
                <w:b/>
                <w:sz w:val="14"/>
              </w:rPr>
            </w:pPr>
            <w:r w:rsidRPr="00665B42">
              <w:rPr>
                <w:rFonts w:cs="Arial"/>
                <w:b/>
                <w:sz w:val="14"/>
              </w:rPr>
              <w:t xml:space="preserve">1 </w:t>
            </w:r>
          </w:p>
        </w:tc>
        <w:tc>
          <w:tcPr>
            <w:tcW w:w="8743" w:type="dxa"/>
            <w:gridSpan w:val="4"/>
            <w:shd w:val="clear" w:color="auto" w:fill="auto"/>
          </w:tcPr>
          <w:p w:rsidR="00584F18" w:rsidRPr="00665B42" w:rsidRDefault="00584F18" w:rsidP="00B6771B">
            <w:pPr>
              <w:pStyle w:val="TabelleKlein"/>
              <w:jc w:val="left"/>
              <w:rPr>
                <w:b/>
                <w:sz w:val="14"/>
              </w:rPr>
            </w:pPr>
            <w:r w:rsidRPr="00665B42">
              <w:rPr>
                <w:rFonts w:cs="Arial"/>
                <w:b/>
                <w:sz w:val="14"/>
              </w:rPr>
              <w:t>EINLEITUNG</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 xml:space="preserve">1.1 </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Status des Dokuments</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 xml:space="preserve">1.2 </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Ziel und Zweck</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1.3</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Struktur des Dokuments</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1.3.1</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Aufbau Kapitel</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1.3.2</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ID Anforderungen</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1.3.3</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Unterscheidung zwischen Muss und Kann-Anforderungen</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1.3.4</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Notation Ordner, Dateien und Ordnerstrukturen</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1.4</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Präzisierungsbedarf</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2</w:t>
            </w:r>
          </w:p>
        </w:tc>
        <w:tc>
          <w:tcPr>
            <w:tcW w:w="8743" w:type="dxa"/>
            <w:gridSpan w:val="4"/>
            <w:shd w:val="clear" w:color="auto" w:fill="auto"/>
          </w:tcPr>
          <w:p w:rsidR="00584F18" w:rsidRPr="00665B42" w:rsidRDefault="00584F18" w:rsidP="00B6771B">
            <w:pPr>
              <w:pStyle w:val="TabelleKlein"/>
              <w:jc w:val="left"/>
              <w:rPr>
                <w:b/>
                <w:sz w:val="14"/>
              </w:rPr>
            </w:pPr>
            <w:r w:rsidRPr="00665B42">
              <w:rPr>
                <w:rFonts w:cs="Arial"/>
                <w:b/>
                <w:sz w:val="14"/>
              </w:rPr>
              <w:t>ÜBERSICHT</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 xml:space="preserve">2.1 </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Abgrenzung</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 xml:space="preserve">2.1.1 </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Definitionen</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2.1.2</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Anforderungen pro Ablieferungstyp</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 xml:space="preserve">2.2 </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 xml:space="preserve">Anwendungsgebiet </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 xml:space="preserve">2.2.1 </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Prozess</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2.3</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Ablieferungsobjekt Paket – SIP</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2.4</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Inhalt</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2.5</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Verhältnis Ablieferung – Paket</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2.6</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Sicherheitseinstellungen Dateien im Paket</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3</w:t>
            </w:r>
          </w:p>
        </w:tc>
        <w:tc>
          <w:tcPr>
            <w:tcW w:w="8743" w:type="dxa"/>
            <w:gridSpan w:val="4"/>
            <w:shd w:val="clear" w:color="auto" w:fill="auto"/>
          </w:tcPr>
          <w:p w:rsidR="00584F18" w:rsidRPr="00665B42" w:rsidRDefault="00584F18" w:rsidP="00B6771B">
            <w:pPr>
              <w:pStyle w:val="TabelleKlein"/>
              <w:jc w:val="left"/>
              <w:rPr>
                <w:b/>
                <w:sz w:val="14"/>
              </w:rPr>
            </w:pPr>
            <w:r w:rsidRPr="00665B42">
              <w:rPr>
                <w:rFonts w:cs="Arial"/>
                <w:b/>
                <w:sz w:val="14"/>
              </w:rPr>
              <w:t>PRIMÄRDATEN</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3.1</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Grundsätzliches</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lastRenderedPageBreak/>
              <w:t>3.2</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Formate</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w:t>
            </w:r>
          </w:p>
        </w:tc>
        <w:tc>
          <w:tcPr>
            <w:tcW w:w="8743" w:type="dxa"/>
            <w:gridSpan w:val="4"/>
            <w:shd w:val="clear" w:color="auto" w:fill="auto"/>
          </w:tcPr>
          <w:p w:rsidR="00584F18" w:rsidRPr="00665B42" w:rsidRDefault="00584F18" w:rsidP="00B6771B">
            <w:pPr>
              <w:pStyle w:val="TabelleKlein"/>
              <w:jc w:val="left"/>
              <w:rPr>
                <w:b/>
                <w:sz w:val="14"/>
              </w:rPr>
            </w:pPr>
            <w:r w:rsidRPr="00665B42">
              <w:rPr>
                <w:rFonts w:cs="Arial"/>
                <w:b/>
                <w:sz w:val="14"/>
              </w:rPr>
              <w:t>METADATEN</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4.1</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Allgemeine Anforderungen</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4.2</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Konzeptuelles Datenmodell</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4.3</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Datenmodell Ablieferungstyp GEVER</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auto"/>
          </w:tcPr>
          <w:p w:rsidR="00584F18" w:rsidRPr="00665B42" w:rsidRDefault="00584F18" w:rsidP="00B6771B">
            <w:pPr>
              <w:pStyle w:val="TabelleKlein"/>
              <w:jc w:val="left"/>
              <w:rPr>
                <w:b/>
                <w:sz w:val="14"/>
              </w:rPr>
            </w:pPr>
          </w:p>
        </w:tc>
        <w:tc>
          <w:tcPr>
            <w:tcW w:w="1672" w:type="dxa"/>
            <w:shd w:val="clear" w:color="auto" w:fill="auto"/>
          </w:tcPr>
          <w:p w:rsidR="00584F18" w:rsidRPr="00665B42" w:rsidRDefault="00584F18" w:rsidP="00B6771B">
            <w:pPr>
              <w:pStyle w:val="TabelleKlein"/>
              <w:jc w:val="left"/>
              <w:rPr>
                <w:b/>
                <w:sz w:val="14"/>
              </w:rPr>
            </w:pP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4.4</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Datenmodell Ablieferungstyp FILES</w:t>
            </w:r>
          </w:p>
        </w:tc>
        <w:tc>
          <w:tcPr>
            <w:tcW w:w="1027" w:type="dxa"/>
            <w:shd w:val="clear" w:color="auto" w:fill="auto"/>
          </w:tcPr>
          <w:p w:rsidR="00584F18" w:rsidRPr="00665B42" w:rsidRDefault="00584F18" w:rsidP="00B6771B">
            <w:pPr>
              <w:pStyle w:val="TabelleKlein"/>
              <w:jc w:val="left"/>
              <w:rPr>
                <w:b/>
                <w:sz w:val="14"/>
              </w:rPr>
            </w:pP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4.5</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Data Dictionary</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4.6</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XSD</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4.7</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Aufbau Inhaltsverzeichnis im metadata.xml</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4.8</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Mapping Metadaten des Ursprungssystems auf SIP-Metadaten</w:t>
            </w:r>
          </w:p>
        </w:tc>
        <w:tc>
          <w:tcPr>
            <w:tcW w:w="1027" w:type="dxa"/>
            <w:shd w:val="clear" w:color="auto" w:fill="FFCC00"/>
          </w:tcPr>
          <w:p w:rsidR="00584F18" w:rsidRPr="00665B42" w:rsidRDefault="00584F18" w:rsidP="00B6771B">
            <w:pPr>
              <w:pStyle w:val="TabelleKlein"/>
              <w:jc w:val="left"/>
              <w:rPr>
                <w:b/>
                <w:sz w:val="14"/>
              </w:rPr>
            </w:pPr>
            <w:r w:rsidRPr="00665B42">
              <w:rPr>
                <w:b/>
                <w:sz w:val="14"/>
              </w:rPr>
              <w:t>P</w:t>
            </w:r>
          </w:p>
        </w:tc>
        <w:tc>
          <w:tcPr>
            <w:tcW w:w="897" w:type="dxa"/>
            <w:shd w:val="clear" w:color="auto" w:fill="FFFF00"/>
          </w:tcPr>
          <w:p w:rsidR="00584F18" w:rsidRPr="00665B42" w:rsidRDefault="00584F18" w:rsidP="00B6771B">
            <w:pPr>
              <w:pStyle w:val="TabelleKlein"/>
              <w:jc w:val="left"/>
              <w:rPr>
                <w:b/>
                <w:sz w:val="14"/>
              </w:rPr>
            </w:pPr>
            <w:r w:rsidRPr="00665B42">
              <w:rPr>
                <w:b/>
                <w:sz w:val="14"/>
              </w:rPr>
              <w:t>P</w:t>
            </w:r>
          </w:p>
        </w:tc>
        <w:tc>
          <w:tcPr>
            <w:tcW w:w="1672" w:type="dxa"/>
            <w:shd w:val="clear" w:color="auto" w:fill="FFFF99"/>
          </w:tcPr>
          <w:p w:rsidR="00584F18" w:rsidRPr="00665B42" w:rsidRDefault="00584F18" w:rsidP="00B6771B">
            <w:pPr>
              <w:pStyle w:val="TabelleKlein"/>
              <w:jc w:val="left"/>
              <w:rPr>
                <w:b/>
                <w:sz w:val="14"/>
              </w:rPr>
            </w:pPr>
            <w:r w:rsidRPr="00665B42">
              <w:rPr>
                <w:b/>
                <w:sz w:val="14"/>
              </w:rPr>
              <w:t>P</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4.9</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Metadaten zu den Schutzfristen</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4.10</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Metadaten zu den Zeiträumen der Dossiers</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4.11</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Metadaten zu den Prüfsummen der Dateien</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4.12</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Referenzierung der Zugehörigkeit zu Dossiers in den Metadaten</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5</w:t>
            </w:r>
          </w:p>
        </w:tc>
        <w:tc>
          <w:tcPr>
            <w:tcW w:w="8743" w:type="dxa"/>
            <w:gridSpan w:val="4"/>
            <w:shd w:val="clear" w:color="auto" w:fill="auto"/>
          </w:tcPr>
          <w:p w:rsidR="00584F18" w:rsidRPr="00665B42" w:rsidRDefault="00584F18" w:rsidP="00B6771B">
            <w:pPr>
              <w:pStyle w:val="TabelleKlein"/>
              <w:jc w:val="left"/>
              <w:rPr>
                <w:b/>
                <w:sz w:val="14"/>
              </w:rPr>
            </w:pPr>
            <w:r w:rsidRPr="00665B42">
              <w:rPr>
                <w:rFonts w:cs="Arial"/>
                <w:b/>
                <w:sz w:val="14"/>
              </w:rPr>
              <w:t>STRUKTUR SIP</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5.1</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Rahmenvorgaben und Begrenzungen Grösse Paket</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5.2</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Rahmenvorgaben und Begrenzungen Anzahl Dateien im Paket</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5.3</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Erlaubte Zeichen bei der Benennung der Ordner und Dateien</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5.4</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Aufbau eines SIP</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5.5</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Pfadlängen und Hierarchien im SIP</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5.6</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Spezifische Vorgaben zu einem SIP für GEVER</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auto"/>
          </w:tcPr>
          <w:p w:rsidR="00584F18" w:rsidRPr="00665B42" w:rsidRDefault="00584F18" w:rsidP="00B6771B">
            <w:pPr>
              <w:pStyle w:val="TabelleKlein"/>
              <w:jc w:val="left"/>
              <w:rPr>
                <w:b/>
                <w:sz w:val="14"/>
              </w:rPr>
            </w:pPr>
          </w:p>
        </w:tc>
        <w:tc>
          <w:tcPr>
            <w:tcW w:w="1672" w:type="dxa"/>
            <w:shd w:val="clear" w:color="auto" w:fill="auto"/>
          </w:tcPr>
          <w:p w:rsidR="00584F18" w:rsidRPr="00665B42" w:rsidRDefault="00584F18" w:rsidP="00B6771B">
            <w:pPr>
              <w:pStyle w:val="TabelleKlein"/>
              <w:jc w:val="left"/>
              <w:rPr>
                <w:b/>
                <w:sz w:val="14"/>
              </w:rPr>
            </w:pP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5.7</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Spezifische Vorgaben zu einem SIP für FILES</w:t>
            </w:r>
          </w:p>
        </w:tc>
        <w:tc>
          <w:tcPr>
            <w:tcW w:w="1027" w:type="dxa"/>
            <w:shd w:val="clear" w:color="auto" w:fill="auto"/>
          </w:tcPr>
          <w:p w:rsidR="00584F18" w:rsidRPr="00933E4A" w:rsidRDefault="00584F18" w:rsidP="00B6771B">
            <w:pPr>
              <w:pStyle w:val="TabelleKlein"/>
              <w:jc w:val="left"/>
              <w:rPr>
                <w:b/>
                <w:sz w:val="14"/>
                <w:lang w:val="de-CH"/>
              </w:rPr>
            </w:pP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5.8</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Aufbau eines FILES SIP mit integrierter Dokumentation</w:t>
            </w:r>
          </w:p>
        </w:tc>
        <w:tc>
          <w:tcPr>
            <w:tcW w:w="1027" w:type="dxa"/>
            <w:shd w:val="clear" w:color="auto" w:fill="auto"/>
          </w:tcPr>
          <w:p w:rsidR="00584F18" w:rsidRPr="00933E4A" w:rsidRDefault="00584F18" w:rsidP="00B6771B">
            <w:pPr>
              <w:pStyle w:val="TabelleKlein"/>
              <w:jc w:val="left"/>
              <w:rPr>
                <w:b/>
                <w:sz w:val="14"/>
                <w:lang w:val="de-CH"/>
              </w:rPr>
            </w:pPr>
          </w:p>
        </w:tc>
        <w:tc>
          <w:tcPr>
            <w:tcW w:w="897" w:type="dxa"/>
            <w:shd w:val="clear" w:color="auto" w:fill="auto"/>
          </w:tcPr>
          <w:p w:rsidR="00584F18" w:rsidRPr="00933E4A" w:rsidRDefault="00584F18" w:rsidP="00B6771B">
            <w:pPr>
              <w:pStyle w:val="TabelleKlein"/>
              <w:jc w:val="left"/>
              <w:rPr>
                <w:b/>
                <w:sz w:val="14"/>
                <w:lang w:val="de-CH"/>
              </w:rPr>
            </w:pP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6</w:t>
            </w:r>
          </w:p>
        </w:tc>
        <w:tc>
          <w:tcPr>
            <w:tcW w:w="8743" w:type="dxa"/>
            <w:gridSpan w:val="4"/>
            <w:shd w:val="clear" w:color="auto" w:fill="auto"/>
          </w:tcPr>
          <w:p w:rsidR="00584F18" w:rsidRPr="00665B42" w:rsidRDefault="00584F18" w:rsidP="00B6771B">
            <w:pPr>
              <w:pStyle w:val="TabelleKlein"/>
              <w:jc w:val="left"/>
              <w:rPr>
                <w:b/>
                <w:sz w:val="14"/>
              </w:rPr>
            </w:pPr>
            <w:r w:rsidRPr="00665B42">
              <w:rPr>
                <w:rFonts w:cs="Arial"/>
                <w:b/>
                <w:sz w:val="14"/>
              </w:rPr>
              <w:t>TRANSFER</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6.1</w:t>
            </w:r>
          </w:p>
        </w:tc>
        <w:tc>
          <w:tcPr>
            <w:tcW w:w="5147" w:type="dxa"/>
            <w:tcBorders>
              <w:bottom w:val="single" w:sz="4" w:space="0" w:color="auto"/>
            </w:tcBorders>
            <w:shd w:val="clear" w:color="auto" w:fill="auto"/>
          </w:tcPr>
          <w:p w:rsidR="00584F18" w:rsidRPr="00665B42" w:rsidRDefault="00584F18" w:rsidP="00B6771B">
            <w:pPr>
              <w:pStyle w:val="TabelleKlein"/>
              <w:jc w:val="left"/>
              <w:rPr>
                <w:rFonts w:cs="Arial"/>
                <w:sz w:val="14"/>
              </w:rPr>
            </w:pPr>
            <w:r w:rsidRPr="00665B42">
              <w:rPr>
                <w:rFonts w:cs="Arial"/>
                <w:sz w:val="14"/>
              </w:rPr>
              <w:t>Format Package Container</w:t>
            </w:r>
          </w:p>
        </w:tc>
        <w:tc>
          <w:tcPr>
            <w:tcW w:w="1027" w:type="dxa"/>
            <w:tcBorders>
              <w:bottom w:val="single" w:sz="4" w:space="0" w:color="auto"/>
            </w:tcBorders>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tcBorders>
              <w:bottom w:val="single" w:sz="4" w:space="0" w:color="auto"/>
            </w:tcBorders>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tcBorders>
              <w:bottom w:val="single" w:sz="4" w:space="0" w:color="auto"/>
            </w:tcBorders>
            <w:shd w:val="clear" w:color="auto" w:fill="FFFF99"/>
          </w:tcPr>
          <w:p w:rsidR="00584F18" w:rsidRPr="00665B42" w:rsidRDefault="00584F18" w:rsidP="00B6771B">
            <w:pPr>
              <w:pStyle w:val="TabelleKlein"/>
              <w:jc w:val="left"/>
              <w:rPr>
                <w:b/>
                <w:sz w:val="14"/>
              </w:rPr>
            </w:pPr>
            <w:r w:rsidRPr="00665B42">
              <w:rPr>
                <w:b/>
                <w:sz w:val="14"/>
              </w:rPr>
              <w:t>X</w:t>
            </w:r>
          </w:p>
        </w:tc>
      </w:tr>
    </w:tbl>
    <w:p w:rsidR="00584F18" w:rsidRDefault="00584F18" w:rsidP="00584F18">
      <w:pPr>
        <w:pStyle w:val="TabelleGross"/>
      </w:pPr>
    </w:p>
    <w:p w:rsidR="00584F18" w:rsidRDefault="00584F18" w:rsidP="00584F18">
      <w:pPr>
        <w:spacing w:after="0" w:line="240" w:lineRule="auto"/>
        <w:rPr>
          <w:b/>
          <w:sz w:val="32"/>
        </w:rPr>
      </w:pPr>
      <w:bookmarkStart w:id="235" w:name="_Toc241581089"/>
      <w:r>
        <w:br w:type="page"/>
      </w:r>
    </w:p>
    <w:p w:rsidR="00584F18" w:rsidRPr="009B46B4" w:rsidRDefault="00584F18" w:rsidP="00584F18">
      <w:pPr>
        <w:pStyle w:val="Anhang"/>
      </w:pPr>
      <w:bookmarkStart w:id="236" w:name="_Toc341965644"/>
      <w:bookmarkStart w:id="237" w:name="_Toc396116389"/>
      <w:r>
        <w:lastRenderedPageBreak/>
        <w:t xml:space="preserve">Anhang G – Ausschnitt </w:t>
      </w:r>
      <w:r w:rsidRPr="009B46B4">
        <w:t xml:space="preserve">Mapping </w:t>
      </w:r>
      <w:r>
        <w:t xml:space="preserve">SIP-Metadaten – </w:t>
      </w:r>
      <w:r>
        <w:br/>
        <w:t>GEVER-System</w:t>
      </w:r>
      <w:bookmarkEnd w:id="235"/>
      <w:bookmarkEnd w:id="236"/>
      <w:bookmarkEnd w:id="237"/>
    </w:p>
    <w:p w:rsidR="00584F18" w:rsidRDefault="00584F18" w:rsidP="00584F18">
      <w:pPr>
        <w:spacing w:line="300" w:lineRule="atLeast"/>
        <w:jc w:val="both"/>
      </w:pPr>
      <w:r w:rsidRPr="009F632A">
        <w:t xml:space="preserve">Die </w:t>
      </w:r>
      <w:r>
        <w:t xml:space="preserve">unterstehende </w:t>
      </w:r>
      <w:r w:rsidRPr="009F632A">
        <w:t xml:space="preserve">Tabelle </w:t>
      </w:r>
      <w:r>
        <w:t xml:space="preserve">zeigt ein </w:t>
      </w:r>
      <w:r w:rsidRPr="008267E5">
        <w:rPr>
          <w:b/>
          <w:bCs/>
        </w:rPr>
        <w:t>Beispiel</w:t>
      </w:r>
      <w:r>
        <w:t xml:space="preserve">, </w:t>
      </w:r>
      <w:r w:rsidRPr="009F632A">
        <w:t xml:space="preserve">wie ein Mapping zwischen </w:t>
      </w:r>
      <w:r>
        <w:t>den Metadaten</w:t>
      </w:r>
      <w:r w:rsidRPr="009F632A">
        <w:t xml:space="preserve"> für das SIP und den Metadaten des Herkunftssystems</w:t>
      </w:r>
      <w:r>
        <w:t xml:space="preserve"> (z. B. eines GEVER-Systems)</w:t>
      </w:r>
      <w:r w:rsidRPr="009F632A">
        <w:t xml:space="preserve"> der zu archivierenden Unterlagen resp. deren Metadaten aussehen </w:t>
      </w:r>
      <w:r>
        <w:t>kann</w:t>
      </w:r>
      <w:r w:rsidRPr="009F632A">
        <w:t>. Die darin enthaltenen Daten sind als Beispiele zu verstehen.</w:t>
      </w:r>
      <w:r>
        <w:t xml:space="preserve"> </w:t>
      </w:r>
      <w:r w:rsidRPr="009F632A">
        <w:t xml:space="preserve">Im </w:t>
      </w:r>
      <w:r>
        <w:t xml:space="preserve">unterstehenden </w:t>
      </w:r>
      <w:r w:rsidRPr="009F632A">
        <w:t xml:space="preserve">Beispiel sind nur die ersten </w:t>
      </w:r>
      <w:r>
        <w:t xml:space="preserve">vier </w:t>
      </w:r>
      <w:r w:rsidRPr="009F632A">
        <w:t>Metadaten d</w:t>
      </w:r>
      <w:r>
        <w:t xml:space="preserve">er Entität Dokument aufgeführt. </w:t>
      </w:r>
      <w:r w:rsidRPr="009F632A">
        <w:t xml:space="preserve">Das Mapping muss für alle relevanten Entitäten </w:t>
      </w:r>
      <w:r>
        <w:t xml:space="preserve">einer Ablieferung </w:t>
      </w:r>
      <w:r w:rsidRPr="009F632A">
        <w:t>erstellt werden.</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0" w:type="dxa"/>
          <w:bottom w:w="40" w:type="dxa"/>
        </w:tblCellMar>
        <w:tblLook w:val="01E0" w:firstRow="1" w:lastRow="1" w:firstColumn="1" w:lastColumn="1" w:noHBand="0" w:noVBand="0"/>
      </w:tblPr>
      <w:tblGrid>
        <w:gridCol w:w="1680"/>
        <w:gridCol w:w="1560"/>
        <w:gridCol w:w="960"/>
        <w:gridCol w:w="720"/>
        <w:gridCol w:w="840"/>
        <w:gridCol w:w="1253"/>
        <w:gridCol w:w="910"/>
        <w:gridCol w:w="1540"/>
      </w:tblGrid>
      <w:tr w:rsidR="00584F18" w:rsidRPr="00233AE6" w:rsidTr="00B6771B">
        <w:tc>
          <w:tcPr>
            <w:tcW w:w="9463" w:type="dxa"/>
            <w:gridSpan w:val="8"/>
            <w:shd w:val="clear" w:color="auto" w:fill="A6A6A6" w:themeFill="background1" w:themeFillShade="A6"/>
          </w:tcPr>
          <w:p w:rsidR="00584F18" w:rsidRPr="00233AE6" w:rsidRDefault="00584F18" w:rsidP="00B6771B">
            <w:pPr>
              <w:pStyle w:val="TabelleKlein"/>
              <w:jc w:val="left"/>
              <w:rPr>
                <w:b/>
                <w:sz w:val="14"/>
                <w:szCs w:val="14"/>
              </w:rPr>
            </w:pPr>
            <w:r w:rsidRPr="00233AE6">
              <w:rPr>
                <w:b/>
                <w:sz w:val="14"/>
                <w:szCs w:val="14"/>
              </w:rPr>
              <w:t>Entität – DOKUMENT – GEVER SIP</w:t>
            </w:r>
          </w:p>
        </w:tc>
      </w:tr>
      <w:tr w:rsidR="00584F18" w:rsidRPr="00233AE6" w:rsidTr="00B6771B">
        <w:tc>
          <w:tcPr>
            <w:tcW w:w="7013" w:type="dxa"/>
            <w:gridSpan w:val="6"/>
            <w:tcBorders>
              <w:bottom w:val="single" w:sz="4" w:space="0" w:color="auto"/>
            </w:tcBorders>
            <w:shd w:val="clear" w:color="auto" w:fill="99CCFF"/>
          </w:tcPr>
          <w:p w:rsidR="00584F18" w:rsidRPr="00233AE6" w:rsidRDefault="00584F18" w:rsidP="00B6771B">
            <w:pPr>
              <w:pStyle w:val="TabelleKlein"/>
              <w:jc w:val="left"/>
              <w:rPr>
                <w:b/>
                <w:sz w:val="14"/>
                <w:szCs w:val="14"/>
              </w:rPr>
            </w:pPr>
            <w:r w:rsidRPr="00233AE6">
              <w:rPr>
                <w:b/>
                <w:sz w:val="14"/>
                <w:szCs w:val="14"/>
              </w:rPr>
              <w:t>XSD</w:t>
            </w:r>
          </w:p>
        </w:tc>
        <w:tc>
          <w:tcPr>
            <w:tcW w:w="2450" w:type="dxa"/>
            <w:gridSpan w:val="2"/>
            <w:shd w:val="clear" w:color="auto" w:fill="548DD4" w:themeFill="text2" w:themeFillTint="99"/>
          </w:tcPr>
          <w:p w:rsidR="00584F18" w:rsidRPr="00233AE6" w:rsidRDefault="00584F18" w:rsidP="00B6771B">
            <w:pPr>
              <w:pStyle w:val="TabelleKlein"/>
              <w:jc w:val="left"/>
              <w:rPr>
                <w:b/>
                <w:sz w:val="14"/>
                <w:szCs w:val="14"/>
              </w:rPr>
            </w:pPr>
            <w:r w:rsidRPr="00233AE6">
              <w:rPr>
                <w:b/>
                <w:sz w:val="14"/>
                <w:szCs w:val="14"/>
              </w:rPr>
              <w:t>GEVER-System</w:t>
            </w:r>
          </w:p>
        </w:tc>
      </w:tr>
      <w:tr w:rsidR="00584F18" w:rsidRPr="00233AE6" w:rsidTr="00B6771B">
        <w:tc>
          <w:tcPr>
            <w:tcW w:w="1680" w:type="dxa"/>
            <w:tcBorders>
              <w:top w:val="single" w:sz="4" w:space="0" w:color="auto"/>
            </w:tcBorders>
            <w:shd w:val="clear" w:color="auto" w:fill="99CCFF"/>
          </w:tcPr>
          <w:p w:rsidR="00584F18" w:rsidRPr="00233AE6" w:rsidRDefault="00584F18" w:rsidP="00B6771B">
            <w:pPr>
              <w:pStyle w:val="TabelleKlein"/>
              <w:jc w:val="left"/>
              <w:rPr>
                <w:b/>
                <w:sz w:val="14"/>
                <w:szCs w:val="14"/>
              </w:rPr>
            </w:pPr>
            <w:r w:rsidRPr="00233AE6">
              <w:rPr>
                <w:b/>
                <w:sz w:val="14"/>
                <w:szCs w:val="14"/>
              </w:rPr>
              <w:t>Element-Name</w:t>
            </w:r>
          </w:p>
        </w:tc>
        <w:tc>
          <w:tcPr>
            <w:tcW w:w="1560" w:type="dxa"/>
            <w:tcBorders>
              <w:top w:val="single" w:sz="4" w:space="0" w:color="auto"/>
            </w:tcBorders>
            <w:shd w:val="clear" w:color="auto" w:fill="99CCFF"/>
          </w:tcPr>
          <w:p w:rsidR="00584F18" w:rsidRPr="00233AE6" w:rsidRDefault="00584F18" w:rsidP="00B6771B">
            <w:pPr>
              <w:pStyle w:val="TabelleKlein"/>
              <w:jc w:val="left"/>
              <w:rPr>
                <w:b/>
                <w:sz w:val="14"/>
                <w:szCs w:val="14"/>
              </w:rPr>
            </w:pPr>
            <w:r w:rsidRPr="00233AE6">
              <w:rPr>
                <w:b/>
                <w:sz w:val="14"/>
                <w:szCs w:val="14"/>
              </w:rPr>
              <w:t>Definition</w:t>
            </w:r>
          </w:p>
        </w:tc>
        <w:tc>
          <w:tcPr>
            <w:tcW w:w="960" w:type="dxa"/>
            <w:tcBorders>
              <w:top w:val="single" w:sz="4" w:space="0" w:color="auto"/>
            </w:tcBorders>
            <w:shd w:val="clear" w:color="auto" w:fill="99CCFF"/>
          </w:tcPr>
          <w:p w:rsidR="00584F18" w:rsidRPr="00233AE6" w:rsidRDefault="00584F18" w:rsidP="00B6771B">
            <w:pPr>
              <w:pStyle w:val="TabelleKlein"/>
              <w:jc w:val="left"/>
              <w:rPr>
                <w:b/>
                <w:sz w:val="14"/>
                <w:szCs w:val="14"/>
              </w:rPr>
            </w:pPr>
            <w:r w:rsidRPr="00233AE6">
              <w:rPr>
                <w:b/>
                <w:sz w:val="14"/>
                <w:szCs w:val="14"/>
              </w:rPr>
              <w:t>muss (m) kann (k)</w:t>
            </w:r>
          </w:p>
        </w:tc>
        <w:tc>
          <w:tcPr>
            <w:tcW w:w="720" w:type="dxa"/>
            <w:tcBorders>
              <w:top w:val="single" w:sz="4" w:space="0" w:color="auto"/>
            </w:tcBorders>
            <w:shd w:val="clear" w:color="auto" w:fill="99CCFF"/>
          </w:tcPr>
          <w:p w:rsidR="00584F18" w:rsidRPr="00233AE6" w:rsidRDefault="00584F18" w:rsidP="00B6771B">
            <w:pPr>
              <w:pStyle w:val="TabelleKlein"/>
              <w:jc w:val="left"/>
              <w:rPr>
                <w:b/>
                <w:sz w:val="14"/>
                <w:szCs w:val="14"/>
              </w:rPr>
            </w:pPr>
            <w:r w:rsidRPr="00233AE6">
              <w:rPr>
                <w:b/>
                <w:sz w:val="14"/>
                <w:szCs w:val="14"/>
              </w:rPr>
              <w:t>Daten-typ</w:t>
            </w:r>
          </w:p>
        </w:tc>
        <w:tc>
          <w:tcPr>
            <w:tcW w:w="840" w:type="dxa"/>
            <w:tcBorders>
              <w:top w:val="single" w:sz="4" w:space="0" w:color="auto"/>
            </w:tcBorders>
            <w:shd w:val="clear" w:color="auto" w:fill="99CCFF"/>
          </w:tcPr>
          <w:p w:rsidR="00584F18" w:rsidRPr="00233AE6" w:rsidRDefault="00584F18" w:rsidP="00B6771B">
            <w:pPr>
              <w:pStyle w:val="TabelleKlein"/>
              <w:jc w:val="left"/>
              <w:rPr>
                <w:b/>
                <w:sz w:val="14"/>
                <w:szCs w:val="14"/>
              </w:rPr>
            </w:pPr>
            <w:r w:rsidRPr="00233AE6">
              <w:rPr>
                <w:b/>
                <w:sz w:val="14"/>
                <w:szCs w:val="14"/>
              </w:rPr>
              <w:t>Werte-bereich</w:t>
            </w:r>
          </w:p>
        </w:tc>
        <w:tc>
          <w:tcPr>
            <w:tcW w:w="1253" w:type="dxa"/>
            <w:tcBorders>
              <w:top w:val="single" w:sz="4" w:space="0" w:color="auto"/>
            </w:tcBorders>
            <w:shd w:val="clear" w:color="auto" w:fill="99CCFF"/>
          </w:tcPr>
          <w:p w:rsidR="00584F18" w:rsidRPr="00233AE6" w:rsidRDefault="00584F18" w:rsidP="00B6771B">
            <w:pPr>
              <w:pStyle w:val="TabelleKlein"/>
              <w:jc w:val="left"/>
              <w:rPr>
                <w:b/>
                <w:sz w:val="14"/>
                <w:szCs w:val="14"/>
              </w:rPr>
            </w:pPr>
            <w:r w:rsidRPr="00233AE6">
              <w:rPr>
                <w:b/>
                <w:sz w:val="14"/>
                <w:szCs w:val="14"/>
              </w:rPr>
              <w:t>mehrfach vorkommend</w:t>
            </w:r>
          </w:p>
        </w:tc>
        <w:tc>
          <w:tcPr>
            <w:tcW w:w="910" w:type="dxa"/>
            <w:shd w:val="clear" w:color="auto" w:fill="548DD4" w:themeFill="text2" w:themeFillTint="99"/>
          </w:tcPr>
          <w:p w:rsidR="00584F18" w:rsidRPr="00233AE6" w:rsidRDefault="00584F18" w:rsidP="00B6771B">
            <w:pPr>
              <w:pStyle w:val="TabelleKlein"/>
              <w:jc w:val="left"/>
              <w:rPr>
                <w:b/>
                <w:sz w:val="14"/>
                <w:szCs w:val="14"/>
              </w:rPr>
            </w:pPr>
            <w:r w:rsidRPr="00233AE6">
              <w:rPr>
                <w:b/>
                <w:sz w:val="14"/>
                <w:szCs w:val="14"/>
              </w:rPr>
              <w:t>Mapping</w:t>
            </w:r>
          </w:p>
        </w:tc>
        <w:tc>
          <w:tcPr>
            <w:tcW w:w="1540" w:type="dxa"/>
            <w:shd w:val="clear" w:color="auto" w:fill="548DD4" w:themeFill="text2" w:themeFillTint="99"/>
          </w:tcPr>
          <w:p w:rsidR="00584F18" w:rsidRPr="00233AE6" w:rsidRDefault="00584F18" w:rsidP="00B6771B">
            <w:pPr>
              <w:pStyle w:val="TabelleKlein"/>
              <w:jc w:val="left"/>
              <w:rPr>
                <w:b/>
                <w:sz w:val="14"/>
                <w:szCs w:val="14"/>
              </w:rPr>
            </w:pPr>
            <w:r w:rsidRPr="00233AE6">
              <w:rPr>
                <w:b/>
                <w:sz w:val="14"/>
                <w:szCs w:val="14"/>
              </w:rPr>
              <w:t>auf Feld(er)</w:t>
            </w:r>
          </w:p>
        </w:tc>
      </w:tr>
      <w:tr w:rsidR="00584F18" w:rsidRPr="009B46B4" w:rsidTr="00B6771B">
        <w:tc>
          <w:tcPr>
            <w:tcW w:w="1680" w:type="dxa"/>
          </w:tcPr>
          <w:p w:rsidR="00584F18" w:rsidRPr="00233AE6" w:rsidRDefault="00584F18" w:rsidP="00B6771B">
            <w:pPr>
              <w:pStyle w:val="TabelleKlein"/>
              <w:jc w:val="left"/>
              <w:rPr>
                <w:b/>
                <w:sz w:val="14"/>
                <w:szCs w:val="14"/>
              </w:rPr>
            </w:pPr>
            <w:r w:rsidRPr="00233AE6">
              <w:rPr>
                <w:b/>
                <w:sz w:val="14"/>
                <w:szCs w:val="14"/>
              </w:rPr>
              <w:t>id</w:t>
            </w:r>
          </w:p>
        </w:tc>
        <w:tc>
          <w:tcPr>
            <w:tcW w:w="1560" w:type="dxa"/>
          </w:tcPr>
          <w:p w:rsidR="00584F18" w:rsidRPr="00233AE6" w:rsidRDefault="00584F18" w:rsidP="00B6771B">
            <w:pPr>
              <w:pStyle w:val="TabelleKlein"/>
              <w:jc w:val="left"/>
              <w:rPr>
                <w:sz w:val="14"/>
                <w:szCs w:val="14"/>
              </w:rPr>
            </w:pPr>
            <w:r w:rsidRPr="00233AE6">
              <w:rPr>
                <w:sz w:val="14"/>
                <w:szCs w:val="14"/>
              </w:rPr>
              <w:t>paketweit eindeutige ID (Primärschlüssel)</w:t>
            </w:r>
          </w:p>
        </w:tc>
        <w:tc>
          <w:tcPr>
            <w:tcW w:w="960" w:type="dxa"/>
          </w:tcPr>
          <w:p w:rsidR="00584F18" w:rsidRPr="00233AE6" w:rsidRDefault="00584F18" w:rsidP="00B6771B">
            <w:pPr>
              <w:pStyle w:val="TabelleKlein"/>
              <w:jc w:val="left"/>
              <w:rPr>
                <w:sz w:val="14"/>
                <w:szCs w:val="14"/>
              </w:rPr>
            </w:pPr>
            <w:r w:rsidRPr="00233AE6">
              <w:rPr>
                <w:sz w:val="14"/>
                <w:szCs w:val="14"/>
              </w:rPr>
              <w:t>m</w:t>
            </w:r>
          </w:p>
        </w:tc>
        <w:tc>
          <w:tcPr>
            <w:tcW w:w="720" w:type="dxa"/>
          </w:tcPr>
          <w:p w:rsidR="00584F18" w:rsidRPr="00233AE6" w:rsidRDefault="00584F18" w:rsidP="00B6771B">
            <w:pPr>
              <w:pStyle w:val="TabelleKlein"/>
              <w:jc w:val="left"/>
              <w:rPr>
                <w:sz w:val="14"/>
                <w:szCs w:val="14"/>
              </w:rPr>
            </w:pPr>
            <w:r w:rsidRPr="00233AE6">
              <w:rPr>
                <w:sz w:val="14"/>
                <w:szCs w:val="14"/>
              </w:rPr>
              <w:t>text</w:t>
            </w:r>
          </w:p>
        </w:tc>
        <w:tc>
          <w:tcPr>
            <w:tcW w:w="840" w:type="dxa"/>
          </w:tcPr>
          <w:p w:rsidR="00584F18" w:rsidRPr="00233AE6" w:rsidRDefault="00584F18" w:rsidP="00B6771B">
            <w:pPr>
              <w:pStyle w:val="TabelleKlein"/>
              <w:jc w:val="left"/>
              <w:rPr>
                <w:sz w:val="14"/>
                <w:szCs w:val="14"/>
              </w:rPr>
            </w:pPr>
          </w:p>
        </w:tc>
        <w:tc>
          <w:tcPr>
            <w:tcW w:w="1253" w:type="dxa"/>
          </w:tcPr>
          <w:p w:rsidR="00584F18" w:rsidRPr="00233AE6" w:rsidRDefault="00584F18" w:rsidP="00B6771B">
            <w:pPr>
              <w:pStyle w:val="TabelleKlein"/>
              <w:jc w:val="left"/>
              <w:rPr>
                <w:rFonts w:cs="Arial"/>
                <w:sz w:val="14"/>
                <w:szCs w:val="14"/>
              </w:rPr>
            </w:pPr>
            <w:r w:rsidRPr="00233AE6">
              <w:rPr>
                <w:rFonts w:cs="Arial"/>
                <w:sz w:val="14"/>
                <w:szCs w:val="14"/>
              </w:rPr>
              <w:t>-</w:t>
            </w:r>
          </w:p>
        </w:tc>
        <w:tc>
          <w:tcPr>
            <w:tcW w:w="910" w:type="dxa"/>
          </w:tcPr>
          <w:p w:rsidR="00584F18" w:rsidRPr="00233AE6" w:rsidRDefault="00584F18" w:rsidP="00B6771B">
            <w:pPr>
              <w:pStyle w:val="TabelleKlein"/>
              <w:jc w:val="left"/>
              <w:rPr>
                <w:rFonts w:cs="Arial"/>
                <w:sz w:val="14"/>
                <w:szCs w:val="14"/>
              </w:rPr>
            </w:pPr>
            <w:r w:rsidRPr="00233AE6">
              <w:rPr>
                <w:rFonts w:cs="Arial"/>
                <w:sz w:val="14"/>
                <w:szCs w:val="14"/>
              </w:rPr>
              <w:t>ja</w:t>
            </w:r>
          </w:p>
        </w:tc>
        <w:tc>
          <w:tcPr>
            <w:tcW w:w="1540" w:type="dxa"/>
          </w:tcPr>
          <w:p w:rsidR="00584F18" w:rsidRPr="00233AE6" w:rsidRDefault="00584F18" w:rsidP="00B6771B">
            <w:pPr>
              <w:pStyle w:val="TabelleKlein"/>
              <w:jc w:val="left"/>
              <w:rPr>
                <w:rFonts w:cs="Arial"/>
                <w:sz w:val="14"/>
                <w:szCs w:val="14"/>
              </w:rPr>
            </w:pPr>
            <w:r w:rsidRPr="00233AE6">
              <w:rPr>
                <w:rFonts w:cs="Arial"/>
                <w:sz w:val="14"/>
                <w:szCs w:val="14"/>
              </w:rPr>
              <w:t>COO-Id</w:t>
            </w:r>
          </w:p>
        </w:tc>
      </w:tr>
      <w:tr w:rsidR="00584F18" w:rsidRPr="009B46B4" w:rsidTr="00B6771B">
        <w:tc>
          <w:tcPr>
            <w:tcW w:w="1680" w:type="dxa"/>
          </w:tcPr>
          <w:p w:rsidR="00584F18" w:rsidRPr="00233AE6" w:rsidRDefault="00584F18" w:rsidP="00B6771B">
            <w:pPr>
              <w:pStyle w:val="TabelleKlein"/>
              <w:jc w:val="left"/>
              <w:rPr>
                <w:b/>
                <w:sz w:val="14"/>
                <w:szCs w:val="14"/>
              </w:rPr>
            </w:pPr>
            <w:r w:rsidRPr="00233AE6">
              <w:rPr>
                <w:b/>
                <w:sz w:val="14"/>
                <w:szCs w:val="14"/>
              </w:rPr>
              <w:t>titel</w:t>
            </w:r>
          </w:p>
        </w:tc>
        <w:tc>
          <w:tcPr>
            <w:tcW w:w="1560" w:type="dxa"/>
          </w:tcPr>
          <w:p w:rsidR="00584F18" w:rsidRPr="0094511A" w:rsidRDefault="00584F18" w:rsidP="00B6771B">
            <w:pPr>
              <w:pStyle w:val="TabelleKlein"/>
              <w:jc w:val="left"/>
              <w:rPr>
                <w:sz w:val="14"/>
                <w:szCs w:val="14"/>
                <w:lang w:val="de-CH"/>
              </w:rPr>
            </w:pPr>
            <w:r w:rsidRPr="0094511A">
              <w:rPr>
                <w:sz w:val="14"/>
                <w:szCs w:val="14"/>
                <w:lang w:val="de-CH"/>
              </w:rPr>
              <w:t>Kurze Beschreiung des im Dokument behandelten Gegenstandes</w:t>
            </w:r>
          </w:p>
        </w:tc>
        <w:tc>
          <w:tcPr>
            <w:tcW w:w="960" w:type="dxa"/>
          </w:tcPr>
          <w:p w:rsidR="00584F18" w:rsidRPr="00233AE6" w:rsidRDefault="00584F18" w:rsidP="00B6771B">
            <w:pPr>
              <w:pStyle w:val="TabelleKlein"/>
              <w:jc w:val="left"/>
              <w:rPr>
                <w:sz w:val="14"/>
                <w:szCs w:val="14"/>
              </w:rPr>
            </w:pPr>
            <w:r w:rsidRPr="00233AE6">
              <w:rPr>
                <w:sz w:val="14"/>
                <w:szCs w:val="14"/>
              </w:rPr>
              <w:t>m</w:t>
            </w:r>
          </w:p>
        </w:tc>
        <w:tc>
          <w:tcPr>
            <w:tcW w:w="720" w:type="dxa"/>
          </w:tcPr>
          <w:p w:rsidR="00584F18" w:rsidRPr="00233AE6" w:rsidRDefault="00584F18" w:rsidP="00B6771B">
            <w:pPr>
              <w:pStyle w:val="TabelleKlein"/>
              <w:jc w:val="left"/>
              <w:rPr>
                <w:sz w:val="14"/>
                <w:szCs w:val="14"/>
              </w:rPr>
            </w:pPr>
            <w:r w:rsidRPr="00233AE6">
              <w:rPr>
                <w:sz w:val="14"/>
                <w:szCs w:val="14"/>
              </w:rPr>
              <w:t>text</w:t>
            </w:r>
          </w:p>
        </w:tc>
        <w:tc>
          <w:tcPr>
            <w:tcW w:w="840" w:type="dxa"/>
          </w:tcPr>
          <w:p w:rsidR="00584F18" w:rsidRPr="00233AE6" w:rsidRDefault="00584F18" w:rsidP="00B6771B">
            <w:pPr>
              <w:pStyle w:val="TabelleKlein"/>
              <w:jc w:val="left"/>
              <w:rPr>
                <w:sz w:val="14"/>
                <w:szCs w:val="14"/>
              </w:rPr>
            </w:pPr>
            <w:r w:rsidRPr="00233AE6">
              <w:rPr>
                <w:sz w:val="14"/>
                <w:szCs w:val="14"/>
              </w:rPr>
              <w:t>länge 3</w:t>
            </w:r>
          </w:p>
        </w:tc>
        <w:tc>
          <w:tcPr>
            <w:tcW w:w="1253" w:type="dxa"/>
          </w:tcPr>
          <w:p w:rsidR="00584F18" w:rsidRPr="00233AE6" w:rsidRDefault="00584F18" w:rsidP="00B6771B">
            <w:pPr>
              <w:pStyle w:val="TabelleKlein"/>
              <w:jc w:val="left"/>
              <w:rPr>
                <w:rFonts w:cs="Arial"/>
                <w:sz w:val="14"/>
                <w:szCs w:val="14"/>
              </w:rPr>
            </w:pPr>
            <w:r w:rsidRPr="00233AE6">
              <w:rPr>
                <w:rFonts w:cs="Arial"/>
                <w:sz w:val="14"/>
                <w:szCs w:val="14"/>
              </w:rPr>
              <w:t>-</w:t>
            </w:r>
          </w:p>
        </w:tc>
        <w:tc>
          <w:tcPr>
            <w:tcW w:w="910" w:type="dxa"/>
          </w:tcPr>
          <w:p w:rsidR="00584F18" w:rsidRPr="00233AE6" w:rsidRDefault="00584F18" w:rsidP="00B6771B">
            <w:pPr>
              <w:pStyle w:val="TabelleKlein"/>
              <w:jc w:val="left"/>
              <w:rPr>
                <w:rFonts w:cs="Arial"/>
                <w:sz w:val="14"/>
                <w:szCs w:val="14"/>
              </w:rPr>
            </w:pPr>
            <w:r w:rsidRPr="00233AE6">
              <w:rPr>
                <w:rFonts w:cs="Arial"/>
                <w:sz w:val="14"/>
                <w:szCs w:val="14"/>
              </w:rPr>
              <w:t>ja</w:t>
            </w:r>
          </w:p>
        </w:tc>
        <w:tc>
          <w:tcPr>
            <w:tcW w:w="1540" w:type="dxa"/>
          </w:tcPr>
          <w:p w:rsidR="00584F18" w:rsidRPr="00233AE6" w:rsidRDefault="00584F18" w:rsidP="00B6771B">
            <w:pPr>
              <w:pStyle w:val="TabelleKlein"/>
              <w:jc w:val="left"/>
              <w:rPr>
                <w:rFonts w:cs="Arial"/>
                <w:sz w:val="14"/>
                <w:szCs w:val="14"/>
              </w:rPr>
            </w:pPr>
            <w:r w:rsidRPr="00233AE6">
              <w:rPr>
                <w:rFonts w:cs="Arial"/>
                <w:sz w:val="14"/>
                <w:szCs w:val="14"/>
              </w:rPr>
              <w:t>Eigenschaft (Feld XXXX)</w:t>
            </w:r>
          </w:p>
        </w:tc>
      </w:tr>
      <w:tr w:rsidR="00584F18" w:rsidRPr="009B46B4" w:rsidTr="00B6771B">
        <w:tc>
          <w:tcPr>
            <w:tcW w:w="1680" w:type="dxa"/>
          </w:tcPr>
          <w:p w:rsidR="00584F18" w:rsidRPr="00233AE6" w:rsidRDefault="00584F18" w:rsidP="00B6771B">
            <w:pPr>
              <w:pStyle w:val="TabelleKlein"/>
              <w:jc w:val="left"/>
              <w:rPr>
                <w:b/>
                <w:sz w:val="14"/>
                <w:szCs w:val="14"/>
              </w:rPr>
            </w:pPr>
            <w:r w:rsidRPr="00233AE6">
              <w:rPr>
                <w:b/>
                <w:sz w:val="14"/>
                <w:szCs w:val="14"/>
              </w:rPr>
              <w:t>autor</w:t>
            </w:r>
          </w:p>
        </w:tc>
        <w:tc>
          <w:tcPr>
            <w:tcW w:w="1560" w:type="dxa"/>
          </w:tcPr>
          <w:p w:rsidR="00584F18" w:rsidRPr="00233AE6" w:rsidRDefault="00584F18" w:rsidP="00B6771B">
            <w:pPr>
              <w:pStyle w:val="TabelleKlein"/>
              <w:jc w:val="left"/>
              <w:rPr>
                <w:sz w:val="14"/>
                <w:szCs w:val="14"/>
              </w:rPr>
            </w:pPr>
            <w:r w:rsidRPr="00233AE6">
              <w:rPr>
                <w:sz w:val="14"/>
                <w:szCs w:val="14"/>
              </w:rPr>
              <w:t>Verfasser eines Dokuments</w:t>
            </w:r>
          </w:p>
        </w:tc>
        <w:tc>
          <w:tcPr>
            <w:tcW w:w="960" w:type="dxa"/>
          </w:tcPr>
          <w:p w:rsidR="00584F18" w:rsidRPr="00233AE6" w:rsidRDefault="00584F18" w:rsidP="00B6771B">
            <w:pPr>
              <w:pStyle w:val="TabelleKlein"/>
              <w:jc w:val="left"/>
              <w:rPr>
                <w:sz w:val="14"/>
                <w:szCs w:val="14"/>
              </w:rPr>
            </w:pPr>
            <w:r w:rsidRPr="00233AE6">
              <w:rPr>
                <w:sz w:val="14"/>
                <w:szCs w:val="14"/>
              </w:rPr>
              <w:t>k</w:t>
            </w:r>
          </w:p>
        </w:tc>
        <w:tc>
          <w:tcPr>
            <w:tcW w:w="720" w:type="dxa"/>
          </w:tcPr>
          <w:p w:rsidR="00584F18" w:rsidRPr="00233AE6" w:rsidRDefault="00584F18" w:rsidP="00B6771B">
            <w:pPr>
              <w:pStyle w:val="TabelleKlein"/>
              <w:jc w:val="left"/>
              <w:rPr>
                <w:sz w:val="14"/>
                <w:szCs w:val="14"/>
              </w:rPr>
            </w:pPr>
            <w:r w:rsidRPr="00233AE6">
              <w:rPr>
                <w:sz w:val="14"/>
                <w:szCs w:val="14"/>
              </w:rPr>
              <w:t>text</w:t>
            </w:r>
          </w:p>
        </w:tc>
        <w:tc>
          <w:tcPr>
            <w:tcW w:w="840" w:type="dxa"/>
          </w:tcPr>
          <w:p w:rsidR="00584F18" w:rsidRPr="00233AE6" w:rsidRDefault="00584F18" w:rsidP="00B6771B">
            <w:pPr>
              <w:pStyle w:val="TabelleKlein"/>
              <w:jc w:val="left"/>
              <w:rPr>
                <w:sz w:val="14"/>
                <w:szCs w:val="14"/>
              </w:rPr>
            </w:pPr>
            <w:r w:rsidRPr="00233AE6">
              <w:rPr>
                <w:sz w:val="14"/>
                <w:szCs w:val="14"/>
              </w:rPr>
              <w:t>länge 2</w:t>
            </w:r>
          </w:p>
        </w:tc>
        <w:tc>
          <w:tcPr>
            <w:tcW w:w="1253" w:type="dxa"/>
          </w:tcPr>
          <w:p w:rsidR="00584F18" w:rsidRPr="00233AE6" w:rsidRDefault="00584F18" w:rsidP="00B6771B">
            <w:pPr>
              <w:pStyle w:val="TabelleKlein"/>
              <w:jc w:val="left"/>
              <w:rPr>
                <w:rFonts w:cs="Arial"/>
                <w:sz w:val="14"/>
                <w:szCs w:val="14"/>
              </w:rPr>
            </w:pPr>
            <w:r w:rsidRPr="00233AE6">
              <w:rPr>
                <w:rFonts w:cs="Arial"/>
                <w:sz w:val="14"/>
                <w:szCs w:val="14"/>
              </w:rPr>
              <w:t>0..n</w:t>
            </w:r>
          </w:p>
        </w:tc>
        <w:tc>
          <w:tcPr>
            <w:tcW w:w="910" w:type="dxa"/>
          </w:tcPr>
          <w:p w:rsidR="00584F18" w:rsidRPr="00233AE6" w:rsidRDefault="00584F18" w:rsidP="00B6771B">
            <w:pPr>
              <w:pStyle w:val="TabelleKlein"/>
              <w:jc w:val="left"/>
              <w:rPr>
                <w:rFonts w:cs="Arial"/>
                <w:sz w:val="14"/>
                <w:szCs w:val="14"/>
              </w:rPr>
            </w:pPr>
            <w:r w:rsidRPr="00233AE6">
              <w:rPr>
                <w:rFonts w:cs="Arial"/>
                <w:sz w:val="14"/>
                <w:szCs w:val="14"/>
              </w:rPr>
              <w:t>ja</w:t>
            </w:r>
          </w:p>
        </w:tc>
        <w:tc>
          <w:tcPr>
            <w:tcW w:w="1540" w:type="dxa"/>
          </w:tcPr>
          <w:p w:rsidR="00584F18" w:rsidRPr="00233AE6" w:rsidRDefault="00584F18" w:rsidP="00B6771B">
            <w:pPr>
              <w:pStyle w:val="TabelleKlein"/>
              <w:jc w:val="left"/>
              <w:rPr>
                <w:rFonts w:cs="Arial"/>
                <w:sz w:val="14"/>
                <w:szCs w:val="14"/>
              </w:rPr>
            </w:pPr>
            <w:r w:rsidRPr="00233AE6">
              <w:rPr>
                <w:rFonts w:cs="Arial"/>
                <w:sz w:val="14"/>
                <w:szCs w:val="14"/>
              </w:rPr>
              <w:t>zuständiger Sachbearbeiter (Feld XXXX)</w:t>
            </w:r>
          </w:p>
        </w:tc>
      </w:tr>
      <w:tr w:rsidR="00584F18" w:rsidRPr="009B46B4" w:rsidTr="00B6771B">
        <w:tc>
          <w:tcPr>
            <w:tcW w:w="1680" w:type="dxa"/>
          </w:tcPr>
          <w:p w:rsidR="00584F18" w:rsidRPr="00233AE6" w:rsidRDefault="00584F18" w:rsidP="00B6771B">
            <w:pPr>
              <w:pStyle w:val="TabelleKlein"/>
              <w:jc w:val="left"/>
              <w:rPr>
                <w:b/>
                <w:sz w:val="14"/>
                <w:szCs w:val="14"/>
              </w:rPr>
            </w:pPr>
            <w:r w:rsidRPr="00233AE6">
              <w:rPr>
                <w:b/>
                <w:sz w:val="14"/>
                <w:szCs w:val="14"/>
              </w:rPr>
              <w:t>erscheinungsform</w:t>
            </w:r>
          </w:p>
        </w:tc>
        <w:tc>
          <w:tcPr>
            <w:tcW w:w="1560" w:type="dxa"/>
          </w:tcPr>
          <w:p w:rsidR="00584F18" w:rsidRPr="0094511A" w:rsidRDefault="00584F18" w:rsidP="00B6771B">
            <w:pPr>
              <w:pStyle w:val="TabelleKlein"/>
              <w:jc w:val="left"/>
              <w:rPr>
                <w:sz w:val="14"/>
                <w:szCs w:val="14"/>
                <w:lang w:val="de-CH"/>
              </w:rPr>
            </w:pPr>
            <w:r w:rsidRPr="0094511A">
              <w:rPr>
                <w:sz w:val="14"/>
                <w:szCs w:val="14"/>
                <w:lang w:val="de-CH"/>
              </w:rPr>
              <w:t xml:space="preserve">Angabe, ob es sich beim Dokument zum Zeitpunkt der Ablieferung um ein digitales Dokument, oder um ein nicht-digitales Dokument handelt (Papier, audiovisuell). Ein Dokument kann nur einer der beiden Erscheinungsformen (entweder digital oder nicht-digital) zugewiesen werden. Dokumente, die vor der Ablieferung ins </w:t>
            </w:r>
            <w:r>
              <w:rPr>
                <w:sz w:val="14"/>
                <w:szCs w:val="14"/>
                <w:lang w:val="de-CH"/>
              </w:rPr>
              <w:t>Archiv</w:t>
            </w:r>
            <w:r w:rsidRPr="0094511A">
              <w:rPr>
                <w:sz w:val="14"/>
                <w:szCs w:val="14"/>
                <w:lang w:val="de-CH"/>
              </w:rPr>
              <w:t xml:space="preserve"> aus einem digitalen und einem nicht-digitalen Teil bestanden, müssen als zwei getrennte Dokumente abgeliefert werden. </w:t>
            </w:r>
          </w:p>
        </w:tc>
        <w:tc>
          <w:tcPr>
            <w:tcW w:w="960" w:type="dxa"/>
          </w:tcPr>
          <w:p w:rsidR="00584F18" w:rsidRPr="00233AE6" w:rsidRDefault="00584F18" w:rsidP="00B6771B">
            <w:pPr>
              <w:pStyle w:val="TabelleKlein"/>
              <w:jc w:val="left"/>
              <w:rPr>
                <w:sz w:val="14"/>
                <w:szCs w:val="14"/>
              </w:rPr>
            </w:pPr>
            <w:r w:rsidRPr="00233AE6">
              <w:rPr>
                <w:sz w:val="14"/>
                <w:szCs w:val="14"/>
              </w:rPr>
              <w:t>m</w:t>
            </w:r>
          </w:p>
        </w:tc>
        <w:tc>
          <w:tcPr>
            <w:tcW w:w="720" w:type="dxa"/>
          </w:tcPr>
          <w:p w:rsidR="00584F18" w:rsidRPr="00233AE6" w:rsidRDefault="00584F18" w:rsidP="00B6771B">
            <w:pPr>
              <w:pStyle w:val="TabelleKlein"/>
              <w:jc w:val="left"/>
              <w:rPr>
                <w:sz w:val="14"/>
                <w:szCs w:val="14"/>
              </w:rPr>
            </w:pPr>
            <w:r w:rsidRPr="00233AE6">
              <w:rPr>
                <w:sz w:val="14"/>
                <w:szCs w:val="14"/>
              </w:rPr>
              <w:t>enu-meration</w:t>
            </w:r>
          </w:p>
        </w:tc>
        <w:tc>
          <w:tcPr>
            <w:tcW w:w="840" w:type="dxa"/>
          </w:tcPr>
          <w:p w:rsidR="00584F18" w:rsidRPr="00233AE6" w:rsidRDefault="00584F18" w:rsidP="00B6771B">
            <w:pPr>
              <w:pStyle w:val="TabelleKlein"/>
              <w:jc w:val="left"/>
              <w:rPr>
                <w:sz w:val="14"/>
                <w:szCs w:val="14"/>
              </w:rPr>
            </w:pPr>
            <w:r w:rsidRPr="00233AE6">
              <w:rPr>
                <w:sz w:val="14"/>
                <w:szCs w:val="14"/>
              </w:rPr>
              <w:t>digital, nicht digital</w:t>
            </w:r>
          </w:p>
        </w:tc>
        <w:tc>
          <w:tcPr>
            <w:tcW w:w="1253" w:type="dxa"/>
          </w:tcPr>
          <w:p w:rsidR="00584F18" w:rsidRPr="00233AE6" w:rsidRDefault="00584F18" w:rsidP="00B6771B">
            <w:pPr>
              <w:pStyle w:val="TabelleKlein"/>
              <w:jc w:val="left"/>
              <w:rPr>
                <w:rFonts w:cs="Arial"/>
                <w:sz w:val="14"/>
                <w:szCs w:val="14"/>
              </w:rPr>
            </w:pPr>
          </w:p>
        </w:tc>
        <w:tc>
          <w:tcPr>
            <w:tcW w:w="910" w:type="dxa"/>
          </w:tcPr>
          <w:p w:rsidR="00584F18" w:rsidRPr="00233AE6" w:rsidRDefault="00584F18" w:rsidP="00B6771B">
            <w:pPr>
              <w:pStyle w:val="TabelleKlein"/>
              <w:jc w:val="left"/>
              <w:rPr>
                <w:rFonts w:cs="Arial"/>
                <w:sz w:val="14"/>
                <w:szCs w:val="14"/>
              </w:rPr>
            </w:pPr>
            <w:r w:rsidRPr="00233AE6">
              <w:rPr>
                <w:rFonts w:cs="Arial"/>
                <w:sz w:val="14"/>
                <w:szCs w:val="14"/>
              </w:rPr>
              <w:t>fix</w:t>
            </w:r>
          </w:p>
        </w:tc>
        <w:tc>
          <w:tcPr>
            <w:tcW w:w="1540" w:type="dxa"/>
          </w:tcPr>
          <w:p w:rsidR="00584F18" w:rsidRPr="0094511A" w:rsidRDefault="00584F18" w:rsidP="00B6771B">
            <w:pPr>
              <w:pStyle w:val="TabelleKlein"/>
              <w:jc w:val="left"/>
              <w:rPr>
                <w:rFonts w:cs="Arial"/>
                <w:sz w:val="14"/>
                <w:szCs w:val="14"/>
                <w:lang w:val="de-CH"/>
              </w:rPr>
            </w:pPr>
            <w:r w:rsidRPr="0094511A">
              <w:rPr>
                <w:rFonts w:cs="Arial"/>
                <w:sz w:val="14"/>
                <w:szCs w:val="14"/>
                <w:lang w:val="de-CH"/>
              </w:rPr>
              <w:t>fixer Eintrag: digital</w:t>
            </w:r>
          </w:p>
          <w:p w:rsidR="00584F18" w:rsidRPr="0094511A" w:rsidRDefault="00584F18" w:rsidP="00B6771B">
            <w:pPr>
              <w:pStyle w:val="TabelleKlein"/>
              <w:jc w:val="left"/>
              <w:rPr>
                <w:rFonts w:cs="Arial"/>
                <w:sz w:val="14"/>
                <w:szCs w:val="14"/>
                <w:lang w:val="de-CH"/>
              </w:rPr>
            </w:pPr>
            <w:r w:rsidRPr="0094511A">
              <w:rPr>
                <w:rFonts w:cs="Arial"/>
                <w:sz w:val="14"/>
                <w:szCs w:val="14"/>
                <w:lang w:val="de-CH"/>
              </w:rPr>
              <w:t>Begründung: alle Unterlagen sind digital (keine analogen Teile)</w:t>
            </w:r>
          </w:p>
        </w:tc>
      </w:tr>
      <w:tr w:rsidR="00584F18" w:rsidRPr="009B46B4" w:rsidTr="00B6771B">
        <w:tc>
          <w:tcPr>
            <w:tcW w:w="1680" w:type="dxa"/>
          </w:tcPr>
          <w:p w:rsidR="00584F18" w:rsidRPr="00233AE6" w:rsidRDefault="00584F18" w:rsidP="00B6771B">
            <w:pPr>
              <w:pStyle w:val="TabelleKlein"/>
              <w:jc w:val="left"/>
              <w:rPr>
                <w:b/>
                <w:sz w:val="14"/>
                <w:szCs w:val="14"/>
              </w:rPr>
            </w:pPr>
            <w:r w:rsidRPr="00233AE6">
              <w:rPr>
                <w:b/>
                <w:sz w:val="14"/>
                <w:szCs w:val="14"/>
              </w:rPr>
              <w:t>dokumenttyp</w:t>
            </w:r>
          </w:p>
        </w:tc>
        <w:tc>
          <w:tcPr>
            <w:tcW w:w="1560" w:type="dxa"/>
          </w:tcPr>
          <w:p w:rsidR="00584F18" w:rsidRPr="0094511A" w:rsidRDefault="00584F18" w:rsidP="00B6771B">
            <w:pPr>
              <w:pStyle w:val="TabelleKlein"/>
              <w:jc w:val="left"/>
              <w:rPr>
                <w:sz w:val="14"/>
                <w:szCs w:val="14"/>
                <w:lang w:val="de-CH"/>
              </w:rPr>
            </w:pPr>
            <w:r w:rsidRPr="0094511A">
              <w:rPr>
                <w:sz w:val="14"/>
                <w:szCs w:val="14"/>
                <w:lang w:val="de-CH"/>
              </w:rPr>
              <w:t>Aussehen des Dokuments, das zu erhalten ist.</w:t>
            </w:r>
          </w:p>
        </w:tc>
        <w:tc>
          <w:tcPr>
            <w:tcW w:w="960" w:type="dxa"/>
          </w:tcPr>
          <w:p w:rsidR="00584F18" w:rsidRPr="00233AE6" w:rsidRDefault="00584F18" w:rsidP="00B6771B">
            <w:pPr>
              <w:pStyle w:val="TabelleKlein"/>
              <w:jc w:val="left"/>
              <w:rPr>
                <w:sz w:val="14"/>
                <w:szCs w:val="14"/>
              </w:rPr>
            </w:pPr>
            <w:r w:rsidRPr="00233AE6">
              <w:rPr>
                <w:sz w:val="14"/>
                <w:szCs w:val="14"/>
              </w:rPr>
              <w:t>k</w:t>
            </w:r>
          </w:p>
        </w:tc>
        <w:tc>
          <w:tcPr>
            <w:tcW w:w="720" w:type="dxa"/>
          </w:tcPr>
          <w:p w:rsidR="00584F18" w:rsidRPr="00233AE6" w:rsidRDefault="00584F18" w:rsidP="00B6771B">
            <w:pPr>
              <w:pStyle w:val="TabelleKlein"/>
              <w:jc w:val="left"/>
              <w:rPr>
                <w:sz w:val="14"/>
                <w:szCs w:val="14"/>
              </w:rPr>
            </w:pPr>
            <w:r w:rsidRPr="00233AE6">
              <w:rPr>
                <w:sz w:val="14"/>
                <w:szCs w:val="14"/>
              </w:rPr>
              <w:t>text</w:t>
            </w:r>
          </w:p>
        </w:tc>
        <w:tc>
          <w:tcPr>
            <w:tcW w:w="840" w:type="dxa"/>
          </w:tcPr>
          <w:p w:rsidR="00584F18" w:rsidRPr="00233AE6" w:rsidRDefault="00584F18" w:rsidP="00B6771B">
            <w:pPr>
              <w:pStyle w:val="TabelleKlein"/>
              <w:jc w:val="left"/>
              <w:rPr>
                <w:sz w:val="14"/>
                <w:szCs w:val="14"/>
              </w:rPr>
            </w:pPr>
            <w:r w:rsidRPr="00233AE6">
              <w:rPr>
                <w:sz w:val="14"/>
                <w:szCs w:val="14"/>
              </w:rPr>
              <w:t>länge 3</w:t>
            </w:r>
          </w:p>
        </w:tc>
        <w:tc>
          <w:tcPr>
            <w:tcW w:w="1253" w:type="dxa"/>
          </w:tcPr>
          <w:p w:rsidR="00584F18" w:rsidRPr="00233AE6" w:rsidRDefault="00584F18" w:rsidP="00B6771B">
            <w:pPr>
              <w:pStyle w:val="TabelleKlein"/>
              <w:jc w:val="left"/>
              <w:rPr>
                <w:rFonts w:cs="Arial"/>
                <w:sz w:val="14"/>
                <w:szCs w:val="14"/>
              </w:rPr>
            </w:pPr>
            <w:r w:rsidRPr="00233AE6">
              <w:rPr>
                <w:rFonts w:cs="Arial"/>
                <w:sz w:val="14"/>
                <w:szCs w:val="14"/>
              </w:rPr>
              <w:t>-</w:t>
            </w:r>
          </w:p>
        </w:tc>
        <w:tc>
          <w:tcPr>
            <w:tcW w:w="910" w:type="dxa"/>
          </w:tcPr>
          <w:p w:rsidR="00584F18" w:rsidRPr="00233AE6" w:rsidRDefault="00584F18" w:rsidP="00B6771B">
            <w:pPr>
              <w:pStyle w:val="TabelleKlein"/>
              <w:jc w:val="left"/>
              <w:rPr>
                <w:rFonts w:cs="Arial"/>
                <w:sz w:val="14"/>
                <w:szCs w:val="14"/>
              </w:rPr>
            </w:pPr>
            <w:r w:rsidRPr="00233AE6">
              <w:rPr>
                <w:rFonts w:cs="Arial"/>
                <w:sz w:val="14"/>
                <w:szCs w:val="14"/>
              </w:rPr>
              <w:t>nein</w:t>
            </w:r>
          </w:p>
        </w:tc>
        <w:tc>
          <w:tcPr>
            <w:tcW w:w="1540" w:type="dxa"/>
          </w:tcPr>
          <w:p w:rsidR="00584F18" w:rsidRPr="0094511A" w:rsidRDefault="00584F18" w:rsidP="00B6771B">
            <w:pPr>
              <w:pStyle w:val="TabelleKlein"/>
              <w:jc w:val="left"/>
              <w:rPr>
                <w:rFonts w:cs="Arial"/>
                <w:sz w:val="14"/>
                <w:szCs w:val="14"/>
                <w:lang w:val="de-CH"/>
              </w:rPr>
            </w:pPr>
            <w:r w:rsidRPr="0094511A">
              <w:rPr>
                <w:rFonts w:cs="Arial"/>
                <w:sz w:val="14"/>
                <w:szCs w:val="14"/>
                <w:lang w:val="de-CH"/>
              </w:rPr>
              <w:t>Begründung: kann für vorliegende Dokumente nicht spezifisch angegeben werden.</w:t>
            </w:r>
          </w:p>
        </w:tc>
      </w:tr>
      <w:tr w:rsidR="00584F18" w:rsidRPr="009B46B4" w:rsidTr="00B6771B">
        <w:tc>
          <w:tcPr>
            <w:tcW w:w="1680" w:type="dxa"/>
          </w:tcPr>
          <w:p w:rsidR="00584F18" w:rsidRPr="00233AE6" w:rsidRDefault="00584F18" w:rsidP="00B6771B">
            <w:pPr>
              <w:pStyle w:val="TabelleKlein"/>
              <w:jc w:val="left"/>
              <w:rPr>
                <w:sz w:val="14"/>
                <w:szCs w:val="14"/>
              </w:rPr>
            </w:pPr>
            <w:r w:rsidRPr="00233AE6">
              <w:rPr>
                <w:sz w:val="14"/>
                <w:szCs w:val="14"/>
              </w:rPr>
              <w:t>...</w:t>
            </w:r>
          </w:p>
        </w:tc>
        <w:tc>
          <w:tcPr>
            <w:tcW w:w="1560" w:type="dxa"/>
          </w:tcPr>
          <w:p w:rsidR="00584F18" w:rsidRPr="00233AE6" w:rsidRDefault="00584F18" w:rsidP="00B6771B">
            <w:pPr>
              <w:pStyle w:val="TabelleKlein"/>
              <w:jc w:val="left"/>
              <w:rPr>
                <w:sz w:val="14"/>
                <w:szCs w:val="14"/>
              </w:rPr>
            </w:pPr>
            <w:r w:rsidRPr="00233AE6">
              <w:rPr>
                <w:sz w:val="14"/>
                <w:szCs w:val="14"/>
              </w:rPr>
              <w:t>...</w:t>
            </w:r>
          </w:p>
        </w:tc>
        <w:tc>
          <w:tcPr>
            <w:tcW w:w="960" w:type="dxa"/>
          </w:tcPr>
          <w:p w:rsidR="00584F18" w:rsidRPr="00233AE6" w:rsidRDefault="00584F18" w:rsidP="00B6771B">
            <w:pPr>
              <w:pStyle w:val="TabelleKlein"/>
              <w:jc w:val="left"/>
              <w:rPr>
                <w:sz w:val="14"/>
                <w:szCs w:val="14"/>
              </w:rPr>
            </w:pPr>
            <w:r w:rsidRPr="00233AE6">
              <w:rPr>
                <w:sz w:val="14"/>
                <w:szCs w:val="14"/>
              </w:rPr>
              <w:t>...</w:t>
            </w:r>
          </w:p>
        </w:tc>
        <w:tc>
          <w:tcPr>
            <w:tcW w:w="720" w:type="dxa"/>
          </w:tcPr>
          <w:p w:rsidR="00584F18" w:rsidRPr="00233AE6" w:rsidRDefault="00584F18" w:rsidP="00B6771B">
            <w:pPr>
              <w:pStyle w:val="TabelleKlein"/>
              <w:jc w:val="left"/>
              <w:rPr>
                <w:sz w:val="14"/>
                <w:szCs w:val="14"/>
              </w:rPr>
            </w:pPr>
            <w:r w:rsidRPr="00233AE6">
              <w:rPr>
                <w:sz w:val="14"/>
                <w:szCs w:val="14"/>
              </w:rPr>
              <w:t>...</w:t>
            </w:r>
          </w:p>
        </w:tc>
        <w:tc>
          <w:tcPr>
            <w:tcW w:w="840" w:type="dxa"/>
          </w:tcPr>
          <w:p w:rsidR="00584F18" w:rsidRPr="00233AE6" w:rsidRDefault="00584F18" w:rsidP="00B6771B">
            <w:pPr>
              <w:pStyle w:val="TabelleKlein"/>
              <w:jc w:val="left"/>
              <w:rPr>
                <w:sz w:val="14"/>
                <w:szCs w:val="14"/>
              </w:rPr>
            </w:pPr>
            <w:r w:rsidRPr="00233AE6">
              <w:rPr>
                <w:sz w:val="14"/>
                <w:szCs w:val="14"/>
              </w:rPr>
              <w:t>...</w:t>
            </w:r>
          </w:p>
        </w:tc>
        <w:tc>
          <w:tcPr>
            <w:tcW w:w="1253" w:type="dxa"/>
          </w:tcPr>
          <w:p w:rsidR="00584F18" w:rsidRPr="00233AE6" w:rsidRDefault="00584F18" w:rsidP="00B6771B">
            <w:pPr>
              <w:pStyle w:val="TabelleKlein"/>
              <w:jc w:val="left"/>
              <w:rPr>
                <w:sz w:val="14"/>
                <w:szCs w:val="14"/>
              </w:rPr>
            </w:pPr>
            <w:r w:rsidRPr="00233AE6">
              <w:rPr>
                <w:sz w:val="14"/>
                <w:szCs w:val="14"/>
              </w:rPr>
              <w:t>...</w:t>
            </w:r>
          </w:p>
        </w:tc>
        <w:tc>
          <w:tcPr>
            <w:tcW w:w="910" w:type="dxa"/>
          </w:tcPr>
          <w:p w:rsidR="00584F18" w:rsidRPr="00233AE6" w:rsidRDefault="00584F18" w:rsidP="00B6771B">
            <w:pPr>
              <w:pStyle w:val="TabelleKlein"/>
              <w:jc w:val="left"/>
              <w:rPr>
                <w:sz w:val="14"/>
                <w:szCs w:val="14"/>
              </w:rPr>
            </w:pPr>
            <w:r w:rsidRPr="00233AE6">
              <w:rPr>
                <w:sz w:val="14"/>
                <w:szCs w:val="14"/>
              </w:rPr>
              <w:t>...</w:t>
            </w:r>
          </w:p>
        </w:tc>
        <w:tc>
          <w:tcPr>
            <w:tcW w:w="1540" w:type="dxa"/>
          </w:tcPr>
          <w:p w:rsidR="00584F18" w:rsidRPr="00233AE6" w:rsidRDefault="00584F18" w:rsidP="00B6771B">
            <w:pPr>
              <w:pStyle w:val="TabelleKlein"/>
              <w:jc w:val="left"/>
              <w:rPr>
                <w:sz w:val="14"/>
                <w:szCs w:val="14"/>
              </w:rPr>
            </w:pPr>
            <w:r w:rsidRPr="00233AE6">
              <w:rPr>
                <w:sz w:val="14"/>
                <w:szCs w:val="14"/>
              </w:rPr>
              <w:t>...</w:t>
            </w:r>
          </w:p>
        </w:tc>
      </w:tr>
    </w:tbl>
    <w:p w:rsidR="00584F18" w:rsidRDefault="00584F18" w:rsidP="00584F18">
      <w:pPr>
        <w:spacing w:line="300" w:lineRule="atLeast"/>
        <w:jc w:val="both"/>
      </w:pPr>
    </w:p>
    <w:p w:rsidR="00584F18" w:rsidRDefault="00584F18" w:rsidP="00584F18">
      <w:pPr>
        <w:spacing w:after="0" w:line="240" w:lineRule="auto"/>
        <w:rPr>
          <w:b/>
          <w:sz w:val="32"/>
        </w:rPr>
      </w:pPr>
      <w:bookmarkStart w:id="238" w:name="_Toc241581090"/>
      <w:r>
        <w:br w:type="page"/>
      </w:r>
    </w:p>
    <w:p w:rsidR="00584F18" w:rsidRPr="009B46B4" w:rsidRDefault="00584F18" w:rsidP="00584F18">
      <w:pPr>
        <w:pStyle w:val="Anhang"/>
      </w:pPr>
      <w:bookmarkStart w:id="239" w:name="_Toc341965645"/>
      <w:bookmarkStart w:id="240" w:name="_Toc396116390"/>
      <w:r>
        <w:lastRenderedPageBreak/>
        <w:t xml:space="preserve">Anhang H – </w:t>
      </w:r>
      <w:r w:rsidRPr="009B46B4">
        <w:t>Zeichensätze</w:t>
      </w:r>
      <w:bookmarkEnd w:id="238"/>
      <w:bookmarkEnd w:id="239"/>
      <w:bookmarkEnd w:id="240"/>
    </w:p>
    <w:p w:rsidR="00584F18" w:rsidRPr="009B46B4" w:rsidRDefault="00584F18" w:rsidP="00584F18">
      <w:pPr>
        <w:spacing w:line="300" w:lineRule="atLeast"/>
        <w:jc w:val="both"/>
      </w:pPr>
      <w:r w:rsidRPr="009B46B4">
        <w:t xml:space="preserve">Dieser Anhang definiert die erlaubten Zeichen in Datei- bzw. </w:t>
      </w:r>
      <w:r>
        <w:t>Ordner</w:t>
      </w:r>
      <w:r w:rsidRPr="009B46B4">
        <w:t>namen in SIP und gibt Normalisierungstabellen für einige häufig anzutreffende Zeichensätze an. Damit werden Inkompatibilitäten verhindert, die durch unterschiedliche Zeichensätze bzw. Sonderzeichen in verschiedenen Anwendungsumgebungen entstehen können. Die ursprünglichen Dateinamen müssen in den Metadaten festgehalten werden und gehen nicht verloren.</w:t>
      </w:r>
    </w:p>
    <w:p w:rsidR="00584F18" w:rsidRPr="009B46B4" w:rsidRDefault="00584F18" w:rsidP="00584F18">
      <w:pPr>
        <w:spacing w:line="300" w:lineRule="atLeast"/>
        <w:jc w:val="both"/>
      </w:pPr>
      <w:r w:rsidRPr="009B46B4">
        <w:t xml:space="preserve">Der Einfachheit halber wird im Folgenden nur noch von Dateinamen gesprochen. Gemeint sind damit immer Datei- und </w:t>
      </w:r>
      <w:r>
        <w:t>Ordner</w:t>
      </w:r>
      <w:r w:rsidRPr="009B46B4">
        <w:t>namen.</w:t>
      </w:r>
    </w:p>
    <w:p w:rsidR="00584F18" w:rsidRPr="009B46B4" w:rsidRDefault="00584F18" w:rsidP="00584F18">
      <w:pPr>
        <w:spacing w:line="300" w:lineRule="atLeast"/>
        <w:jc w:val="both"/>
      </w:pPr>
    </w:p>
    <w:p w:rsidR="00584F18" w:rsidRPr="00783ADA" w:rsidRDefault="00584F18" w:rsidP="00584F18">
      <w:pPr>
        <w:rPr>
          <w:b/>
        </w:rPr>
      </w:pPr>
      <w:bookmarkStart w:id="241" w:name="_Toc161042350"/>
      <w:r>
        <w:rPr>
          <w:b/>
        </w:rPr>
        <w:t>H.</w:t>
      </w:r>
      <w:r w:rsidRPr="00783ADA">
        <w:rPr>
          <w:b/>
        </w:rPr>
        <w:t>1: Codepage-Problematik</w:t>
      </w:r>
      <w:bookmarkEnd w:id="241"/>
    </w:p>
    <w:p w:rsidR="00584F18" w:rsidRPr="009B46B4" w:rsidRDefault="00584F18" w:rsidP="00584F18">
      <w:pPr>
        <w:spacing w:line="300" w:lineRule="atLeast"/>
        <w:jc w:val="both"/>
      </w:pPr>
      <w:r w:rsidRPr="009B46B4">
        <w:t xml:space="preserve">Eine </w:t>
      </w:r>
      <w:r w:rsidRPr="009B46B4">
        <w:rPr>
          <w:i/>
          <w:iCs/>
        </w:rPr>
        <w:t>Codepage</w:t>
      </w:r>
      <w:r w:rsidRPr="009B46B4">
        <w:t xml:space="preserve"> ist eine Tabelle mit einer Zeichenkodierung verschiedener Zeichen. Auf Computern dargestellte Zeichen werden bei der Programmierung entsprechend einer Codepage codiert. Für die Codierung gibt es normalerweise 2</w:t>
      </w:r>
      <w:r w:rsidRPr="009B46B4">
        <w:rPr>
          <w:vertAlign w:val="superscript"/>
        </w:rPr>
        <w:t>8</w:t>
      </w:r>
      <w:r w:rsidRPr="009B46B4">
        <w:t xml:space="preserve"> Zeichen, das sind insgesamt 256. In der Tabelle werden diese Zeichen von 0 bis 255 dargestellt. Die erste Hälfte (Zeichen 1 bis 126) ist dabei in fast allen Codepages identisch mit </w:t>
      </w:r>
      <w:r>
        <w:t>US-ASCII</w:t>
      </w:r>
      <w:r w:rsidRPr="009B46B4">
        <w:t xml:space="preserve">. </w:t>
      </w:r>
    </w:p>
    <w:p w:rsidR="00584F18" w:rsidRPr="009B46B4" w:rsidRDefault="00584F18" w:rsidP="00584F18">
      <w:pPr>
        <w:spacing w:line="300" w:lineRule="atLeast"/>
        <w:jc w:val="both"/>
      </w:pPr>
      <w:r w:rsidRPr="009B46B4">
        <w:t>Auf jedem Rechner kann eine unterschiedliche Codepage installiert sein. Regionen bzw. Länder haben auf ihre Sprachen angepasste Codepages. Werden Dateien über sprachliche Grenzen hinaus ausgetauscht, die unterschiedliche Codepages verwenden, hat dies zur Folge, dass Texte mit Umlauten oder Akzentzeichen einen «Datensalat» verursachen, weil sie nicht richtig dargestellt werden. Dies kann auch beim Austausch zwischen Computern mit unterschiedlichen Betriebssystemen geschehen. Was für den Inhalt einer Datei gilt, trifft ebenso auf die Dateinamen zu.</w:t>
      </w:r>
    </w:p>
    <w:p w:rsidR="00584F18" w:rsidRPr="009B46B4" w:rsidRDefault="00584F18" w:rsidP="00584F18">
      <w:pPr>
        <w:spacing w:line="300" w:lineRule="atLeast"/>
        <w:jc w:val="both"/>
      </w:pPr>
      <w:r w:rsidRPr="009B46B4">
        <w:t xml:space="preserve">Windows beispielsweise benutzt in westeuropäischen Ländern die Codepages 1252 und Unicode (UTF-16 encoding), Linux und Unix Systeme eher den ISO-8859-1 Standard. </w:t>
      </w:r>
    </w:p>
    <w:p w:rsidR="00584F18" w:rsidRPr="009B46B4" w:rsidRDefault="00584F18" w:rsidP="00584F18">
      <w:pPr>
        <w:spacing w:line="300" w:lineRule="atLeast"/>
        <w:jc w:val="both"/>
      </w:pPr>
      <w:r w:rsidRPr="009B46B4">
        <w:t xml:space="preserve">Folgende Beispiele zeigen auf, wozu es führt, wenn </w:t>
      </w:r>
      <w:r>
        <w:t>Datei</w:t>
      </w:r>
      <w:r w:rsidRPr="009B46B4">
        <w:t>namen unterschiedlich kodiert und in veränderten Umgebungen dargestellt werden:</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892"/>
        <w:gridCol w:w="1893"/>
        <w:gridCol w:w="1892"/>
        <w:gridCol w:w="1893"/>
        <w:gridCol w:w="1893"/>
      </w:tblGrid>
      <w:tr w:rsidR="00584F18" w:rsidRPr="00233AE6" w:rsidTr="00B6771B">
        <w:trPr>
          <w:trHeight w:val="284"/>
        </w:trPr>
        <w:tc>
          <w:tcPr>
            <w:tcW w:w="1892" w:type="dxa"/>
            <w:shd w:val="clear" w:color="auto" w:fill="99CCFF"/>
          </w:tcPr>
          <w:p w:rsidR="00584F18" w:rsidRPr="00233AE6" w:rsidRDefault="00584F18" w:rsidP="00B6771B">
            <w:pPr>
              <w:pStyle w:val="TabelleGross"/>
              <w:rPr>
                <w:b/>
              </w:rPr>
            </w:pPr>
            <w:r w:rsidRPr="00233AE6">
              <w:rPr>
                <w:b/>
              </w:rPr>
              <w:t>Dateiname</w:t>
            </w:r>
          </w:p>
        </w:tc>
        <w:tc>
          <w:tcPr>
            <w:tcW w:w="1893" w:type="dxa"/>
            <w:shd w:val="clear" w:color="auto" w:fill="99CCFF"/>
          </w:tcPr>
          <w:p w:rsidR="00584F18" w:rsidRPr="00233AE6" w:rsidRDefault="00584F18" w:rsidP="00B6771B">
            <w:pPr>
              <w:pStyle w:val="TabelleGross"/>
              <w:rPr>
                <w:b/>
              </w:rPr>
            </w:pPr>
            <w:r w:rsidRPr="00233AE6">
              <w:rPr>
                <w:b/>
              </w:rPr>
              <w:t xml:space="preserve">Kreiert in </w:t>
            </w:r>
            <w:r>
              <w:rPr>
                <w:b/>
              </w:rPr>
              <w:br/>
            </w:r>
            <w:r w:rsidRPr="00233AE6">
              <w:rPr>
                <w:b/>
              </w:rPr>
              <w:t>Umgebung mit</w:t>
            </w:r>
          </w:p>
        </w:tc>
        <w:tc>
          <w:tcPr>
            <w:tcW w:w="1892" w:type="dxa"/>
            <w:shd w:val="clear" w:color="auto" w:fill="99CCFF"/>
          </w:tcPr>
          <w:p w:rsidR="00584F18" w:rsidRPr="00233AE6" w:rsidRDefault="00584F18" w:rsidP="00B6771B">
            <w:pPr>
              <w:pStyle w:val="TabelleGross"/>
              <w:rPr>
                <w:b/>
              </w:rPr>
            </w:pPr>
            <w:r w:rsidRPr="00233AE6">
              <w:rPr>
                <w:b/>
              </w:rPr>
              <w:t>Dargestellt in Umgebung mit</w:t>
            </w:r>
          </w:p>
        </w:tc>
        <w:tc>
          <w:tcPr>
            <w:tcW w:w="1893" w:type="dxa"/>
            <w:shd w:val="clear" w:color="auto" w:fill="99CCFF"/>
          </w:tcPr>
          <w:p w:rsidR="00584F18" w:rsidRPr="00233AE6" w:rsidRDefault="00584F18" w:rsidP="00B6771B">
            <w:pPr>
              <w:pStyle w:val="TabelleGross"/>
              <w:rPr>
                <w:b/>
              </w:rPr>
            </w:pPr>
            <w:r w:rsidRPr="00233AE6">
              <w:rPr>
                <w:b/>
              </w:rPr>
              <w:t>Ergebnis</w:t>
            </w:r>
          </w:p>
        </w:tc>
        <w:tc>
          <w:tcPr>
            <w:tcW w:w="1893" w:type="dxa"/>
            <w:shd w:val="clear" w:color="auto" w:fill="99CCFF"/>
          </w:tcPr>
          <w:p w:rsidR="00584F18" w:rsidRPr="00233AE6" w:rsidRDefault="00584F18" w:rsidP="00B6771B">
            <w:pPr>
              <w:pStyle w:val="TabelleGross"/>
              <w:rPr>
                <w:b/>
              </w:rPr>
            </w:pPr>
            <w:r w:rsidRPr="00233AE6">
              <w:rPr>
                <w:b/>
              </w:rPr>
              <w:t>Kommentar</w:t>
            </w:r>
          </w:p>
        </w:tc>
      </w:tr>
      <w:tr w:rsidR="00584F18" w:rsidRPr="00090D96" w:rsidTr="00B6771B">
        <w:trPr>
          <w:trHeight w:val="284"/>
        </w:trPr>
        <w:tc>
          <w:tcPr>
            <w:tcW w:w="1892" w:type="dxa"/>
            <w:shd w:val="clear" w:color="auto" w:fill="auto"/>
          </w:tcPr>
          <w:p w:rsidR="00584F18" w:rsidRPr="00090D96" w:rsidRDefault="00584F18" w:rsidP="00B6771B">
            <w:pPr>
              <w:pStyle w:val="TabelleGross"/>
            </w:pPr>
            <w:r w:rsidRPr="00090D96">
              <w:t>René Zürcher</w:t>
            </w:r>
          </w:p>
        </w:tc>
        <w:tc>
          <w:tcPr>
            <w:tcW w:w="1893" w:type="dxa"/>
            <w:shd w:val="clear" w:color="auto" w:fill="auto"/>
          </w:tcPr>
          <w:p w:rsidR="00584F18" w:rsidRPr="00090D96" w:rsidRDefault="00584F18" w:rsidP="00B6771B">
            <w:pPr>
              <w:pStyle w:val="TabelleGross"/>
            </w:pPr>
            <w:r w:rsidRPr="00090D96">
              <w:t>UTF-8</w:t>
            </w:r>
          </w:p>
        </w:tc>
        <w:tc>
          <w:tcPr>
            <w:tcW w:w="1892" w:type="dxa"/>
            <w:shd w:val="clear" w:color="auto" w:fill="auto"/>
          </w:tcPr>
          <w:p w:rsidR="00584F18" w:rsidRPr="00090D96" w:rsidRDefault="00584F18" w:rsidP="00B6771B">
            <w:pPr>
              <w:pStyle w:val="TabelleGross"/>
            </w:pPr>
            <w:r w:rsidRPr="00090D96">
              <w:t>ISO-8859-1</w:t>
            </w:r>
          </w:p>
        </w:tc>
        <w:tc>
          <w:tcPr>
            <w:tcW w:w="1893" w:type="dxa"/>
            <w:shd w:val="clear" w:color="auto" w:fill="auto"/>
          </w:tcPr>
          <w:p w:rsidR="00584F18" w:rsidRPr="00090D96" w:rsidRDefault="00584F18" w:rsidP="00B6771B">
            <w:pPr>
              <w:pStyle w:val="TabelleGross"/>
            </w:pPr>
            <w:r w:rsidRPr="00090D96">
              <w:t>RenÃ</w:t>
            </w:r>
            <w:r w:rsidRPr="00090D96">
              <w:rPr>
                <w:rFonts w:ascii="Times New Roman" w:hAnsi="Times New Roman"/>
              </w:rPr>
              <w:t>©</w:t>
            </w:r>
            <w:r w:rsidRPr="00090D96">
              <w:t xml:space="preserve"> ZÃ</w:t>
            </w:r>
            <w:r w:rsidRPr="00090D96">
              <w:rPr>
                <w:rFonts w:ascii="Times New Roman" w:hAnsi="Times New Roman"/>
              </w:rPr>
              <w:t>¼</w:t>
            </w:r>
            <w:r w:rsidRPr="00090D96">
              <w:t>rcher</w:t>
            </w:r>
          </w:p>
        </w:tc>
        <w:tc>
          <w:tcPr>
            <w:tcW w:w="1893" w:type="dxa"/>
            <w:shd w:val="clear" w:color="auto" w:fill="auto"/>
          </w:tcPr>
          <w:p w:rsidR="00584F18" w:rsidRPr="00090D96" w:rsidRDefault="00584F18" w:rsidP="00B6771B">
            <w:pPr>
              <w:pStyle w:val="TabelleGross"/>
            </w:pPr>
          </w:p>
        </w:tc>
      </w:tr>
      <w:tr w:rsidR="00584F18" w:rsidRPr="00090D96" w:rsidTr="00B6771B">
        <w:trPr>
          <w:trHeight w:val="284"/>
        </w:trPr>
        <w:tc>
          <w:tcPr>
            <w:tcW w:w="1892" w:type="dxa"/>
            <w:shd w:val="clear" w:color="auto" w:fill="auto"/>
          </w:tcPr>
          <w:p w:rsidR="00584F18" w:rsidRPr="00090D96" w:rsidRDefault="00584F18" w:rsidP="00B6771B">
            <w:pPr>
              <w:pStyle w:val="TabelleGross"/>
            </w:pPr>
            <w:r w:rsidRPr="00090D96">
              <w:t>René Zürcher</w:t>
            </w:r>
          </w:p>
        </w:tc>
        <w:tc>
          <w:tcPr>
            <w:tcW w:w="1893" w:type="dxa"/>
            <w:shd w:val="clear" w:color="auto" w:fill="auto"/>
          </w:tcPr>
          <w:p w:rsidR="00584F18" w:rsidRPr="00090D96" w:rsidRDefault="00584F18" w:rsidP="00B6771B">
            <w:pPr>
              <w:pStyle w:val="TabelleGross"/>
            </w:pPr>
            <w:r w:rsidRPr="00090D96">
              <w:t>ISO-8859-1</w:t>
            </w:r>
          </w:p>
        </w:tc>
        <w:tc>
          <w:tcPr>
            <w:tcW w:w="1892" w:type="dxa"/>
            <w:shd w:val="clear" w:color="auto" w:fill="auto"/>
          </w:tcPr>
          <w:p w:rsidR="00584F18" w:rsidRPr="00090D96" w:rsidRDefault="00584F18" w:rsidP="00B6771B">
            <w:pPr>
              <w:pStyle w:val="TabelleGross"/>
            </w:pPr>
            <w:r w:rsidRPr="00090D96">
              <w:t>ISO-8859-5</w:t>
            </w:r>
          </w:p>
        </w:tc>
        <w:tc>
          <w:tcPr>
            <w:tcW w:w="1893" w:type="dxa"/>
            <w:shd w:val="clear" w:color="auto" w:fill="auto"/>
          </w:tcPr>
          <w:p w:rsidR="00584F18" w:rsidRPr="00090D96" w:rsidRDefault="00584F18" w:rsidP="00B6771B">
            <w:pPr>
              <w:pStyle w:val="TabelleGross"/>
            </w:pPr>
            <w:r w:rsidRPr="00090D96">
              <w:t>Renщ Zќrcher</w:t>
            </w:r>
          </w:p>
        </w:tc>
        <w:tc>
          <w:tcPr>
            <w:tcW w:w="1893" w:type="dxa"/>
            <w:shd w:val="clear" w:color="auto" w:fill="auto"/>
          </w:tcPr>
          <w:p w:rsidR="00584F18" w:rsidRPr="00090D96" w:rsidRDefault="00584F18" w:rsidP="00B6771B">
            <w:pPr>
              <w:pStyle w:val="TabelleGross"/>
            </w:pPr>
          </w:p>
        </w:tc>
      </w:tr>
      <w:tr w:rsidR="00584F18" w:rsidRPr="00090D96" w:rsidTr="00B6771B">
        <w:trPr>
          <w:trHeight w:val="284"/>
        </w:trPr>
        <w:tc>
          <w:tcPr>
            <w:tcW w:w="1892" w:type="dxa"/>
            <w:shd w:val="clear" w:color="auto" w:fill="auto"/>
          </w:tcPr>
          <w:p w:rsidR="00584F18" w:rsidRPr="00090D96" w:rsidRDefault="00584F18" w:rsidP="00B6771B">
            <w:pPr>
              <w:pStyle w:val="TabelleGross"/>
            </w:pPr>
            <w:r w:rsidRPr="00090D96">
              <w:t>René Zürcher</w:t>
            </w:r>
          </w:p>
        </w:tc>
        <w:tc>
          <w:tcPr>
            <w:tcW w:w="1893" w:type="dxa"/>
            <w:shd w:val="clear" w:color="auto" w:fill="auto"/>
          </w:tcPr>
          <w:p w:rsidR="00584F18" w:rsidRPr="00090D96" w:rsidRDefault="00584F18" w:rsidP="00B6771B">
            <w:pPr>
              <w:pStyle w:val="TabelleGross"/>
            </w:pPr>
            <w:r w:rsidRPr="00090D96">
              <w:t>ISO-8859-1</w:t>
            </w:r>
          </w:p>
        </w:tc>
        <w:tc>
          <w:tcPr>
            <w:tcW w:w="1892" w:type="dxa"/>
            <w:shd w:val="clear" w:color="auto" w:fill="auto"/>
          </w:tcPr>
          <w:p w:rsidR="00584F18" w:rsidRPr="00090D96" w:rsidRDefault="00584F18" w:rsidP="00B6771B">
            <w:pPr>
              <w:pStyle w:val="TabelleGross"/>
            </w:pPr>
            <w:r w:rsidRPr="00090D96">
              <w:t>UTF-8</w:t>
            </w:r>
          </w:p>
        </w:tc>
        <w:tc>
          <w:tcPr>
            <w:tcW w:w="1893" w:type="dxa"/>
            <w:shd w:val="clear" w:color="auto" w:fill="auto"/>
          </w:tcPr>
          <w:p w:rsidR="00584F18" w:rsidRPr="00090D96" w:rsidRDefault="00584F18" w:rsidP="00B6771B">
            <w:pPr>
              <w:pStyle w:val="TabelleGross"/>
            </w:pPr>
            <w:r w:rsidRPr="00090D96">
              <w:t>Ren Zrcher</w:t>
            </w:r>
          </w:p>
          <w:p w:rsidR="00584F18" w:rsidRPr="00090D96" w:rsidRDefault="00584F18" w:rsidP="00B6771B">
            <w:pPr>
              <w:pStyle w:val="TabelleGross"/>
            </w:pPr>
            <w:r w:rsidRPr="00090D96">
              <w:t>Ren? Z?rcher</w:t>
            </w:r>
          </w:p>
        </w:tc>
        <w:tc>
          <w:tcPr>
            <w:tcW w:w="1893" w:type="dxa"/>
            <w:shd w:val="clear" w:color="auto" w:fill="auto"/>
          </w:tcPr>
          <w:p w:rsidR="00584F18" w:rsidRPr="00090D96" w:rsidRDefault="00584F18" w:rsidP="00B6771B">
            <w:pPr>
              <w:pStyle w:val="TabelleGross"/>
            </w:pPr>
            <w:r w:rsidRPr="00090D96">
              <w:t>Illegale UTF-8 Sequenz. Die Zeichen werden dann oft mit ? oder gar nicht dargestellt</w:t>
            </w:r>
          </w:p>
        </w:tc>
      </w:tr>
    </w:tbl>
    <w:p w:rsidR="00584F18" w:rsidRPr="009B46B4" w:rsidRDefault="00584F18" w:rsidP="00584F18">
      <w:pPr>
        <w:tabs>
          <w:tab w:val="left" w:pos="1980"/>
          <w:tab w:val="left" w:pos="4590"/>
        </w:tabs>
      </w:pPr>
    </w:p>
    <w:p w:rsidR="00584F18" w:rsidRPr="00783ADA" w:rsidRDefault="00584F18" w:rsidP="00584F18">
      <w:pPr>
        <w:rPr>
          <w:b/>
        </w:rPr>
      </w:pPr>
      <w:bookmarkStart w:id="242" w:name="_Toc161042351"/>
      <w:r>
        <w:rPr>
          <w:b/>
        </w:rPr>
        <w:t>H.</w:t>
      </w:r>
      <w:r w:rsidRPr="00783ADA">
        <w:rPr>
          <w:b/>
        </w:rPr>
        <w:t>2: Dateinamen-Normalisierungen</w:t>
      </w:r>
      <w:bookmarkEnd w:id="242"/>
    </w:p>
    <w:p w:rsidR="00584F18" w:rsidRPr="009B46B4" w:rsidRDefault="00584F18" w:rsidP="00584F18">
      <w:pPr>
        <w:spacing w:line="300" w:lineRule="atLeast"/>
        <w:jc w:val="both"/>
      </w:pPr>
      <w:r w:rsidRPr="009B46B4">
        <w:t xml:space="preserve">Zur Vermeidung der genannten Problematik beim Arbeiten mit SIPs in Umgebungen </w:t>
      </w:r>
      <w:r>
        <w:t>mit unterschiedlichen Codepages</w:t>
      </w:r>
      <w:r w:rsidRPr="009B46B4">
        <w:t xml:space="preserve"> müssen Dateinamen normalisiert werden. Als Basis wird der </w:t>
      </w:r>
      <w:r>
        <w:t>US-ASCII</w:t>
      </w:r>
      <w:r w:rsidRPr="009B46B4">
        <w:t>-Zeichensatz genommen (</w:t>
      </w:r>
      <w:r>
        <w:t>E</w:t>
      </w:r>
      <w:r w:rsidRPr="009B46B4">
        <w:t>.2.1). Mit einigen zusätzlichen Restriktionen für Dateina</w:t>
      </w:r>
      <w:r w:rsidRPr="009B46B4">
        <w:lastRenderedPageBreak/>
        <w:t>men (</w:t>
      </w:r>
      <w:r>
        <w:t>E</w:t>
      </w:r>
      <w:r w:rsidRPr="009B46B4">
        <w:t xml:space="preserve">.2.2), die durch die Betriebssysteme gegeben sind, werden nachfolgend Normalisierungstabellen zur Umwandlung der Dateinamen </w:t>
      </w:r>
      <w:r>
        <w:t>vorgeschlagen</w:t>
      </w:r>
      <w:r w:rsidRPr="009B46B4">
        <w:t xml:space="preserve"> (</w:t>
      </w:r>
      <w:r>
        <w:t>E</w:t>
      </w:r>
      <w:r w:rsidRPr="009B46B4">
        <w:t>.2.3ff).</w:t>
      </w:r>
    </w:p>
    <w:p w:rsidR="00584F18" w:rsidRPr="009B46B4" w:rsidRDefault="00584F18" w:rsidP="00584F18"/>
    <w:p w:rsidR="00584F18" w:rsidRPr="009B46B4" w:rsidRDefault="00584F18" w:rsidP="00584F18">
      <w:pPr>
        <w:rPr>
          <w:b/>
          <w:bCs/>
        </w:rPr>
      </w:pPr>
      <w:bookmarkStart w:id="243" w:name="_Ref156630284"/>
      <w:bookmarkStart w:id="244" w:name="_Toc161042352"/>
      <w:bookmarkStart w:id="245" w:name="_Ref156201609"/>
      <w:r>
        <w:rPr>
          <w:b/>
          <w:bCs/>
        </w:rPr>
        <w:t>H</w:t>
      </w:r>
      <w:r w:rsidRPr="009B46B4">
        <w:rPr>
          <w:b/>
          <w:bCs/>
        </w:rPr>
        <w:t xml:space="preserve">.2.1 </w:t>
      </w:r>
      <w:r>
        <w:rPr>
          <w:b/>
          <w:bCs/>
        </w:rPr>
        <w:t>US-ASCII</w:t>
      </w:r>
      <w:r w:rsidRPr="009B46B4">
        <w:rPr>
          <w:b/>
          <w:bCs/>
        </w:rPr>
        <w:t xml:space="preserve"> als Basis</w:t>
      </w:r>
      <w:bookmarkEnd w:id="243"/>
      <w:bookmarkEnd w:id="244"/>
      <w:r w:rsidRPr="009B46B4">
        <w:rPr>
          <w:b/>
          <w:bCs/>
        </w:rPr>
        <w:t>zeichensatz</w:t>
      </w:r>
    </w:p>
    <w:p w:rsidR="00584F18" w:rsidRPr="009B46B4" w:rsidRDefault="00584F18" w:rsidP="00584F18">
      <w:pPr>
        <w:spacing w:line="300" w:lineRule="atLeast"/>
        <w:jc w:val="both"/>
      </w:pPr>
      <w:r w:rsidRPr="009B46B4">
        <w:t xml:space="preserve">UTF-8 wie auch alle ISO-8859 sind Supersets von </w:t>
      </w:r>
      <w:r>
        <w:t>US-ASCII</w:t>
      </w:r>
      <w:r w:rsidRPr="009B46B4">
        <w:t xml:space="preserve">, d.h. jede </w:t>
      </w:r>
      <w:r>
        <w:t>US-ASCII</w:t>
      </w:r>
      <w:r w:rsidRPr="009B46B4">
        <w:t xml:space="preserve">-Zeichenfolge ist ebenfalls eine gültige UTF-8-Zeichenfolge bzw. ISO-8859-Zeichenfolge. </w:t>
      </w:r>
      <w:r>
        <w:t>US-ASCII</w:t>
      </w:r>
      <w:r w:rsidRPr="009B46B4">
        <w:t xml:space="preserve">-Zeichenfolgen werden demnach immer gleich interpretiert und dargestellt, </w:t>
      </w:r>
      <w:r>
        <w:t>unabhängig davon</w:t>
      </w:r>
      <w:r w:rsidRPr="009B46B4">
        <w:t xml:space="preserve">, ob die Software für </w:t>
      </w:r>
      <w:r>
        <w:t>US-ASCII</w:t>
      </w:r>
      <w:r w:rsidRPr="009B46B4">
        <w:t xml:space="preserve">, UTF-8 oder ISO-8859-Verarbeitung konzipiert oder konfiguriert wurde (Mit Software sind hier nicht nur Applikationen wie Editor, Web-Browser etc. gemeint, sondern auch Betriebssysteme, </w:t>
      </w:r>
      <w:r>
        <w:t>Datei</w:t>
      </w:r>
      <w:r w:rsidRPr="009B46B4">
        <w:t>system-Treiber).</w:t>
      </w:r>
    </w:p>
    <w:p w:rsidR="00584F18" w:rsidRPr="009B46B4" w:rsidRDefault="00584F18" w:rsidP="00584F18">
      <w:pPr>
        <w:spacing w:line="300" w:lineRule="atLeast"/>
        <w:jc w:val="both"/>
      </w:pPr>
    </w:p>
    <w:p w:rsidR="00584F18" w:rsidRPr="009B46B4" w:rsidRDefault="00584F18" w:rsidP="00584F18">
      <w:pPr>
        <w:jc w:val="both"/>
        <w:rPr>
          <w:b/>
          <w:bCs/>
        </w:rPr>
      </w:pPr>
      <w:bookmarkStart w:id="246" w:name="_Ref156630295"/>
      <w:bookmarkStart w:id="247" w:name="_Toc161042353"/>
      <w:r>
        <w:rPr>
          <w:b/>
          <w:bCs/>
        </w:rPr>
        <w:t>H.</w:t>
      </w:r>
      <w:r w:rsidRPr="009B46B4">
        <w:rPr>
          <w:b/>
          <w:bCs/>
        </w:rPr>
        <w:t>2.2 Erlaubte und reservierte (nicht-erlaubte) Zeichen in Dateinamen</w:t>
      </w:r>
      <w:bookmarkEnd w:id="245"/>
      <w:bookmarkEnd w:id="246"/>
      <w:bookmarkEnd w:id="247"/>
    </w:p>
    <w:p w:rsidR="00584F18" w:rsidRPr="009B46B4" w:rsidRDefault="00584F18" w:rsidP="00584F18">
      <w:pPr>
        <w:spacing w:line="300" w:lineRule="atLeast"/>
        <w:jc w:val="both"/>
      </w:pPr>
      <w:r w:rsidRPr="009B46B4">
        <w:t>Übersicht über Restriktionen bzw. spezielle Bedeutungen von Zeichen in Betriebssystemen und Sprachdefinitionen (Für eine ausführlichere Übersicht siehe Wikipedia-Eintrag «Filename» (</w:t>
      </w:r>
      <w:hyperlink r:id="rId58" w:history="1">
        <w:r w:rsidRPr="009B46B4">
          <w:rPr>
            <w:rStyle w:val="Hyperlink"/>
          </w:rPr>
          <w:t>http://en.wikipedia.org/wiki/Filename</w:t>
        </w:r>
      </w:hyperlink>
      <w:r w:rsidRPr="009B46B4">
        <w:t>) mit detaillierten Beschreibungen und weiteren Referenzen.)</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2365"/>
        <w:gridCol w:w="2366"/>
        <w:gridCol w:w="2589"/>
        <w:gridCol w:w="2143"/>
      </w:tblGrid>
      <w:tr w:rsidR="00584F18" w:rsidRPr="00233AE6" w:rsidTr="00B6771B">
        <w:trPr>
          <w:trHeight w:val="354"/>
        </w:trPr>
        <w:tc>
          <w:tcPr>
            <w:tcW w:w="2365" w:type="dxa"/>
            <w:shd w:val="clear" w:color="auto" w:fill="99CCFF"/>
          </w:tcPr>
          <w:p w:rsidR="00584F18" w:rsidRPr="00233AE6" w:rsidRDefault="00584F18" w:rsidP="00B6771B">
            <w:pPr>
              <w:pStyle w:val="TabelleGross"/>
              <w:rPr>
                <w:b/>
              </w:rPr>
            </w:pPr>
            <w:r w:rsidRPr="00233AE6">
              <w:rPr>
                <w:b/>
              </w:rPr>
              <w:t>System</w:t>
            </w:r>
          </w:p>
        </w:tc>
        <w:tc>
          <w:tcPr>
            <w:tcW w:w="2366" w:type="dxa"/>
            <w:shd w:val="clear" w:color="auto" w:fill="99CCFF"/>
          </w:tcPr>
          <w:p w:rsidR="00584F18" w:rsidRPr="00233AE6" w:rsidRDefault="00584F18" w:rsidP="00B6771B">
            <w:pPr>
              <w:pStyle w:val="TabelleGross"/>
              <w:rPr>
                <w:b/>
              </w:rPr>
            </w:pPr>
            <w:r w:rsidRPr="00233AE6">
              <w:rPr>
                <w:b/>
              </w:rPr>
              <w:t xml:space="preserve">Gross-/ </w:t>
            </w:r>
            <w:r>
              <w:rPr>
                <w:b/>
              </w:rPr>
              <w:br/>
            </w:r>
            <w:r w:rsidRPr="00233AE6">
              <w:rPr>
                <w:b/>
              </w:rPr>
              <w:t>Kleinschreibung</w:t>
            </w:r>
          </w:p>
        </w:tc>
        <w:tc>
          <w:tcPr>
            <w:tcW w:w="2589" w:type="dxa"/>
            <w:shd w:val="clear" w:color="auto" w:fill="99CCFF"/>
          </w:tcPr>
          <w:p w:rsidR="00584F18" w:rsidRPr="00233AE6" w:rsidRDefault="00584F18" w:rsidP="00B6771B">
            <w:pPr>
              <w:pStyle w:val="TabelleGross"/>
              <w:rPr>
                <w:b/>
              </w:rPr>
            </w:pPr>
            <w:r w:rsidRPr="00233AE6">
              <w:rPr>
                <w:b/>
              </w:rPr>
              <w:t>reservierte Zeichen</w:t>
            </w:r>
          </w:p>
        </w:tc>
        <w:tc>
          <w:tcPr>
            <w:tcW w:w="2143" w:type="dxa"/>
            <w:shd w:val="clear" w:color="auto" w:fill="99CCFF"/>
          </w:tcPr>
          <w:p w:rsidR="00584F18" w:rsidRPr="00233AE6" w:rsidRDefault="00584F18" w:rsidP="00B6771B">
            <w:pPr>
              <w:pStyle w:val="TabelleGross"/>
              <w:rPr>
                <w:b/>
              </w:rPr>
            </w:pPr>
            <w:r w:rsidRPr="00233AE6">
              <w:rPr>
                <w:b/>
              </w:rPr>
              <w:t>Kommentare</w:t>
            </w:r>
          </w:p>
        </w:tc>
      </w:tr>
      <w:tr w:rsidR="00584F18" w:rsidRPr="00B17436" w:rsidTr="00B6771B">
        <w:trPr>
          <w:trHeight w:val="352"/>
        </w:trPr>
        <w:tc>
          <w:tcPr>
            <w:tcW w:w="2365" w:type="dxa"/>
            <w:shd w:val="clear" w:color="auto" w:fill="auto"/>
          </w:tcPr>
          <w:p w:rsidR="00584F18" w:rsidRPr="00B17436" w:rsidRDefault="00584F18" w:rsidP="00B6771B">
            <w:pPr>
              <w:pStyle w:val="TabelleGross"/>
            </w:pPr>
            <w:r w:rsidRPr="00B17436">
              <w:t>WinXP NTFS</w:t>
            </w:r>
          </w:p>
        </w:tc>
        <w:tc>
          <w:tcPr>
            <w:tcW w:w="2366" w:type="dxa"/>
            <w:shd w:val="clear" w:color="auto" w:fill="auto"/>
          </w:tcPr>
          <w:p w:rsidR="00584F18" w:rsidRPr="00B17436" w:rsidRDefault="00584F18" w:rsidP="00B6771B">
            <w:pPr>
              <w:pStyle w:val="TabelleGross"/>
            </w:pPr>
            <w:r w:rsidRPr="00B17436">
              <w:t>optional</w:t>
            </w:r>
          </w:p>
        </w:tc>
        <w:tc>
          <w:tcPr>
            <w:tcW w:w="2589" w:type="dxa"/>
            <w:shd w:val="clear" w:color="auto" w:fill="auto"/>
          </w:tcPr>
          <w:p w:rsidR="00584F18" w:rsidRPr="00B17436" w:rsidRDefault="00584F18" w:rsidP="00B6771B">
            <w:pPr>
              <w:pStyle w:val="TabelleGross"/>
            </w:pPr>
            <w:r w:rsidRPr="00B17436">
              <w:t>&lt; &gt; : " / \ | ? *</w:t>
            </w:r>
          </w:p>
        </w:tc>
        <w:tc>
          <w:tcPr>
            <w:tcW w:w="2143" w:type="dxa"/>
            <w:shd w:val="clear" w:color="auto" w:fill="auto"/>
          </w:tcPr>
          <w:p w:rsidR="00584F18" w:rsidRPr="00B17436" w:rsidRDefault="00584F18" w:rsidP="00B6771B">
            <w:pPr>
              <w:pStyle w:val="TabelleGross"/>
            </w:pPr>
          </w:p>
        </w:tc>
      </w:tr>
      <w:tr w:rsidR="00584F18" w:rsidRPr="00B17436" w:rsidTr="00B6771B">
        <w:trPr>
          <w:trHeight w:val="352"/>
        </w:trPr>
        <w:tc>
          <w:tcPr>
            <w:tcW w:w="2365" w:type="dxa"/>
            <w:shd w:val="clear" w:color="auto" w:fill="auto"/>
          </w:tcPr>
          <w:p w:rsidR="00584F18" w:rsidRPr="00B17436" w:rsidRDefault="00584F18" w:rsidP="00B6771B">
            <w:pPr>
              <w:pStyle w:val="TabelleGross"/>
            </w:pPr>
            <w:r w:rsidRPr="00B17436">
              <w:t>WinXP HPFS</w:t>
            </w:r>
          </w:p>
        </w:tc>
        <w:tc>
          <w:tcPr>
            <w:tcW w:w="2366" w:type="dxa"/>
            <w:shd w:val="clear" w:color="auto" w:fill="auto"/>
          </w:tcPr>
          <w:p w:rsidR="00584F18" w:rsidRPr="00B17436" w:rsidRDefault="00584F18" w:rsidP="00B6771B">
            <w:pPr>
              <w:pStyle w:val="TabelleGross"/>
            </w:pPr>
            <w:r w:rsidRPr="00B17436">
              <w:t>nicht relevant</w:t>
            </w:r>
          </w:p>
        </w:tc>
        <w:tc>
          <w:tcPr>
            <w:tcW w:w="2589" w:type="dxa"/>
            <w:shd w:val="clear" w:color="auto" w:fill="auto"/>
          </w:tcPr>
          <w:p w:rsidR="00584F18" w:rsidRPr="00B17436" w:rsidRDefault="00584F18" w:rsidP="00B6771B">
            <w:pPr>
              <w:pStyle w:val="TabelleGross"/>
            </w:pPr>
            <w:r w:rsidRPr="00B17436">
              <w:t>&lt; &gt; : " / \ | ? *</w:t>
            </w:r>
          </w:p>
        </w:tc>
        <w:tc>
          <w:tcPr>
            <w:tcW w:w="2143" w:type="dxa"/>
            <w:shd w:val="clear" w:color="auto" w:fill="auto"/>
          </w:tcPr>
          <w:p w:rsidR="00584F18" w:rsidRPr="00B17436" w:rsidRDefault="00584F18" w:rsidP="00B6771B">
            <w:pPr>
              <w:pStyle w:val="TabelleGross"/>
            </w:pPr>
          </w:p>
        </w:tc>
      </w:tr>
      <w:tr w:rsidR="00584F18" w:rsidRPr="00B17436" w:rsidTr="00B6771B">
        <w:trPr>
          <w:trHeight w:val="352"/>
        </w:trPr>
        <w:tc>
          <w:tcPr>
            <w:tcW w:w="2365" w:type="dxa"/>
            <w:shd w:val="clear" w:color="auto" w:fill="auto"/>
          </w:tcPr>
          <w:p w:rsidR="00584F18" w:rsidRPr="00B17436" w:rsidRDefault="00584F18" w:rsidP="00B6771B">
            <w:pPr>
              <w:pStyle w:val="TabelleGross"/>
            </w:pPr>
            <w:r w:rsidRPr="00B17436">
              <w:t>Unix / Linux</w:t>
            </w:r>
          </w:p>
        </w:tc>
        <w:tc>
          <w:tcPr>
            <w:tcW w:w="2366" w:type="dxa"/>
            <w:shd w:val="clear" w:color="auto" w:fill="auto"/>
          </w:tcPr>
          <w:p w:rsidR="00584F18" w:rsidRPr="00B17436" w:rsidRDefault="00584F18" w:rsidP="00B6771B">
            <w:pPr>
              <w:pStyle w:val="TabelleGross"/>
            </w:pPr>
            <w:r w:rsidRPr="00B17436">
              <w:t>relevant</w:t>
            </w:r>
          </w:p>
        </w:tc>
        <w:tc>
          <w:tcPr>
            <w:tcW w:w="2589" w:type="dxa"/>
            <w:shd w:val="clear" w:color="auto" w:fill="auto"/>
          </w:tcPr>
          <w:p w:rsidR="00584F18" w:rsidRPr="00B17436" w:rsidRDefault="00584F18" w:rsidP="00B6771B">
            <w:pPr>
              <w:pStyle w:val="TabelleGross"/>
            </w:pPr>
            <w:r w:rsidRPr="00B17436">
              <w:t>/</w:t>
            </w:r>
          </w:p>
        </w:tc>
        <w:tc>
          <w:tcPr>
            <w:tcW w:w="2143" w:type="dxa"/>
            <w:shd w:val="clear" w:color="auto" w:fill="auto"/>
          </w:tcPr>
          <w:p w:rsidR="00584F18" w:rsidRPr="00B17436" w:rsidRDefault="00584F18" w:rsidP="00B6771B">
            <w:pPr>
              <w:pStyle w:val="TabelleGross"/>
            </w:pPr>
          </w:p>
        </w:tc>
      </w:tr>
      <w:tr w:rsidR="00584F18" w:rsidRPr="00B17436" w:rsidTr="00B6771B">
        <w:trPr>
          <w:trHeight w:val="352"/>
        </w:trPr>
        <w:tc>
          <w:tcPr>
            <w:tcW w:w="2365" w:type="dxa"/>
            <w:shd w:val="clear" w:color="auto" w:fill="auto"/>
          </w:tcPr>
          <w:p w:rsidR="00584F18" w:rsidRPr="00B17436" w:rsidRDefault="00584F18" w:rsidP="00B6771B">
            <w:pPr>
              <w:pStyle w:val="TabelleGross"/>
            </w:pPr>
            <w:r w:rsidRPr="00B17436">
              <w:t>Mac OS HFS+</w:t>
            </w:r>
          </w:p>
        </w:tc>
        <w:tc>
          <w:tcPr>
            <w:tcW w:w="2366" w:type="dxa"/>
            <w:shd w:val="clear" w:color="auto" w:fill="auto"/>
          </w:tcPr>
          <w:p w:rsidR="00584F18" w:rsidRPr="00B17436" w:rsidRDefault="00584F18" w:rsidP="00B6771B">
            <w:pPr>
              <w:pStyle w:val="TabelleGross"/>
            </w:pPr>
            <w:r w:rsidRPr="00B17436">
              <w:t>nicht relevant</w:t>
            </w:r>
          </w:p>
        </w:tc>
        <w:tc>
          <w:tcPr>
            <w:tcW w:w="2589" w:type="dxa"/>
            <w:shd w:val="clear" w:color="auto" w:fill="auto"/>
          </w:tcPr>
          <w:p w:rsidR="00584F18" w:rsidRPr="00B17436" w:rsidRDefault="00584F18" w:rsidP="00B6771B">
            <w:pPr>
              <w:pStyle w:val="TabelleGross"/>
            </w:pPr>
            <w:r w:rsidRPr="00B17436">
              <w:t>:</w:t>
            </w:r>
            <w:r w:rsidRPr="00B17436">
              <w:br/>
              <w:t>/ (im Unix layer Mac OS X)</w:t>
            </w:r>
          </w:p>
        </w:tc>
        <w:tc>
          <w:tcPr>
            <w:tcW w:w="2143" w:type="dxa"/>
            <w:shd w:val="clear" w:color="auto" w:fill="auto"/>
          </w:tcPr>
          <w:p w:rsidR="00584F18" w:rsidRPr="00B17436" w:rsidRDefault="00584F18" w:rsidP="00B6771B">
            <w:pPr>
              <w:pStyle w:val="TabelleGross"/>
            </w:pPr>
          </w:p>
        </w:tc>
      </w:tr>
      <w:tr w:rsidR="00584F18" w:rsidRPr="00B17436" w:rsidTr="00B6771B">
        <w:trPr>
          <w:trHeight w:val="352"/>
        </w:trPr>
        <w:tc>
          <w:tcPr>
            <w:tcW w:w="2365" w:type="dxa"/>
            <w:shd w:val="clear" w:color="auto" w:fill="auto"/>
          </w:tcPr>
          <w:p w:rsidR="00584F18" w:rsidRPr="00B17436" w:rsidRDefault="00584F18" w:rsidP="00B6771B">
            <w:pPr>
              <w:pStyle w:val="TabelleGross"/>
            </w:pPr>
            <w:r w:rsidRPr="00B17436">
              <w:t>XML</w:t>
            </w:r>
          </w:p>
        </w:tc>
        <w:tc>
          <w:tcPr>
            <w:tcW w:w="2366" w:type="dxa"/>
            <w:shd w:val="clear" w:color="auto" w:fill="auto"/>
          </w:tcPr>
          <w:p w:rsidR="00584F18" w:rsidRPr="00B17436" w:rsidRDefault="00584F18" w:rsidP="00B6771B">
            <w:pPr>
              <w:pStyle w:val="TabelleGross"/>
            </w:pPr>
            <w:r w:rsidRPr="00B17436">
              <w:t>relevant</w:t>
            </w:r>
          </w:p>
        </w:tc>
        <w:tc>
          <w:tcPr>
            <w:tcW w:w="2589" w:type="dxa"/>
            <w:shd w:val="clear" w:color="auto" w:fill="auto"/>
          </w:tcPr>
          <w:p w:rsidR="00584F18" w:rsidRPr="00B17436" w:rsidRDefault="00584F18" w:rsidP="00B6771B">
            <w:pPr>
              <w:pStyle w:val="TabelleGross"/>
            </w:pPr>
            <w:r w:rsidRPr="00B17436">
              <w:t>&lt; &gt; &amp; ' "</w:t>
            </w:r>
          </w:p>
        </w:tc>
        <w:tc>
          <w:tcPr>
            <w:tcW w:w="2143" w:type="dxa"/>
            <w:shd w:val="clear" w:color="auto" w:fill="auto"/>
          </w:tcPr>
          <w:p w:rsidR="00584F18" w:rsidRPr="00B17436" w:rsidRDefault="00584F18" w:rsidP="00B6771B">
            <w:pPr>
              <w:pStyle w:val="TabelleGross"/>
            </w:pPr>
          </w:p>
        </w:tc>
      </w:tr>
      <w:tr w:rsidR="00584F18" w:rsidRPr="00B17436" w:rsidTr="00B6771B">
        <w:trPr>
          <w:trHeight w:val="352"/>
        </w:trPr>
        <w:tc>
          <w:tcPr>
            <w:tcW w:w="2365" w:type="dxa"/>
            <w:shd w:val="clear" w:color="auto" w:fill="auto"/>
          </w:tcPr>
          <w:p w:rsidR="00584F18" w:rsidRPr="00B17436" w:rsidRDefault="00584F18" w:rsidP="00B6771B">
            <w:pPr>
              <w:pStyle w:val="TabelleGross"/>
            </w:pPr>
            <w:r w:rsidRPr="00B17436">
              <w:t>Uniform Resource Identifiers (URI)</w:t>
            </w:r>
          </w:p>
        </w:tc>
        <w:tc>
          <w:tcPr>
            <w:tcW w:w="2366" w:type="dxa"/>
            <w:shd w:val="clear" w:color="auto" w:fill="auto"/>
          </w:tcPr>
          <w:p w:rsidR="00584F18" w:rsidRPr="00B17436" w:rsidRDefault="00584F18" w:rsidP="00B6771B">
            <w:pPr>
              <w:pStyle w:val="TabelleGross"/>
            </w:pPr>
            <w:r w:rsidRPr="00B17436">
              <w:t>relevant</w:t>
            </w:r>
          </w:p>
        </w:tc>
        <w:tc>
          <w:tcPr>
            <w:tcW w:w="2589" w:type="dxa"/>
            <w:shd w:val="clear" w:color="auto" w:fill="auto"/>
          </w:tcPr>
          <w:p w:rsidR="00584F18" w:rsidRPr="00B17436" w:rsidRDefault="00584F18" w:rsidP="00B6771B">
            <w:pPr>
              <w:pStyle w:val="TabelleGross"/>
              <w:rPr>
                <w:lang w:val="en-US"/>
              </w:rPr>
            </w:pPr>
            <w:r w:rsidRPr="00B17436">
              <w:rPr>
                <w:lang w:val="en-US"/>
              </w:rPr>
              <w:t>: / ? # [ ] @ (generic component delimiters)</w:t>
            </w:r>
          </w:p>
          <w:p w:rsidR="00584F18" w:rsidRPr="00B17436" w:rsidRDefault="00584F18" w:rsidP="00B6771B">
            <w:pPr>
              <w:pStyle w:val="TabelleGross"/>
              <w:rPr>
                <w:lang w:val="en-US"/>
              </w:rPr>
            </w:pPr>
            <w:r w:rsidRPr="00B17436">
              <w:rPr>
                <w:lang w:val="en-US"/>
              </w:rPr>
              <w:t>! $ &amp; ' ( ) * + , ; = (subcomponent delimiters)</w:t>
            </w:r>
          </w:p>
        </w:tc>
        <w:tc>
          <w:tcPr>
            <w:tcW w:w="2143" w:type="dxa"/>
            <w:shd w:val="clear" w:color="auto" w:fill="auto"/>
          </w:tcPr>
          <w:p w:rsidR="00584F18" w:rsidRPr="00B17436" w:rsidRDefault="00584F18" w:rsidP="00B6771B">
            <w:pPr>
              <w:pStyle w:val="TabelleGross"/>
            </w:pPr>
            <w:r w:rsidRPr="00B17436">
              <w:t>wird nicht berücksichtigt</w:t>
            </w:r>
          </w:p>
        </w:tc>
      </w:tr>
    </w:tbl>
    <w:p w:rsidR="00584F18" w:rsidRDefault="00584F18" w:rsidP="00584F18">
      <w:pPr>
        <w:spacing w:line="300" w:lineRule="atLeast"/>
        <w:jc w:val="both"/>
      </w:pPr>
    </w:p>
    <w:p w:rsidR="00584F18" w:rsidRPr="009B46B4" w:rsidRDefault="00584F18" w:rsidP="00584F18">
      <w:pPr>
        <w:spacing w:line="300" w:lineRule="atLeast"/>
        <w:jc w:val="both"/>
      </w:pPr>
      <w:r w:rsidRPr="009B46B4">
        <w:t xml:space="preserve">Für die Normalisierung von </w:t>
      </w:r>
      <w:r>
        <w:t>Datei</w:t>
      </w:r>
      <w:r w:rsidRPr="009B46B4">
        <w:t xml:space="preserve">namen werden URIs zur Einschränkung der erlaubten Zeichen aus dem </w:t>
      </w:r>
      <w:r>
        <w:t>US-ASCII</w:t>
      </w:r>
      <w:r w:rsidRPr="009B46B4">
        <w:t>-Zeichensatz nicht berücksichtigt. Sollte ein Dateiname reservierte Zeichen eines URI enthalten und dies für die weitere Verarbeitung innerhalb eines URI wesentlich sein, wird der Dateiname durch percent-encoding (RFC 3986 Uniform Resource Identifier (URI): Generic Syntax) entsprechend angepasst.</w:t>
      </w:r>
    </w:p>
    <w:p w:rsidR="00584F18" w:rsidRPr="009B46B4" w:rsidRDefault="00584F18" w:rsidP="00584F18"/>
    <w:p w:rsidR="00584F18" w:rsidRDefault="00584F18" w:rsidP="00584F18">
      <w:pPr>
        <w:spacing w:after="0" w:line="240" w:lineRule="auto"/>
        <w:rPr>
          <w:b/>
          <w:bCs/>
        </w:rPr>
      </w:pPr>
      <w:r>
        <w:rPr>
          <w:b/>
          <w:bCs/>
        </w:rPr>
        <w:br w:type="page"/>
      </w:r>
    </w:p>
    <w:p w:rsidR="00584F18" w:rsidRPr="009B46B4" w:rsidRDefault="00584F18" w:rsidP="00584F18">
      <w:pPr>
        <w:jc w:val="both"/>
        <w:rPr>
          <w:b/>
          <w:bCs/>
        </w:rPr>
      </w:pPr>
      <w:r>
        <w:rPr>
          <w:b/>
          <w:bCs/>
        </w:rPr>
        <w:lastRenderedPageBreak/>
        <w:t>H</w:t>
      </w:r>
      <w:r w:rsidRPr="009B46B4">
        <w:rPr>
          <w:b/>
          <w:bCs/>
        </w:rPr>
        <w:t>.2.</w:t>
      </w:r>
      <w:r>
        <w:rPr>
          <w:b/>
          <w:bCs/>
        </w:rPr>
        <w:t>2</w:t>
      </w:r>
      <w:r w:rsidRPr="009B46B4">
        <w:rPr>
          <w:b/>
          <w:bCs/>
        </w:rPr>
        <w:t>.1 Erlaubte Zeichen</w:t>
      </w:r>
    </w:p>
    <w:p w:rsidR="00584F18" w:rsidRPr="009B46B4" w:rsidRDefault="00584F18" w:rsidP="00584F18">
      <w:pPr>
        <w:spacing w:line="300" w:lineRule="atLeast"/>
        <w:jc w:val="both"/>
      </w:pPr>
      <w:r w:rsidRPr="009B46B4">
        <w:t xml:space="preserve">Die erlaubten Zeichen befinden sich ausschliesslich im Bereich des </w:t>
      </w:r>
      <w:r>
        <w:t>US-ASCII</w:t>
      </w:r>
      <w:r w:rsidRPr="009B46B4">
        <w:t>-Zeichensatzes, das heisst, innerhalb 0x20 bis 0x7</w:t>
      </w:r>
      <w:r>
        <w:t>E</w:t>
      </w:r>
      <w:r w:rsidRPr="009B46B4">
        <w:t xml:space="preserve">. Jedoch ist nicht jedes </w:t>
      </w:r>
      <w:r>
        <w:t>US-ASCII</w:t>
      </w:r>
      <w:r w:rsidRPr="009B46B4">
        <w:t>-Zeichen erlaubt. Die folgende Tabelle listet die erlaubten Zeichen auf.</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7"/>
        <w:gridCol w:w="803"/>
        <w:gridCol w:w="1496"/>
        <w:gridCol w:w="763"/>
      </w:tblGrid>
      <w:tr w:rsidR="00584F18" w:rsidRPr="00FF625E" w:rsidTr="00B6771B">
        <w:trPr>
          <w:cantSplit/>
          <w:tblHeader/>
        </w:trPr>
        <w:tc>
          <w:tcPr>
            <w:tcW w:w="0" w:type="auto"/>
            <w:shd w:val="clear" w:color="auto" w:fill="99CCFF"/>
          </w:tcPr>
          <w:p w:rsidR="00584F18" w:rsidRPr="00FF625E" w:rsidRDefault="00584F18" w:rsidP="00B6771B">
            <w:pPr>
              <w:pStyle w:val="TabelleKlein"/>
              <w:rPr>
                <w:b/>
              </w:rPr>
            </w:pPr>
            <w:r w:rsidRPr="00FF625E">
              <w:rPr>
                <w:b/>
              </w:rPr>
              <w:t>US-ASCII / ISO-8859-1</w:t>
            </w:r>
          </w:p>
        </w:tc>
        <w:tc>
          <w:tcPr>
            <w:tcW w:w="0" w:type="auto"/>
            <w:shd w:val="clear" w:color="auto" w:fill="99CCFF"/>
            <w:vAlign w:val="center"/>
          </w:tcPr>
          <w:p w:rsidR="00584F18" w:rsidRPr="00FF625E" w:rsidRDefault="00584F18" w:rsidP="00B6771B">
            <w:pPr>
              <w:pStyle w:val="TabelleKlein"/>
              <w:rPr>
                <w:b/>
              </w:rPr>
            </w:pPr>
            <w:r w:rsidRPr="00FF625E">
              <w:rPr>
                <w:b/>
              </w:rPr>
              <w:t>Unicode</w:t>
            </w:r>
          </w:p>
        </w:tc>
        <w:tc>
          <w:tcPr>
            <w:tcW w:w="0" w:type="auto"/>
            <w:shd w:val="clear" w:color="auto" w:fill="99CCFF"/>
            <w:vAlign w:val="center"/>
          </w:tcPr>
          <w:p w:rsidR="00584F18" w:rsidRPr="00FF625E" w:rsidRDefault="00584F18" w:rsidP="00B6771B">
            <w:pPr>
              <w:pStyle w:val="TabelleKlein"/>
              <w:rPr>
                <w:b/>
              </w:rPr>
            </w:pPr>
            <w:r w:rsidRPr="00FF625E">
              <w:rPr>
                <w:b/>
              </w:rPr>
              <w:t>Unicode Description</w:t>
            </w:r>
          </w:p>
        </w:tc>
        <w:tc>
          <w:tcPr>
            <w:tcW w:w="0" w:type="auto"/>
            <w:shd w:val="clear" w:color="auto" w:fill="99CCFF"/>
            <w:vAlign w:val="center"/>
          </w:tcPr>
          <w:p w:rsidR="00584F18" w:rsidRPr="00FF625E" w:rsidRDefault="00584F18" w:rsidP="00B6771B">
            <w:pPr>
              <w:pStyle w:val="TabelleKlein"/>
              <w:rPr>
                <w:b/>
              </w:rPr>
            </w:pPr>
            <w:r w:rsidRPr="00FF625E">
              <w:rPr>
                <w:b/>
              </w:rPr>
              <w:t>Symbol</w:t>
            </w:r>
          </w:p>
        </w:tc>
      </w:tr>
      <w:tr w:rsidR="00584F18" w:rsidRPr="009B46B4" w:rsidTr="00B6771B">
        <w:trPr>
          <w:cantSplit/>
          <w:trHeight w:hRule="exact" w:val="227"/>
        </w:trPr>
        <w:tc>
          <w:tcPr>
            <w:tcW w:w="0" w:type="auto"/>
          </w:tcPr>
          <w:p w:rsidR="00584F18" w:rsidRPr="009B46B4" w:rsidRDefault="00584F18" w:rsidP="00B6771B">
            <w:pPr>
              <w:pStyle w:val="TabelleKlein"/>
              <w:rPr>
                <w:lang w:eastAsia="en-US"/>
              </w:rPr>
            </w:pPr>
            <w:r w:rsidRPr="009B46B4">
              <w:rPr>
                <w:lang w:eastAsia="en-US"/>
              </w:rPr>
              <w:t>0x20</w:t>
            </w:r>
          </w:p>
        </w:tc>
        <w:tc>
          <w:tcPr>
            <w:tcW w:w="0" w:type="auto"/>
          </w:tcPr>
          <w:p w:rsidR="00584F18" w:rsidRPr="009B46B4" w:rsidRDefault="00584F18" w:rsidP="00B6771B">
            <w:pPr>
              <w:pStyle w:val="TabelleKlein"/>
              <w:rPr>
                <w:lang w:eastAsia="en-US"/>
              </w:rPr>
            </w:pPr>
            <w:r w:rsidRPr="009B46B4">
              <w:rPr>
                <w:lang w:eastAsia="en-US"/>
              </w:rPr>
              <w:t xml:space="preserve">U+0020 </w:t>
            </w:r>
          </w:p>
        </w:tc>
        <w:tc>
          <w:tcPr>
            <w:tcW w:w="0" w:type="auto"/>
          </w:tcPr>
          <w:p w:rsidR="00584F18" w:rsidRPr="009B46B4" w:rsidRDefault="00584F18" w:rsidP="00B6771B">
            <w:pPr>
              <w:pStyle w:val="TabelleKlein"/>
              <w:rPr>
                <w:lang w:eastAsia="en-US"/>
              </w:rPr>
            </w:pPr>
            <w:r w:rsidRPr="009B46B4">
              <w:rPr>
                <w:lang w:eastAsia="en-US"/>
              </w:rPr>
              <w:t xml:space="preserve">Space </w:t>
            </w:r>
          </w:p>
        </w:tc>
        <w:tc>
          <w:tcPr>
            <w:tcW w:w="0" w:type="auto"/>
          </w:tcPr>
          <w:p w:rsidR="00584F18" w:rsidRPr="009B46B4" w:rsidRDefault="00584F18" w:rsidP="00B6771B">
            <w:pPr>
              <w:pStyle w:val="TabelleKlein"/>
              <w:rPr>
                <w:i/>
                <w:iCs/>
                <w:lang w:eastAsia="en-US"/>
              </w:rPr>
            </w:pPr>
            <w:r w:rsidRPr="009B46B4">
              <w:rPr>
                <w:i/>
                <w:iCs/>
                <w:lang w:eastAsia="en-US"/>
              </w:rPr>
              <w:t>SP</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2</w:t>
            </w:r>
            <w:r>
              <w:t>1</w:t>
            </w:r>
          </w:p>
        </w:tc>
        <w:tc>
          <w:tcPr>
            <w:tcW w:w="0" w:type="auto"/>
          </w:tcPr>
          <w:p w:rsidR="00584F18" w:rsidRPr="009B46B4" w:rsidRDefault="00584F18" w:rsidP="00B6771B">
            <w:pPr>
              <w:pStyle w:val="TabelleKlein"/>
              <w:rPr>
                <w:lang w:eastAsia="en-US"/>
              </w:rPr>
            </w:pPr>
            <w:r w:rsidRPr="009B46B4">
              <w:rPr>
                <w:lang w:eastAsia="en-US"/>
              </w:rPr>
              <w:t xml:space="preserve">U+0021 </w:t>
            </w:r>
          </w:p>
        </w:tc>
        <w:tc>
          <w:tcPr>
            <w:tcW w:w="0" w:type="auto"/>
          </w:tcPr>
          <w:p w:rsidR="00584F18" w:rsidRPr="009B46B4" w:rsidRDefault="00584F18" w:rsidP="00B6771B">
            <w:pPr>
              <w:pStyle w:val="TabelleKlein"/>
              <w:rPr>
                <w:lang w:eastAsia="en-US"/>
              </w:rPr>
            </w:pPr>
            <w:r w:rsidRPr="009B46B4">
              <w:rPr>
                <w:lang w:eastAsia="en-US"/>
              </w:rPr>
              <w:t xml:space="preserve">Exclamation mark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2</w:t>
            </w:r>
            <w:r>
              <w:t>3</w:t>
            </w:r>
          </w:p>
        </w:tc>
        <w:tc>
          <w:tcPr>
            <w:tcW w:w="0" w:type="auto"/>
          </w:tcPr>
          <w:p w:rsidR="00584F18" w:rsidRPr="009B46B4" w:rsidRDefault="00584F18" w:rsidP="00B6771B">
            <w:pPr>
              <w:pStyle w:val="TabelleKlein"/>
              <w:rPr>
                <w:lang w:eastAsia="en-US"/>
              </w:rPr>
            </w:pPr>
            <w:r w:rsidRPr="009B46B4">
              <w:rPr>
                <w:lang w:eastAsia="en-US"/>
              </w:rPr>
              <w:t xml:space="preserve">U+0023 </w:t>
            </w:r>
          </w:p>
        </w:tc>
        <w:tc>
          <w:tcPr>
            <w:tcW w:w="0" w:type="auto"/>
          </w:tcPr>
          <w:p w:rsidR="00584F18" w:rsidRPr="009B46B4" w:rsidRDefault="00584F18" w:rsidP="00B6771B">
            <w:pPr>
              <w:pStyle w:val="TabelleKlein"/>
              <w:rPr>
                <w:lang w:eastAsia="en-US"/>
              </w:rPr>
            </w:pPr>
            <w:r w:rsidRPr="009B46B4">
              <w:rPr>
                <w:lang w:eastAsia="en-US"/>
              </w:rPr>
              <w:t xml:space="preserve">Number sign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2</w:t>
            </w:r>
            <w:r>
              <w:t>4</w:t>
            </w:r>
          </w:p>
        </w:tc>
        <w:tc>
          <w:tcPr>
            <w:tcW w:w="0" w:type="auto"/>
          </w:tcPr>
          <w:p w:rsidR="00584F18" w:rsidRPr="009B46B4" w:rsidRDefault="00584F18" w:rsidP="00B6771B">
            <w:pPr>
              <w:pStyle w:val="TabelleKlein"/>
              <w:rPr>
                <w:lang w:eastAsia="en-US"/>
              </w:rPr>
            </w:pPr>
            <w:r w:rsidRPr="009B46B4">
              <w:rPr>
                <w:lang w:eastAsia="en-US"/>
              </w:rPr>
              <w:t xml:space="preserve">U+0024 </w:t>
            </w:r>
          </w:p>
        </w:tc>
        <w:tc>
          <w:tcPr>
            <w:tcW w:w="0" w:type="auto"/>
          </w:tcPr>
          <w:p w:rsidR="00584F18" w:rsidRPr="009B46B4" w:rsidRDefault="00584F18" w:rsidP="00B6771B">
            <w:pPr>
              <w:pStyle w:val="TabelleKlein"/>
              <w:rPr>
                <w:lang w:eastAsia="en-US"/>
              </w:rPr>
            </w:pPr>
            <w:r w:rsidRPr="009B46B4">
              <w:rPr>
                <w:lang w:eastAsia="en-US"/>
              </w:rPr>
              <w:t xml:space="preserve">Dollar sign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2</w:t>
            </w:r>
            <w:r>
              <w:t>5</w:t>
            </w:r>
          </w:p>
        </w:tc>
        <w:tc>
          <w:tcPr>
            <w:tcW w:w="0" w:type="auto"/>
          </w:tcPr>
          <w:p w:rsidR="00584F18" w:rsidRPr="009B46B4" w:rsidRDefault="00584F18" w:rsidP="00B6771B">
            <w:pPr>
              <w:pStyle w:val="TabelleKlein"/>
              <w:rPr>
                <w:lang w:eastAsia="en-US"/>
              </w:rPr>
            </w:pPr>
            <w:r w:rsidRPr="009B46B4">
              <w:rPr>
                <w:lang w:eastAsia="en-US"/>
              </w:rPr>
              <w:t xml:space="preserve">U+0025 </w:t>
            </w:r>
          </w:p>
        </w:tc>
        <w:tc>
          <w:tcPr>
            <w:tcW w:w="0" w:type="auto"/>
          </w:tcPr>
          <w:p w:rsidR="00584F18" w:rsidRPr="009B46B4" w:rsidRDefault="00584F18" w:rsidP="00B6771B">
            <w:pPr>
              <w:pStyle w:val="TabelleKlein"/>
              <w:rPr>
                <w:lang w:eastAsia="en-US"/>
              </w:rPr>
            </w:pPr>
            <w:r w:rsidRPr="009B46B4">
              <w:rPr>
                <w:lang w:eastAsia="en-US"/>
              </w:rPr>
              <w:t xml:space="preserve">Percent sign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2</w:t>
            </w:r>
            <w:r>
              <w:t>8</w:t>
            </w:r>
          </w:p>
        </w:tc>
        <w:tc>
          <w:tcPr>
            <w:tcW w:w="0" w:type="auto"/>
          </w:tcPr>
          <w:p w:rsidR="00584F18" w:rsidRPr="009B46B4" w:rsidRDefault="00584F18" w:rsidP="00B6771B">
            <w:pPr>
              <w:pStyle w:val="TabelleKlein"/>
              <w:rPr>
                <w:lang w:eastAsia="en-US"/>
              </w:rPr>
            </w:pPr>
            <w:r w:rsidRPr="009B46B4">
              <w:rPr>
                <w:lang w:eastAsia="en-US"/>
              </w:rPr>
              <w:t xml:space="preserve">U+0028 </w:t>
            </w:r>
          </w:p>
        </w:tc>
        <w:tc>
          <w:tcPr>
            <w:tcW w:w="0" w:type="auto"/>
          </w:tcPr>
          <w:p w:rsidR="00584F18" w:rsidRPr="009B46B4" w:rsidRDefault="00584F18" w:rsidP="00B6771B">
            <w:pPr>
              <w:pStyle w:val="TabelleKlein"/>
              <w:rPr>
                <w:lang w:eastAsia="en-US"/>
              </w:rPr>
            </w:pPr>
            <w:r w:rsidRPr="009B46B4">
              <w:rPr>
                <w:lang w:eastAsia="en-US"/>
              </w:rPr>
              <w:t xml:space="preserve">Left parenthesis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2</w:t>
            </w:r>
            <w:r>
              <w:t>9</w:t>
            </w:r>
          </w:p>
        </w:tc>
        <w:tc>
          <w:tcPr>
            <w:tcW w:w="0" w:type="auto"/>
          </w:tcPr>
          <w:p w:rsidR="00584F18" w:rsidRPr="009B46B4" w:rsidRDefault="00584F18" w:rsidP="00B6771B">
            <w:pPr>
              <w:pStyle w:val="TabelleKlein"/>
              <w:rPr>
                <w:lang w:eastAsia="en-US"/>
              </w:rPr>
            </w:pPr>
            <w:r w:rsidRPr="009B46B4">
              <w:rPr>
                <w:lang w:eastAsia="en-US"/>
              </w:rPr>
              <w:t xml:space="preserve">U+0029 </w:t>
            </w:r>
          </w:p>
        </w:tc>
        <w:tc>
          <w:tcPr>
            <w:tcW w:w="0" w:type="auto"/>
          </w:tcPr>
          <w:p w:rsidR="00584F18" w:rsidRPr="009B46B4" w:rsidRDefault="00584F18" w:rsidP="00B6771B">
            <w:pPr>
              <w:pStyle w:val="TabelleKlein"/>
              <w:rPr>
                <w:lang w:eastAsia="en-US"/>
              </w:rPr>
            </w:pPr>
            <w:r w:rsidRPr="009B46B4">
              <w:rPr>
                <w:lang w:eastAsia="en-US"/>
              </w:rPr>
              <w:t xml:space="preserve">Right parenthesis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2</w:t>
            </w:r>
            <w:r>
              <w:t>B</w:t>
            </w:r>
          </w:p>
        </w:tc>
        <w:tc>
          <w:tcPr>
            <w:tcW w:w="0" w:type="auto"/>
          </w:tcPr>
          <w:p w:rsidR="00584F18" w:rsidRPr="009B46B4" w:rsidRDefault="00584F18" w:rsidP="00B6771B">
            <w:pPr>
              <w:pStyle w:val="TabelleKlein"/>
              <w:rPr>
                <w:lang w:eastAsia="en-US"/>
              </w:rPr>
            </w:pPr>
            <w:r w:rsidRPr="009B46B4">
              <w:rPr>
                <w:lang w:eastAsia="en-US"/>
              </w:rPr>
              <w:t xml:space="preserve">U+002B </w:t>
            </w:r>
          </w:p>
        </w:tc>
        <w:tc>
          <w:tcPr>
            <w:tcW w:w="0" w:type="auto"/>
          </w:tcPr>
          <w:p w:rsidR="00584F18" w:rsidRPr="009B46B4" w:rsidRDefault="00584F18" w:rsidP="00B6771B">
            <w:pPr>
              <w:pStyle w:val="TabelleKlein"/>
              <w:rPr>
                <w:lang w:eastAsia="en-US"/>
              </w:rPr>
            </w:pPr>
            <w:r w:rsidRPr="009B46B4">
              <w:rPr>
                <w:lang w:eastAsia="en-US"/>
              </w:rPr>
              <w:t xml:space="preserve">Plus sign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2</w:t>
            </w:r>
            <w:r>
              <w:t>C</w:t>
            </w:r>
          </w:p>
        </w:tc>
        <w:tc>
          <w:tcPr>
            <w:tcW w:w="0" w:type="auto"/>
          </w:tcPr>
          <w:p w:rsidR="00584F18" w:rsidRPr="009B46B4" w:rsidRDefault="00584F18" w:rsidP="00B6771B">
            <w:pPr>
              <w:pStyle w:val="TabelleKlein"/>
              <w:rPr>
                <w:lang w:eastAsia="en-US"/>
              </w:rPr>
            </w:pPr>
            <w:r w:rsidRPr="009B46B4">
              <w:rPr>
                <w:lang w:eastAsia="en-US"/>
              </w:rPr>
              <w:t xml:space="preserve">U+002C </w:t>
            </w:r>
          </w:p>
        </w:tc>
        <w:tc>
          <w:tcPr>
            <w:tcW w:w="0" w:type="auto"/>
          </w:tcPr>
          <w:p w:rsidR="00584F18" w:rsidRPr="009B46B4" w:rsidRDefault="00584F18" w:rsidP="00B6771B">
            <w:pPr>
              <w:pStyle w:val="TabelleKlein"/>
              <w:rPr>
                <w:lang w:eastAsia="en-US"/>
              </w:rPr>
            </w:pPr>
            <w:r w:rsidRPr="009B46B4">
              <w:rPr>
                <w:lang w:eastAsia="en-US"/>
              </w:rPr>
              <w:t xml:space="preserve">Comma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2</w:t>
            </w:r>
            <w:r>
              <w:t>D</w:t>
            </w:r>
          </w:p>
        </w:tc>
        <w:tc>
          <w:tcPr>
            <w:tcW w:w="0" w:type="auto"/>
          </w:tcPr>
          <w:p w:rsidR="00584F18" w:rsidRPr="009B46B4" w:rsidRDefault="00584F18" w:rsidP="00B6771B">
            <w:pPr>
              <w:pStyle w:val="TabelleKlein"/>
              <w:rPr>
                <w:lang w:eastAsia="en-US"/>
              </w:rPr>
            </w:pPr>
            <w:r w:rsidRPr="009B46B4">
              <w:rPr>
                <w:lang w:eastAsia="en-US"/>
              </w:rPr>
              <w:t xml:space="preserve">U+002D </w:t>
            </w:r>
          </w:p>
        </w:tc>
        <w:tc>
          <w:tcPr>
            <w:tcW w:w="0" w:type="auto"/>
          </w:tcPr>
          <w:p w:rsidR="00584F18" w:rsidRPr="009B46B4" w:rsidRDefault="00584F18" w:rsidP="00B6771B">
            <w:pPr>
              <w:pStyle w:val="TabelleKlein"/>
              <w:rPr>
                <w:lang w:eastAsia="en-US"/>
              </w:rPr>
            </w:pPr>
            <w:r w:rsidRPr="009B46B4">
              <w:rPr>
                <w:lang w:eastAsia="en-US"/>
              </w:rPr>
              <w:t xml:space="preserve">Hyphen/Minus sign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2</w:t>
            </w:r>
            <w:r>
              <w:t>E</w:t>
            </w:r>
          </w:p>
        </w:tc>
        <w:tc>
          <w:tcPr>
            <w:tcW w:w="0" w:type="auto"/>
          </w:tcPr>
          <w:p w:rsidR="00584F18" w:rsidRPr="009B46B4" w:rsidRDefault="00584F18" w:rsidP="00B6771B">
            <w:pPr>
              <w:pStyle w:val="TabelleKlein"/>
              <w:rPr>
                <w:lang w:eastAsia="en-US"/>
              </w:rPr>
            </w:pPr>
            <w:r w:rsidRPr="009B46B4">
              <w:rPr>
                <w:lang w:eastAsia="en-US"/>
              </w:rPr>
              <w:t xml:space="preserve">U+002E </w:t>
            </w:r>
          </w:p>
        </w:tc>
        <w:tc>
          <w:tcPr>
            <w:tcW w:w="0" w:type="auto"/>
          </w:tcPr>
          <w:p w:rsidR="00584F18" w:rsidRPr="009B46B4" w:rsidRDefault="00584F18" w:rsidP="00B6771B">
            <w:pPr>
              <w:pStyle w:val="TabelleKlein"/>
              <w:rPr>
                <w:lang w:eastAsia="en-US"/>
              </w:rPr>
            </w:pPr>
            <w:r w:rsidRPr="009B46B4">
              <w:rPr>
                <w:lang w:eastAsia="en-US"/>
              </w:rPr>
              <w:t xml:space="preserve">Full stop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rPr>
                <w:lang w:eastAsia="en-US"/>
              </w:rPr>
            </w:pPr>
            <w:r w:rsidRPr="009B46B4">
              <w:rPr>
                <w:lang w:eastAsia="en-US"/>
              </w:rPr>
              <w:t>0x30</w:t>
            </w:r>
          </w:p>
        </w:tc>
        <w:tc>
          <w:tcPr>
            <w:tcW w:w="0" w:type="auto"/>
          </w:tcPr>
          <w:p w:rsidR="00584F18" w:rsidRPr="009B46B4" w:rsidRDefault="00584F18" w:rsidP="00B6771B">
            <w:pPr>
              <w:pStyle w:val="TabelleKlein"/>
              <w:rPr>
                <w:lang w:eastAsia="en-US"/>
              </w:rPr>
            </w:pPr>
            <w:r w:rsidRPr="009B46B4">
              <w:rPr>
                <w:lang w:eastAsia="en-US"/>
              </w:rPr>
              <w:t xml:space="preserve">U+0030 </w:t>
            </w:r>
          </w:p>
        </w:tc>
        <w:tc>
          <w:tcPr>
            <w:tcW w:w="0" w:type="auto"/>
          </w:tcPr>
          <w:p w:rsidR="00584F18" w:rsidRPr="009B46B4" w:rsidRDefault="00584F18" w:rsidP="00B6771B">
            <w:pPr>
              <w:pStyle w:val="TabelleKlein"/>
              <w:rPr>
                <w:lang w:eastAsia="en-US"/>
              </w:rPr>
            </w:pPr>
            <w:r w:rsidRPr="009B46B4">
              <w:rPr>
                <w:lang w:eastAsia="en-US"/>
              </w:rPr>
              <w:t xml:space="preserve">Digit Zero </w:t>
            </w:r>
          </w:p>
        </w:tc>
        <w:tc>
          <w:tcPr>
            <w:tcW w:w="0" w:type="auto"/>
          </w:tcPr>
          <w:p w:rsidR="00584F18" w:rsidRPr="009B46B4" w:rsidRDefault="00584F18" w:rsidP="00B6771B">
            <w:pPr>
              <w:pStyle w:val="TabelleKlein"/>
              <w:rPr>
                <w:lang w:eastAsia="en-US"/>
              </w:rPr>
            </w:pPr>
            <w:r w:rsidRPr="009B46B4">
              <w:rPr>
                <w:lang w:eastAsia="en-US"/>
              </w:rPr>
              <w:t xml:space="preserve">0 </w:t>
            </w:r>
          </w:p>
        </w:tc>
      </w:tr>
      <w:tr w:rsidR="00584F18" w:rsidRPr="009B46B4" w:rsidTr="00B6771B">
        <w:trPr>
          <w:cantSplit/>
          <w:trHeight w:hRule="exact" w:val="227"/>
        </w:trPr>
        <w:tc>
          <w:tcPr>
            <w:tcW w:w="0" w:type="auto"/>
          </w:tcPr>
          <w:p w:rsidR="00584F18" w:rsidRPr="009B46B4" w:rsidRDefault="00584F18" w:rsidP="00B6771B">
            <w:pPr>
              <w:pStyle w:val="TabelleKlein"/>
              <w:rPr>
                <w:lang w:eastAsia="en-US"/>
              </w:rPr>
            </w:pPr>
          </w:p>
        </w:tc>
        <w:tc>
          <w:tcPr>
            <w:tcW w:w="0" w:type="auto"/>
          </w:tcPr>
          <w:p w:rsidR="00584F18" w:rsidRPr="009B46B4" w:rsidRDefault="00584F18" w:rsidP="00B6771B">
            <w:pPr>
              <w:pStyle w:val="TabelleKlein"/>
              <w:rPr>
                <w:lang w:eastAsia="en-US"/>
              </w:rPr>
            </w:pPr>
            <w:r w:rsidRPr="009B46B4">
              <w:rPr>
                <w:lang w:eastAsia="en-US"/>
              </w:rPr>
              <w:t>...</w:t>
            </w:r>
          </w:p>
        </w:tc>
        <w:tc>
          <w:tcPr>
            <w:tcW w:w="0" w:type="auto"/>
          </w:tcPr>
          <w:p w:rsidR="00584F18" w:rsidRPr="009B46B4" w:rsidRDefault="00584F18" w:rsidP="00B6771B">
            <w:pPr>
              <w:pStyle w:val="TabelleKlein"/>
              <w:rPr>
                <w:lang w:eastAsia="en-US"/>
              </w:rPr>
            </w:pPr>
            <w:r w:rsidRPr="009B46B4">
              <w:rPr>
                <w:lang w:eastAsia="en-US"/>
              </w:rPr>
              <w:t>...</w:t>
            </w:r>
          </w:p>
        </w:tc>
        <w:tc>
          <w:tcPr>
            <w:tcW w:w="0" w:type="auto"/>
          </w:tcPr>
          <w:p w:rsidR="00584F18" w:rsidRPr="009B46B4" w:rsidRDefault="00584F18" w:rsidP="00B6771B">
            <w:pPr>
              <w:pStyle w:val="TabelleKlein"/>
              <w:rPr>
                <w:lang w:eastAsia="en-US"/>
              </w:rPr>
            </w:pPr>
            <w:r w:rsidRPr="009B46B4">
              <w:rPr>
                <w:lang w:eastAsia="en-US"/>
              </w:rPr>
              <w:t>...</w:t>
            </w:r>
          </w:p>
        </w:tc>
      </w:tr>
      <w:tr w:rsidR="00584F18" w:rsidRPr="009B46B4" w:rsidTr="00B6771B">
        <w:trPr>
          <w:cantSplit/>
          <w:trHeight w:hRule="exact" w:val="227"/>
        </w:trPr>
        <w:tc>
          <w:tcPr>
            <w:tcW w:w="0" w:type="auto"/>
          </w:tcPr>
          <w:p w:rsidR="00584F18" w:rsidRPr="009B46B4" w:rsidRDefault="00584F18" w:rsidP="00B6771B">
            <w:pPr>
              <w:pStyle w:val="TabelleKlein"/>
              <w:rPr>
                <w:lang w:eastAsia="en-US"/>
              </w:rPr>
            </w:pPr>
            <w:r w:rsidRPr="009B46B4">
              <w:rPr>
                <w:lang w:eastAsia="en-US"/>
              </w:rPr>
              <w:t>0x39</w:t>
            </w:r>
          </w:p>
        </w:tc>
        <w:tc>
          <w:tcPr>
            <w:tcW w:w="0" w:type="auto"/>
          </w:tcPr>
          <w:p w:rsidR="00584F18" w:rsidRPr="009B46B4" w:rsidRDefault="00584F18" w:rsidP="00B6771B">
            <w:pPr>
              <w:pStyle w:val="TabelleKlein"/>
              <w:rPr>
                <w:lang w:eastAsia="en-US"/>
              </w:rPr>
            </w:pPr>
            <w:r w:rsidRPr="009B46B4">
              <w:rPr>
                <w:lang w:eastAsia="en-US"/>
              </w:rPr>
              <w:t xml:space="preserve">U+0039 </w:t>
            </w:r>
          </w:p>
        </w:tc>
        <w:tc>
          <w:tcPr>
            <w:tcW w:w="0" w:type="auto"/>
          </w:tcPr>
          <w:p w:rsidR="00584F18" w:rsidRPr="009B46B4" w:rsidRDefault="00584F18" w:rsidP="00B6771B">
            <w:pPr>
              <w:pStyle w:val="TabelleKlein"/>
              <w:rPr>
                <w:lang w:eastAsia="en-US"/>
              </w:rPr>
            </w:pPr>
            <w:r w:rsidRPr="009B46B4">
              <w:rPr>
                <w:lang w:eastAsia="en-US"/>
              </w:rPr>
              <w:t xml:space="preserve">Digit Nine </w:t>
            </w:r>
          </w:p>
        </w:tc>
        <w:tc>
          <w:tcPr>
            <w:tcW w:w="0" w:type="auto"/>
          </w:tcPr>
          <w:p w:rsidR="00584F18" w:rsidRPr="009B46B4" w:rsidRDefault="00584F18" w:rsidP="00B6771B">
            <w:pPr>
              <w:pStyle w:val="TabelleKlein"/>
              <w:rPr>
                <w:lang w:eastAsia="en-US"/>
              </w:rPr>
            </w:pPr>
            <w:r w:rsidRPr="009B46B4">
              <w:rPr>
                <w:lang w:eastAsia="en-US"/>
              </w:rPr>
              <w:t xml:space="preserve">9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3D</w:t>
            </w:r>
          </w:p>
        </w:tc>
        <w:tc>
          <w:tcPr>
            <w:tcW w:w="0" w:type="auto"/>
          </w:tcPr>
          <w:p w:rsidR="00584F18" w:rsidRPr="009B46B4" w:rsidRDefault="00584F18" w:rsidP="00B6771B">
            <w:pPr>
              <w:pStyle w:val="TabelleKlein"/>
              <w:rPr>
                <w:lang w:eastAsia="en-US"/>
              </w:rPr>
            </w:pPr>
            <w:r w:rsidRPr="009B46B4">
              <w:rPr>
                <w:lang w:eastAsia="en-US"/>
              </w:rPr>
              <w:t xml:space="preserve">U+003D </w:t>
            </w:r>
          </w:p>
        </w:tc>
        <w:tc>
          <w:tcPr>
            <w:tcW w:w="0" w:type="auto"/>
          </w:tcPr>
          <w:p w:rsidR="00584F18" w:rsidRPr="009B46B4" w:rsidRDefault="00584F18" w:rsidP="00B6771B">
            <w:pPr>
              <w:pStyle w:val="TabelleKlein"/>
              <w:rPr>
                <w:lang w:eastAsia="en-US"/>
              </w:rPr>
            </w:pPr>
            <w:r w:rsidRPr="009B46B4">
              <w:rPr>
                <w:lang w:eastAsia="en-US"/>
              </w:rPr>
              <w:t xml:space="preserve">Equal sign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40</w:t>
            </w:r>
          </w:p>
        </w:tc>
        <w:tc>
          <w:tcPr>
            <w:tcW w:w="0" w:type="auto"/>
          </w:tcPr>
          <w:p w:rsidR="00584F18" w:rsidRPr="009B46B4" w:rsidRDefault="00584F18" w:rsidP="00B6771B">
            <w:pPr>
              <w:pStyle w:val="TabelleKlein"/>
              <w:rPr>
                <w:lang w:eastAsia="en-US"/>
              </w:rPr>
            </w:pPr>
            <w:r w:rsidRPr="009B46B4">
              <w:rPr>
                <w:lang w:eastAsia="en-US"/>
              </w:rPr>
              <w:t xml:space="preserve">U+0040 </w:t>
            </w:r>
          </w:p>
        </w:tc>
        <w:tc>
          <w:tcPr>
            <w:tcW w:w="0" w:type="auto"/>
          </w:tcPr>
          <w:p w:rsidR="00584F18" w:rsidRPr="009B46B4" w:rsidRDefault="00584F18" w:rsidP="00B6771B">
            <w:pPr>
              <w:pStyle w:val="TabelleKlein"/>
              <w:rPr>
                <w:lang w:eastAsia="en-US"/>
              </w:rPr>
            </w:pPr>
            <w:r w:rsidRPr="009B46B4">
              <w:rPr>
                <w:lang w:eastAsia="en-US"/>
              </w:rPr>
              <w:t xml:space="preserve">At sign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41</w:t>
            </w:r>
          </w:p>
        </w:tc>
        <w:tc>
          <w:tcPr>
            <w:tcW w:w="0" w:type="auto"/>
          </w:tcPr>
          <w:p w:rsidR="00584F18" w:rsidRPr="009B46B4" w:rsidRDefault="00584F18" w:rsidP="00B6771B">
            <w:pPr>
              <w:pStyle w:val="TabelleKlein"/>
              <w:rPr>
                <w:lang w:eastAsia="en-US"/>
              </w:rPr>
            </w:pPr>
            <w:r w:rsidRPr="009B46B4">
              <w:rPr>
                <w:lang w:eastAsia="en-US"/>
              </w:rPr>
              <w:t xml:space="preserve">U+0041 </w:t>
            </w:r>
          </w:p>
        </w:tc>
        <w:tc>
          <w:tcPr>
            <w:tcW w:w="0" w:type="auto"/>
          </w:tcPr>
          <w:p w:rsidR="00584F18" w:rsidRPr="009B46B4" w:rsidRDefault="00584F18" w:rsidP="00B6771B">
            <w:pPr>
              <w:pStyle w:val="TabelleKlein"/>
              <w:rPr>
                <w:lang w:eastAsia="en-US"/>
              </w:rPr>
            </w:pPr>
            <w:r w:rsidRPr="009B46B4">
              <w:rPr>
                <w:lang w:eastAsia="en-US"/>
              </w:rPr>
              <w:t xml:space="preserve">Latin Capital letter A </w:t>
            </w:r>
          </w:p>
        </w:tc>
        <w:tc>
          <w:tcPr>
            <w:tcW w:w="0" w:type="auto"/>
          </w:tcPr>
          <w:p w:rsidR="00584F18" w:rsidRPr="009B46B4" w:rsidRDefault="00584F18" w:rsidP="00B6771B">
            <w:pPr>
              <w:pStyle w:val="TabelleKlein"/>
              <w:rPr>
                <w:lang w:eastAsia="en-US"/>
              </w:rPr>
            </w:pPr>
            <w:r w:rsidRPr="009B46B4">
              <w:rPr>
                <w:lang w:eastAsia="en-US"/>
              </w:rPr>
              <w:t xml:space="preserve">A </w:t>
            </w:r>
          </w:p>
        </w:tc>
      </w:tr>
      <w:tr w:rsidR="00584F18" w:rsidRPr="009B46B4" w:rsidTr="00B6771B">
        <w:trPr>
          <w:cantSplit/>
          <w:trHeight w:hRule="exact" w:val="227"/>
        </w:trPr>
        <w:tc>
          <w:tcPr>
            <w:tcW w:w="0" w:type="auto"/>
          </w:tcPr>
          <w:p w:rsidR="00584F18" w:rsidRPr="009B46B4" w:rsidRDefault="00584F18" w:rsidP="00B6771B">
            <w:pPr>
              <w:pStyle w:val="TabelleKlein"/>
              <w:rPr>
                <w:lang w:eastAsia="en-US"/>
              </w:rPr>
            </w:pPr>
          </w:p>
        </w:tc>
        <w:tc>
          <w:tcPr>
            <w:tcW w:w="0" w:type="auto"/>
          </w:tcPr>
          <w:p w:rsidR="00584F18" w:rsidRPr="009B46B4" w:rsidRDefault="00584F18" w:rsidP="00B6771B">
            <w:pPr>
              <w:pStyle w:val="TabelleKlein"/>
              <w:rPr>
                <w:lang w:eastAsia="en-US"/>
              </w:rPr>
            </w:pPr>
            <w:r w:rsidRPr="009B46B4">
              <w:rPr>
                <w:lang w:eastAsia="en-US"/>
              </w:rPr>
              <w:t>…</w:t>
            </w:r>
          </w:p>
        </w:tc>
        <w:tc>
          <w:tcPr>
            <w:tcW w:w="0" w:type="auto"/>
          </w:tcPr>
          <w:p w:rsidR="00584F18" w:rsidRPr="009B46B4" w:rsidRDefault="00584F18" w:rsidP="00B6771B">
            <w:pPr>
              <w:pStyle w:val="TabelleKlein"/>
              <w:rPr>
                <w:lang w:eastAsia="en-US"/>
              </w:rPr>
            </w:pPr>
            <w:r w:rsidRPr="009B46B4">
              <w:rPr>
                <w:lang w:eastAsia="en-US"/>
              </w:rPr>
              <w:t>…</w:t>
            </w:r>
          </w:p>
        </w:tc>
        <w:tc>
          <w:tcPr>
            <w:tcW w:w="0" w:type="auto"/>
          </w:tcPr>
          <w:p w:rsidR="00584F18" w:rsidRPr="009B46B4" w:rsidRDefault="00584F18" w:rsidP="00B6771B">
            <w:pPr>
              <w:pStyle w:val="TabelleKlein"/>
              <w:rPr>
                <w:lang w:eastAsia="en-US"/>
              </w:rPr>
            </w:pPr>
            <w:r w:rsidRPr="009B46B4">
              <w:rPr>
                <w:lang w:eastAsia="en-US"/>
              </w:rPr>
              <w:t>…</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5A</w:t>
            </w:r>
          </w:p>
        </w:tc>
        <w:tc>
          <w:tcPr>
            <w:tcW w:w="0" w:type="auto"/>
          </w:tcPr>
          <w:p w:rsidR="00584F18" w:rsidRPr="009B46B4" w:rsidRDefault="00584F18" w:rsidP="00B6771B">
            <w:pPr>
              <w:pStyle w:val="TabelleKlein"/>
              <w:rPr>
                <w:lang w:eastAsia="en-US"/>
              </w:rPr>
            </w:pPr>
            <w:r w:rsidRPr="009B46B4">
              <w:rPr>
                <w:lang w:eastAsia="en-US"/>
              </w:rPr>
              <w:t xml:space="preserve">U+005A </w:t>
            </w:r>
          </w:p>
        </w:tc>
        <w:tc>
          <w:tcPr>
            <w:tcW w:w="0" w:type="auto"/>
          </w:tcPr>
          <w:p w:rsidR="00584F18" w:rsidRPr="009B46B4" w:rsidRDefault="00584F18" w:rsidP="00B6771B">
            <w:pPr>
              <w:pStyle w:val="TabelleKlein"/>
              <w:rPr>
                <w:lang w:eastAsia="en-US"/>
              </w:rPr>
            </w:pPr>
            <w:r w:rsidRPr="009B46B4">
              <w:rPr>
                <w:lang w:eastAsia="en-US"/>
              </w:rPr>
              <w:t xml:space="preserve">Latin Capital letter Z </w:t>
            </w:r>
          </w:p>
        </w:tc>
        <w:tc>
          <w:tcPr>
            <w:tcW w:w="0" w:type="auto"/>
          </w:tcPr>
          <w:p w:rsidR="00584F18" w:rsidRPr="009B46B4" w:rsidRDefault="00584F18" w:rsidP="00B6771B">
            <w:pPr>
              <w:pStyle w:val="TabelleKlein"/>
              <w:rPr>
                <w:lang w:eastAsia="en-US"/>
              </w:rPr>
            </w:pPr>
            <w:r w:rsidRPr="009B46B4">
              <w:rPr>
                <w:lang w:eastAsia="en-US"/>
              </w:rPr>
              <w:t xml:space="preserve">Z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5B</w:t>
            </w:r>
          </w:p>
        </w:tc>
        <w:tc>
          <w:tcPr>
            <w:tcW w:w="0" w:type="auto"/>
          </w:tcPr>
          <w:p w:rsidR="00584F18" w:rsidRPr="009B46B4" w:rsidRDefault="00584F18" w:rsidP="00B6771B">
            <w:pPr>
              <w:pStyle w:val="TabelleKlein"/>
              <w:rPr>
                <w:lang w:eastAsia="en-US"/>
              </w:rPr>
            </w:pPr>
            <w:r w:rsidRPr="009B46B4">
              <w:rPr>
                <w:lang w:eastAsia="en-US"/>
              </w:rPr>
              <w:t xml:space="preserve">U+005B </w:t>
            </w:r>
          </w:p>
        </w:tc>
        <w:tc>
          <w:tcPr>
            <w:tcW w:w="0" w:type="auto"/>
          </w:tcPr>
          <w:p w:rsidR="00584F18" w:rsidRPr="009B46B4" w:rsidRDefault="00584F18" w:rsidP="00B6771B">
            <w:pPr>
              <w:pStyle w:val="TabelleKlein"/>
              <w:rPr>
                <w:lang w:eastAsia="en-US"/>
              </w:rPr>
            </w:pPr>
            <w:r w:rsidRPr="009B46B4">
              <w:rPr>
                <w:lang w:eastAsia="en-US"/>
              </w:rPr>
              <w:t xml:space="preserve">Left Square Bracket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5D</w:t>
            </w:r>
          </w:p>
        </w:tc>
        <w:tc>
          <w:tcPr>
            <w:tcW w:w="0" w:type="auto"/>
          </w:tcPr>
          <w:p w:rsidR="00584F18" w:rsidRPr="009B46B4" w:rsidRDefault="00584F18" w:rsidP="00B6771B">
            <w:pPr>
              <w:pStyle w:val="TabelleKlein"/>
              <w:rPr>
                <w:lang w:eastAsia="en-US"/>
              </w:rPr>
            </w:pPr>
            <w:r w:rsidRPr="009B46B4">
              <w:rPr>
                <w:lang w:eastAsia="en-US"/>
              </w:rPr>
              <w:t xml:space="preserve">U+005D </w:t>
            </w:r>
          </w:p>
        </w:tc>
        <w:tc>
          <w:tcPr>
            <w:tcW w:w="0" w:type="auto"/>
          </w:tcPr>
          <w:p w:rsidR="00584F18" w:rsidRPr="009B46B4" w:rsidRDefault="00584F18" w:rsidP="00B6771B">
            <w:pPr>
              <w:pStyle w:val="TabelleKlein"/>
              <w:rPr>
                <w:lang w:eastAsia="en-US"/>
              </w:rPr>
            </w:pPr>
            <w:r w:rsidRPr="009B46B4">
              <w:rPr>
                <w:lang w:eastAsia="en-US"/>
              </w:rPr>
              <w:t xml:space="preserve">Right Square Bracket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5F</w:t>
            </w:r>
          </w:p>
        </w:tc>
        <w:tc>
          <w:tcPr>
            <w:tcW w:w="0" w:type="auto"/>
          </w:tcPr>
          <w:p w:rsidR="00584F18" w:rsidRPr="009B46B4" w:rsidRDefault="00584F18" w:rsidP="00B6771B">
            <w:pPr>
              <w:pStyle w:val="TabelleKlein"/>
              <w:rPr>
                <w:lang w:eastAsia="en-US"/>
              </w:rPr>
            </w:pPr>
            <w:r w:rsidRPr="009B46B4">
              <w:rPr>
                <w:lang w:eastAsia="en-US"/>
              </w:rPr>
              <w:t xml:space="preserve">U+005F </w:t>
            </w:r>
          </w:p>
        </w:tc>
        <w:tc>
          <w:tcPr>
            <w:tcW w:w="0" w:type="auto"/>
          </w:tcPr>
          <w:p w:rsidR="00584F18" w:rsidRPr="009B46B4" w:rsidRDefault="00584F18" w:rsidP="00B6771B">
            <w:pPr>
              <w:pStyle w:val="TabelleKlein"/>
              <w:rPr>
                <w:lang w:eastAsia="en-US"/>
              </w:rPr>
            </w:pPr>
            <w:r w:rsidRPr="009B46B4">
              <w:rPr>
                <w:lang w:eastAsia="en-US"/>
              </w:rPr>
              <w:t xml:space="preserve">Low line </w:t>
            </w:r>
          </w:p>
        </w:tc>
        <w:tc>
          <w:tcPr>
            <w:tcW w:w="0" w:type="auto"/>
          </w:tcPr>
          <w:p w:rsidR="00584F18" w:rsidRPr="009B46B4" w:rsidRDefault="00584F18" w:rsidP="00B6771B">
            <w:pPr>
              <w:pStyle w:val="TabelleKlein"/>
              <w:rPr>
                <w:lang w:eastAsia="en-US"/>
              </w:rPr>
            </w:pPr>
            <w:r w:rsidRPr="009B46B4">
              <w:rPr>
                <w:lang w:eastAsia="en-US"/>
              </w:rPr>
              <w:t xml:space="preserve">_ </w:t>
            </w:r>
          </w:p>
        </w:tc>
      </w:tr>
      <w:tr w:rsidR="00584F18" w:rsidRPr="009B46B4" w:rsidTr="00B6771B">
        <w:trPr>
          <w:cantSplit/>
          <w:trHeight w:hRule="exact" w:val="227"/>
        </w:trPr>
        <w:tc>
          <w:tcPr>
            <w:tcW w:w="0" w:type="auto"/>
          </w:tcPr>
          <w:p w:rsidR="00584F18" w:rsidRPr="009B46B4" w:rsidRDefault="00584F18" w:rsidP="00B6771B">
            <w:pPr>
              <w:pStyle w:val="TabelleKlein"/>
              <w:rPr>
                <w:lang w:eastAsia="en-US"/>
              </w:rPr>
            </w:pPr>
            <w:r w:rsidRPr="009B46B4">
              <w:rPr>
                <w:lang w:eastAsia="en-US"/>
              </w:rPr>
              <w:t>0x</w:t>
            </w:r>
            <w:r w:rsidRPr="009B46B4">
              <w:t>61</w:t>
            </w:r>
          </w:p>
        </w:tc>
        <w:tc>
          <w:tcPr>
            <w:tcW w:w="0" w:type="auto"/>
          </w:tcPr>
          <w:p w:rsidR="00584F18" w:rsidRPr="009B46B4" w:rsidRDefault="00584F18" w:rsidP="00B6771B">
            <w:pPr>
              <w:pStyle w:val="TabelleKlein"/>
              <w:rPr>
                <w:lang w:eastAsia="en-US"/>
              </w:rPr>
            </w:pPr>
            <w:r w:rsidRPr="009B46B4">
              <w:rPr>
                <w:lang w:eastAsia="en-US"/>
              </w:rPr>
              <w:t xml:space="preserve">U+0061 </w:t>
            </w:r>
          </w:p>
        </w:tc>
        <w:tc>
          <w:tcPr>
            <w:tcW w:w="0" w:type="auto"/>
          </w:tcPr>
          <w:p w:rsidR="00584F18" w:rsidRPr="009B46B4" w:rsidRDefault="00584F18" w:rsidP="00B6771B">
            <w:pPr>
              <w:pStyle w:val="TabelleKlein"/>
              <w:rPr>
                <w:lang w:eastAsia="en-US"/>
              </w:rPr>
            </w:pPr>
            <w:r w:rsidRPr="009B46B4">
              <w:rPr>
                <w:lang w:eastAsia="en-US"/>
              </w:rPr>
              <w:t xml:space="preserve">Latin Small Letter A </w:t>
            </w:r>
          </w:p>
        </w:tc>
        <w:tc>
          <w:tcPr>
            <w:tcW w:w="0" w:type="auto"/>
          </w:tcPr>
          <w:p w:rsidR="00584F18" w:rsidRPr="009B46B4" w:rsidRDefault="00584F18" w:rsidP="00B6771B">
            <w:pPr>
              <w:pStyle w:val="TabelleKlein"/>
              <w:rPr>
                <w:lang w:eastAsia="en-US"/>
              </w:rPr>
            </w:pPr>
            <w:r w:rsidRPr="009B46B4">
              <w:rPr>
                <w:lang w:eastAsia="en-US"/>
              </w:rPr>
              <w:t xml:space="preserve">a </w:t>
            </w:r>
          </w:p>
        </w:tc>
      </w:tr>
      <w:tr w:rsidR="00584F18" w:rsidRPr="009B46B4" w:rsidTr="00B6771B">
        <w:trPr>
          <w:cantSplit/>
          <w:trHeight w:hRule="exact" w:val="227"/>
        </w:trPr>
        <w:tc>
          <w:tcPr>
            <w:tcW w:w="0" w:type="auto"/>
          </w:tcPr>
          <w:p w:rsidR="00584F18" w:rsidRPr="009B46B4" w:rsidRDefault="00584F18" w:rsidP="00B6771B">
            <w:pPr>
              <w:pStyle w:val="TabelleKlein"/>
              <w:rPr>
                <w:lang w:eastAsia="en-US"/>
              </w:rPr>
            </w:pPr>
          </w:p>
        </w:tc>
        <w:tc>
          <w:tcPr>
            <w:tcW w:w="0" w:type="auto"/>
          </w:tcPr>
          <w:p w:rsidR="00584F18" w:rsidRPr="009B46B4" w:rsidRDefault="00584F18" w:rsidP="00B6771B">
            <w:pPr>
              <w:pStyle w:val="TabelleKlein"/>
              <w:rPr>
                <w:lang w:eastAsia="en-US"/>
              </w:rPr>
            </w:pPr>
            <w:r w:rsidRPr="009B46B4">
              <w:rPr>
                <w:lang w:eastAsia="en-US"/>
              </w:rPr>
              <w:t>…</w:t>
            </w:r>
          </w:p>
        </w:tc>
        <w:tc>
          <w:tcPr>
            <w:tcW w:w="0" w:type="auto"/>
          </w:tcPr>
          <w:p w:rsidR="00584F18" w:rsidRPr="009B46B4" w:rsidRDefault="00584F18" w:rsidP="00B6771B">
            <w:pPr>
              <w:pStyle w:val="TabelleKlein"/>
              <w:rPr>
                <w:lang w:eastAsia="en-US"/>
              </w:rPr>
            </w:pPr>
            <w:r w:rsidRPr="009B46B4">
              <w:rPr>
                <w:lang w:eastAsia="en-US"/>
              </w:rPr>
              <w:t>…</w:t>
            </w:r>
          </w:p>
        </w:tc>
        <w:tc>
          <w:tcPr>
            <w:tcW w:w="0" w:type="auto"/>
          </w:tcPr>
          <w:p w:rsidR="00584F18" w:rsidRPr="009B46B4" w:rsidRDefault="00584F18" w:rsidP="00B6771B">
            <w:pPr>
              <w:pStyle w:val="TabelleKlein"/>
              <w:rPr>
                <w:lang w:eastAsia="en-US"/>
              </w:rPr>
            </w:pPr>
            <w:r w:rsidRPr="009B46B4">
              <w:rPr>
                <w:lang w:eastAsia="en-US"/>
              </w:rPr>
              <w:t>…</w:t>
            </w:r>
          </w:p>
        </w:tc>
      </w:tr>
      <w:tr w:rsidR="00584F18" w:rsidRPr="009B46B4" w:rsidTr="00B6771B">
        <w:trPr>
          <w:cantSplit/>
          <w:trHeight w:hRule="exact" w:val="227"/>
        </w:trPr>
        <w:tc>
          <w:tcPr>
            <w:tcW w:w="0" w:type="auto"/>
          </w:tcPr>
          <w:p w:rsidR="00584F18" w:rsidRPr="009B46B4" w:rsidRDefault="00584F18" w:rsidP="00B6771B">
            <w:pPr>
              <w:pStyle w:val="TabelleKlein"/>
              <w:rPr>
                <w:lang w:eastAsia="en-US"/>
              </w:rPr>
            </w:pPr>
            <w:r w:rsidRPr="009B46B4">
              <w:rPr>
                <w:lang w:eastAsia="en-US"/>
              </w:rPr>
              <w:t>0x7A</w:t>
            </w:r>
          </w:p>
        </w:tc>
        <w:tc>
          <w:tcPr>
            <w:tcW w:w="0" w:type="auto"/>
          </w:tcPr>
          <w:p w:rsidR="00584F18" w:rsidRPr="009B46B4" w:rsidRDefault="00584F18" w:rsidP="00B6771B">
            <w:pPr>
              <w:pStyle w:val="TabelleKlein"/>
              <w:rPr>
                <w:lang w:eastAsia="en-US"/>
              </w:rPr>
            </w:pPr>
            <w:r w:rsidRPr="009B46B4">
              <w:rPr>
                <w:lang w:eastAsia="en-US"/>
              </w:rPr>
              <w:t xml:space="preserve">U+007A </w:t>
            </w:r>
          </w:p>
        </w:tc>
        <w:tc>
          <w:tcPr>
            <w:tcW w:w="0" w:type="auto"/>
          </w:tcPr>
          <w:p w:rsidR="00584F18" w:rsidRPr="009B46B4" w:rsidRDefault="00584F18" w:rsidP="00B6771B">
            <w:pPr>
              <w:pStyle w:val="TabelleKlein"/>
              <w:rPr>
                <w:lang w:eastAsia="en-US"/>
              </w:rPr>
            </w:pPr>
            <w:r w:rsidRPr="009B46B4">
              <w:rPr>
                <w:lang w:eastAsia="en-US"/>
              </w:rPr>
              <w:t xml:space="preserve">Latin Small Letter Z </w:t>
            </w:r>
          </w:p>
        </w:tc>
        <w:tc>
          <w:tcPr>
            <w:tcW w:w="0" w:type="auto"/>
          </w:tcPr>
          <w:p w:rsidR="00584F18" w:rsidRPr="009B46B4" w:rsidRDefault="00584F18" w:rsidP="00B6771B">
            <w:pPr>
              <w:pStyle w:val="TabelleKlein"/>
              <w:rPr>
                <w:lang w:eastAsia="en-US"/>
              </w:rPr>
            </w:pPr>
            <w:r w:rsidRPr="009B46B4">
              <w:rPr>
                <w:lang w:eastAsia="en-US"/>
              </w:rPr>
              <w:t xml:space="preserve">z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7B</w:t>
            </w:r>
          </w:p>
        </w:tc>
        <w:tc>
          <w:tcPr>
            <w:tcW w:w="0" w:type="auto"/>
          </w:tcPr>
          <w:p w:rsidR="00584F18" w:rsidRPr="009B46B4" w:rsidRDefault="00584F18" w:rsidP="00B6771B">
            <w:pPr>
              <w:pStyle w:val="TabelleKlein"/>
              <w:rPr>
                <w:lang w:eastAsia="en-US"/>
              </w:rPr>
            </w:pPr>
            <w:r w:rsidRPr="009B46B4">
              <w:rPr>
                <w:lang w:eastAsia="en-US"/>
              </w:rPr>
              <w:t xml:space="preserve">U+007B </w:t>
            </w:r>
          </w:p>
        </w:tc>
        <w:tc>
          <w:tcPr>
            <w:tcW w:w="0" w:type="auto"/>
          </w:tcPr>
          <w:p w:rsidR="00584F18" w:rsidRPr="009B46B4" w:rsidRDefault="00584F18" w:rsidP="00B6771B">
            <w:pPr>
              <w:pStyle w:val="TabelleKlein"/>
              <w:rPr>
                <w:lang w:eastAsia="en-US"/>
              </w:rPr>
            </w:pPr>
            <w:r w:rsidRPr="009B46B4">
              <w:rPr>
                <w:lang w:eastAsia="en-US"/>
              </w:rPr>
              <w:t xml:space="preserve">Left Curly Bracket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7D</w:t>
            </w:r>
          </w:p>
        </w:tc>
        <w:tc>
          <w:tcPr>
            <w:tcW w:w="0" w:type="auto"/>
          </w:tcPr>
          <w:p w:rsidR="00584F18" w:rsidRPr="009B46B4" w:rsidRDefault="00584F18" w:rsidP="00B6771B">
            <w:pPr>
              <w:pStyle w:val="TabelleKlein"/>
              <w:rPr>
                <w:lang w:eastAsia="en-US"/>
              </w:rPr>
            </w:pPr>
            <w:r w:rsidRPr="009B46B4">
              <w:rPr>
                <w:lang w:eastAsia="en-US"/>
              </w:rPr>
              <w:t xml:space="preserve">U+007D </w:t>
            </w:r>
          </w:p>
        </w:tc>
        <w:tc>
          <w:tcPr>
            <w:tcW w:w="0" w:type="auto"/>
          </w:tcPr>
          <w:p w:rsidR="00584F18" w:rsidRPr="009B46B4" w:rsidRDefault="00584F18" w:rsidP="00B6771B">
            <w:pPr>
              <w:pStyle w:val="TabelleKlein"/>
              <w:rPr>
                <w:lang w:eastAsia="en-US"/>
              </w:rPr>
            </w:pPr>
            <w:r w:rsidRPr="009B46B4">
              <w:rPr>
                <w:lang w:eastAsia="en-US"/>
              </w:rPr>
              <w:t xml:space="preserve">Right Curly Bracket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7E</w:t>
            </w:r>
          </w:p>
        </w:tc>
        <w:tc>
          <w:tcPr>
            <w:tcW w:w="0" w:type="auto"/>
          </w:tcPr>
          <w:p w:rsidR="00584F18" w:rsidRPr="009B46B4" w:rsidRDefault="00584F18" w:rsidP="00B6771B">
            <w:pPr>
              <w:pStyle w:val="TabelleKlein"/>
              <w:rPr>
                <w:lang w:eastAsia="en-US"/>
              </w:rPr>
            </w:pPr>
            <w:r w:rsidRPr="009B46B4">
              <w:rPr>
                <w:lang w:eastAsia="en-US"/>
              </w:rPr>
              <w:t xml:space="preserve">U+007E </w:t>
            </w:r>
          </w:p>
        </w:tc>
        <w:tc>
          <w:tcPr>
            <w:tcW w:w="0" w:type="auto"/>
          </w:tcPr>
          <w:p w:rsidR="00584F18" w:rsidRPr="009B46B4" w:rsidRDefault="00584F18" w:rsidP="00B6771B">
            <w:pPr>
              <w:pStyle w:val="TabelleKlein"/>
              <w:rPr>
                <w:lang w:eastAsia="en-US"/>
              </w:rPr>
            </w:pPr>
            <w:r w:rsidRPr="009B46B4">
              <w:rPr>
                <w:lang w:eastAsia="en-US"/>
              </w:rPr>
              <w:t xml:space="preserve">Tilde </w:t>
            </w:r>
          </w:p>
        </w:tc>
        <w:tc>
          <w:tcPr>
            <w:tcW w:w="0" w:type="auto"/>
          </w:tcPr>
          <w:p w:rsidR="00584F18" w:rsidRPr="009B46B4" w:rsidRDefault="00584F18" w:rsidP="00B6771B">
            <w:pPr>
              <w:pStyle w:val="TabelleKlein"/>
              <w:rPr>
                <w:lang w:eastAsia="en-US"/>
              </w:rPr>
            </w:pPr>
            <w:r w:rsidRPr="009B46B4">
              <w:rPr>
                <w:lang w:eastAsia="en-US"/>
              </w:rPr>
              <w:t xml:space="preserve">~ </w:t>
            </w:r>
          </w:p>
        </w:tc>
      </w:tr>
    </w:tbl>
    <w:p w:rsidR="00584F18" w:rsidRPr="009B46B4" w:rsidRDefault="00584F18" w:rsidP="00584F18"/>
    <w:p w:rsidR="00584F18" w:rsidRPr="009B46B4" w:rsidRDefault="00584F18" w:rsidP="00584F18">
      <w:pPr>
        <w:jc w:val="both"/>
        <w:rPr>
          <w:b/>
          <w:bCs/>
        </w:rPr>
      </w:pPr>
      <w:r>
        <w:rPr>
          <w:b/>
          <w:bCs/>
        </w:rPr>
        <w:t>H</w:t>
      </w:r>
      <w:r w:rsidRPr="009B46B4">
        <w:rPr>
          <w:b/>
          <w:bCs/>
        </w:rPr>
        <w:t>.2.</w:t>
      </w:r>
      <w:r>
        <w:rPr>
          <w:b/>
          <w:bCs/>
        </w:rPr>
        <w:t>2</w:t>
      </w:r>
      <w:r w:rsidRPr="009B46B4">
        <w:rPr>
          <w:b/>
          <w:bCs/>
        </w:rPr>
        <w:t>.2 Nicht erlaubte Zeichen</w:t>
      </w:r>
    </w:p>
    <w:p w:rsidR="00584F18" w:rsidRPr="009B46B4" w:rsidRDefault="00584F18" w:rsidP="00584F18">
      <w:pPr>
        <w:spacing w:line="300" w:lineRule="atLeast"/>
        <w:jc w:val="both"/>
      </w:pPr>
      <w:r w:rsidRPr="009B46B4">
        <w:t xml:space="preserve">Nicht erlaubt sind diejenigen Zeichen, die per Definition in Betriebsystemen bzw. Dateisystemen für Dateinamen nicht erlaubt sind, sowie Zeichen, die bei Datenübertragungen zwischen unterschiedlichen Systemen Probleme verursachen können (alle Zeichen ausserhalb des </w:t>
      </w:r>
      <w:r>
        <w:t>US-ASCII</w:t>
      </w:r>
      <w:r w:rsidRPr="009B46B4">
        <w:t>-Bereichs).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7"/>
        <w:gridCol w:w="803"/>
        <w:gridCol w:w="1496"/>
        <w:gridCol w:w="763"/>
      </w:tblGrid>
      <w:tr w:rsidR="00584F18" w:rsidRPr="007A524A" w:rsidTr="00B6771B">
        <w:trPr>
          <w:tblHeader/>
        </w:trPr>
        <w:tc>
          <w:tcPr>
            <w:tcW w:w="0" w:type="auto"/>
            <w:shd w:val="clear" w:color="auto" w:fill="99CCFF"/>
          </w:tcPr>
          <w:p w:rsidR="00584F18" w:rsidRPr="00FF625E" w:rsidRDefault="00584F18" w:rsidP="00B6771B">
            <w:pPr>
              <w:pStyle w:val="TabelleKlein"/>
              <w:rPr>
                <w:b/>
              </w:rPr>
            </w:pPr>
            <w:r w:rsidRPr="00FF625E">
              <w:rPr>
                <w:b/>
              </w:rPr>
              <w:t>US-ASCII / ISO-8859-1</w:t>
            </w:r>
          </w:p>
        </w:tc>
        <w:tc>
          <w:tcPr>
            <w:tcW w:w="0" w:type="auto"/>
            <w:shd w:val="clear" w:color="auto" w:fill="99CCFF"/>
            <w:vAlign w:val="center"/>
          </w:tcPr>
          <w:p w:rsidR="00584F18" w:rsidRPr="00FF625E" w:rsidRDefault="00584F18" w:rsidP="00B6771B">
            <w:pPr>
              <w:pStyle w:val="TabelleKlein"/>
              <w:rPr>
                <w:b/>
              </w:rPr>
            </w:pPr>
            <w:r w:rsidRPr="00FF625E">
              <w:rPr>
                <w:b/>
              </w:rPr>
              <w:t>Unicode</w:t>
            </w:r>
          </w:p>
        </w:tc>
        <w:tc>
          <w:tcPr>
            <w:tcW w:w="0" w:type="auto"/>
            <w:shd w:val="clear" w:color="auto" w:fill="99CCFF"/>
            <w:vAlign w:val="center"/>
          </w:tcPr>
          <w:p w:rsidR="00584F18" w:rsidRPr="00FF625E" w:rsidRDefault="00584F18" w:rsidP="00B6771B">
            <w:pPr>
              <w:pStyle w:val="TabelleKlein"/>
              <w:rPr>
                <w:b/>
              </w:rPr>
            </w:pPr>
            <w:r w:rsidRPr="00FF625E">
              <w:rPr>
                <w:b/>
              </w:rPr>
              <w:t>Unicode Description</w:t>
            </w:r>
          </w:p>
        </w:tc>
        <w:tc>
          <w:tcPr>
            <w:tcW w:w="0" w:type="auto"/>
            <w:shd w:val="clear" w:color="auto" w:fill="99CCFF"/>
            <w:vAlign w:val="center"/>
          </w:tcPr>
          <w:p w:rsidR="00584F18" w:rsidRPr="00FF625E" w:rsidRDefault="00584F18" w:rsidP="00B6771B">
            <w:pPr>
              <w:pStyle w:val="TabelleKlein"/>
              <w:rPr>
                <w:b/>
              </w:rPr>
            </w:pPr>
            <w:r w:rsidRPr="00FF625E">
              <w:rPr>
                <w:b/>
              </w:rPr>
              <w:t>Symbol</w:t>
            </w:r>
          </w:p>
        </w:tc>
      </w:tr>
      <w:tr w:rsidR="00584F18" w:rsidRPr="009B46B4" w:rsidTr="00B6771B">
        <w:trPr>
          <w:trHeight w:hRule="exact" w:val="227"/>
        </w:trPr>
        <w:tc>
          <w:tcPr>
            <w:tcW w:w="0" w:type="auto"/>
          </w:tcPr>
          <w:p w:rsidR="00584F18" w:rsidRPr="009B46B4" w:rsidRDefault="00584F18" w:rsidP="00B6771B">
            <w:pPr>
              <w:pStyle w:val="TabelleKlein"/>
              <w:rPr>
                <w:lang w:eastAsia="en-US"/>
              </w:rPr>
            </w:pPr>
            <w:r w:rsidRPr="009B46B4">
              <w:rPr>
                <w:lang w:eastAsia="en-US"/>
              </w:rPr>
              <w:t>0x00</w:t>
            </w:r>
          </w:p>
        </w:tc>
        <w:tc>
          <w:tcPr>
            <w:tcW w:w="0" w:type="auto"/>
          </w:tcPr>
          <w:p w:rsidR="00584F18" w:rsidRPr="009B46B4" w:rsidRDefault="00584F18" w:rsidP="00B6771B">
            <w:pPr>
              <w:pStyle w:val="TabelleKlein"/>
              <w:rPr>
                <w:lang w:eastAsia="en-US"/>
              </w:rPr>
            </w:pPr>
            <w:r w:rsidRPr="009B46B4">
              <w:rPr>
                <w:lang w:eastAsia="en-US"/>
              </w:rPr>
              <w:t>U+0000</w:t>
            </w:r>
          </w:p>
        </w:tc>
        <w:tc>
          <w:tcPr>
            <w:tcW w:w="0" w:type="auto"/>
          </w:tcPr>
          <w:p w:rsidR="00584F18" w:rsidRPr="009B46B4" w:rsidRDefault="00584F18" w:rsidP="00B6771B">
            <w:pPr>
              <w:pStyle w:val="TabelleKlein"/>
              <w:rPr>
                <w:i/>
                <w:lang w:eastAsia="en-US"/>
              </w:rPr>
            </w:pPr>
            <w:r w:rsidRPr="009B46B4">
              <w:rPr>
                <w:i/>
                <w:lang w:eastAsia="en-US"/>
              </w:rPr>
              <w:t>Control Characters</w:t>
            </w:r>
          </w:p>
        </w:tc>
        <w:tc>
          <w:tcPr>
            <w:tcW w:w="0" w:type="auto"/>
          </w:tcPr>
          <w:p w:rsidR="00584F18" w:rsidRPr="009B46B4" w:rsidRDefault="00584F18" w:rsidP="00B6771B">
            <w:pPr>
              <w:pStyle w:val="TabelleKlein"/>
              <w:rPr>
                <w:lang w:eastAsia="en-US"/>
              </w:rPr>
            </w:pPr>
          </w:p>
        </w:tc>
      </w:tr>
      <w:tr w:rsidR="00584F18" w:rsidRPr="009B46B4" w:rsidTr="00B6771B">
        <w:trPr>
          <w:trHeight w:hRule="exact" w:val="227"/>
        </w:trPr>
        <w:tc>
          <w:tcPr>
            <w:tcW w:w="0" w:type="auto"/>
          </w:tcPr>
          <w:p w:rsidR="00584F18" w:rsidRPr="009B46B4" w:rsidRDefault="00584F18" w:rsidP="00B6771B">
            <w:pPr>
              <w:pStyle w:val="TabelleKlein"/>
              <w:rPr>
                <w:lang w:eastAsia="en-US"/>
              </w:rPr>
            </w:pPr>
            <w:r w:rsidRPr="009B46B4">
              <w:rPr>
                <w:lang w:eastAsia="en-US"/>
              </w:rPr>
              <w:t>...</w:t>
            </w:r>
          </w:p>
        </w:tc>
        <w:tc>
          <w:tcPr>
            <w:tcW w:w="0" w:type="auto"/>
          </w:tcPr>
          <w:p w:rsidR="00584F18" w:rsidRPr="009B46B4" w:rsidRDefault="00584F18" w:rsidP="00B6771B">
            <w:pPr>
              <w:pStyle w:val="TabelleKlein"/>
              <w:rPr>
                <w:lang w:eastAsia="en-US"/>
              </w:rPr>
            </w:pPr>
            <w:r w:rsidRPr="009B46B4">
              <w:rPr>
                <w:lang w:eastAsia="en-US"/>
              </w:rPr>
              <w:t>...</w:t>
            </w:r>
          </w:p>
        </w:tc>
        <w:tc>
          <w:tcPr>
            <w:tcW w:w="0" w:type="auto"/>
          </w:tcPr>
          <w:p w:rsidR="00584F18" w:rsidRPr="009B46B4" w:rsidRDefault="00584F18" w:rsidP="00B6771B">
            <w:pPr>
              <w:pStyle w:val="TabelleKlein"/>
              <w:rPr>
                <w:lang w:eastAsia="en-US"/>
              </w:rPr>
            </w:pPr>
          </w:p>
        </w:tc>
        <w:tc>
          <w:tcPr>
            <w:tcW w:w="0" w:type="auto"/>
          </w:tcPr>
          <w:p w:rsidR="00584F18" w:rsidRPr="009B46B4" w:rsidRDefault="00584F18" w:rsidP="00B6771B">
            <w:pPr>
              <w:pStyle w:val="TabelleKlein"/>
              <w:rPr>
                <w:lang w:eastAsia="en-US"/>
              </w:rPr>
            </w:pPr>
          </w:p>
        </w:tc>
      </w:tr>
      <w:tr w:rsidR="00584F18" w:rsidRPr="009B46B4" w:rsidTr="00B6771B">
        <w:trPr>
          <w:trHeight w:hRule="exact" w:val="227"/>
        </w:trPr>
        <w:tc>
          <w:tcPr>
            <w:tcW w:w="0" w:type="auto"/>
          </w:tcPr>
          <w:p w:rsidR="00584F18" w:rsidRPr="009B46B4" w:rsidRDefault="00584F18" w:rsidP="00B6771B">
            <w:pPr>
              <w:pStyle w:val="TabelleKlein"/>
              <w:rPr>
                <w:lang w:eastAsia="en-US"/>
              </w:rPr>
            </w:pPr>
            <w:r w:rsidRPr="009B46B4">
              <w:rPr>
                <w:lang w:eastAsia="en-US"/>
              </w:rPr>
              <w:t>0x1F</w:t>
            </w:r>
          </w:p>
        </w:tc>
        <w:tc>
          <w:tcPr>
            <w:tcW w:w="0" w:type="auto"/>
          </w:tcPr>
          <w:p w:rsidR="00584F18" w:rsidRPr="009B46B4" w:rsidRDefault="00584F18" w:rsidP="00B6771B">
            <w:pPr>
              <w:pStyle w:val="TabelleKlein"/>
              <w:rPr>
                <w:lang w:eastAsia="en-US"/>
              </w:rPr>
            </w:pPr>
            <w:r w:rsidRPr="009B46B4">
              <w:rPr>
                <w:lang w:eastAsia="en-US"/>
              </w:rPr>
              <w:t>U+001F</w:t>
            </w:r>
          </w:p>
        </w:tc>
        <w:tc>
          <w:tcPr>
            <w:tcW w:w="0" w:type="auto"/>
          </w:tcPr>
          <w:p w:rsidR="00584F18" w:rsidRPr="009B46B4" w:rsidRDefault="00584F18" w:rsidP="00B6771B">
            <w:pPr>
              <w:pStyle w:val="TabelleKlein"/>
              <w:rPr>
                <w:i/>
                <w:lang w:eastAsia="en-US"/>
              </w:rPr>
            </w:pPr>
            <w:r w:rsidRPr="009B46B4">
              <w:rPr>
                <w:i/>
                <w:lang w:eastAsia="en-US"/>
              </w:rPr>
              <w:t>Control Characters</w:t>
            </w:r>
          </w:p>
        </w:tc>
        <w:tc>
          <w:tcPr>
            <w:tcW w:w="0" w:type="auto"/>
          </w:tcPr>
          <w:p w:rsidR="00584F18" w:rsidRPr="009B46B4" w:rsidRDefault="00584F18" w:rsidP="00B6771B">
            <w:pPr>
              <w:pStyle w:val="TabelleKlein"/>
              <w:rPr>
                <w:lang w:eastAsia="en-US"/>
              </w:rPr>
            </w:pP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t>0x</w:t>
            </w:r>
            <w:r>
              <w:t>22</w:t>
            </w:r>
          </w:p>
        </w:tc>
        <w:tc>
          <w:tcPr>
            <w:tcW w:w="0" w:type="auto"/>
          </w:tcPr>
          <w:p w:rsidR="00584F18" w:rsidRPr="009B46B4" w:rsidRDefault="00584F18" w:rsidP="00B6771B">
            <w:pPr>
              <w:pStyle w:val="TabelleKlein"/>
              <w:rPr>
                <w:lang w:eastAsia="en-US"/>
              </w:rPr>
            </w:pPr>
            <w:r w:rsidRPr="009B46B4">
              <w:rPr>
                <w:lang w:eastAsia="en-US"/>
              </w:rPr>
              <w:t xml:space="preserve">U+0022 </w:t>
            </w:r>
          </w:p>
        </w:tc>
        <w:tc>
          <w:tcPr>
            <w:tcW w:w="0" w:type="auto"/>
          </w:tcPr>
          <w:p w:rsidR="00584F18" w:rsidRPr="009B46B4" w:rsidRDefault="00584F18" w:rsidP="00B6771B">
            <w:pPr>
              <w:pStyle w:val="TabelleKlein"/>
              <w:rPr>
                <w:lang w:eastAsia="en-US"/>
              </w:rPr>
            </w:pPr>
            <w:r w:rsidRPr="009B46B4">
              <w:rPr>
                <w:lang w:eastAsia="en-US"/>
              </w:rPr>
              <w:t xml:space="preserve">Quotation mark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t>0x</w:t>
            </w:r>
            <w:r>
              <w:t>26</w:t>
            </w:r>
          </w:p>
        </w:tc>
        <w:tc>
          <w:tcPr>
            <w:tcW w:w="0" w:type="auto"/>
          </w:tcPr>
          <w:p w:rsidR="00584F18" w:rsidRPr="009B46B4" w:rsidRDefault="00584F18" w:rsidP="00B6771B">
            <w:pPr>
              <w:pStyle w:val="TabelleKlein"/>
              <w:rPr>
                <w:lang w:eastAsia="en-US"/>
              </w:rPr>
            </w:pPr>
            <w:r w:rsidRPr="009B46B4">
              <w:rPr>
                <w:lang w:eastAsia="en-US"/>
              </w:rPr>
              <w:t xml:space="preserve">U+0026 </w:t>
            </w:r>
          </w:p>
        </w:tc>
        <w:tc>
          <w:tcPr>
            <w:tcW w:w="0" w:type="auto"/>
          </w:tcPr>
          <w:p w:rsidR="00584F18" w:rsidRPr="009B46B4" w:rsidRDefault="00584F18" w:rsidP="00B6771B">
            <w:pPr>
              <w:pStyle w:val="TabelleKlein"/>
              <w:rPr>
                <w:lang w:eastAsia="en-US"/>
              </w:rPr>
            </w:pPr>
            <w:r w:rsidRPr="009B46B4">
              <w:rPr>
                <w:lang w:eastAsia="en-US"/>
              </w:rPr>
              <w:t xml:space="preserve">Ampersand </w:t>
            </w:r>
          </w:p>
        </w:tc>
        <w:tc>
          <w:tcPr>
            <w:tcW w:w="0" w:type="auto"/>
          </w:tcPr>
          <w:p w:rsidR="00584F18" w:rsidRPr="009B46B4" w:rsidRDefault="00584F18" w:rsidP="00B6771B">
            <w:pPr>
              <w:pStyle w:val="TabelleKlein"/>
              <w:rPr>
                <w:lang w:eastAsia="en-US"/>
              </w:rPr>
            </w:pPr>
            <w:r w:rsidRPr="009B46B4">
              <w:rPr>
                <w:lang w:eastAsia="en-US"/>
              </w:rPr>
              <w:t xml:space="preserve">&amp; </w:t>
            </w: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t>0x</w:t>
            </w:r>
            <w:r>
              <w:t>27</w:t>
            </w:r>
          </w:p>
        </w:tc>
        <w:tc>
          <w:tcPr>
            <w:tcW w:w="0" w:type="auto"/>
          </w:tcPr>
          <w:p w:rsidR="00584F18" w:rsidRPr="009B46B4" w:rsidRDefault="00584F18" w:rsidP="00B6771B">
            <w:pPr>
              <w:pStyle w:val="TabelleKlein"/>
              <w:rPr>
                <w:lang w:eastAsia="en-US"/>
              </w:rPr>
            </w:pPr>
            <w:r w:rsidRPr="009B46B4">
              <w:rPr>
                <w:lang w:eastAsia="en-US"/>
              </w:rPr>
              <w:t xml:space="preserve">U+0027 </w:t>
            </w:r>
          </w:p>
        </w:tc>
        <w:tc>
          <w:tcPr>
            <w:tcW w:w="0" w:type="auto"/>
          </w:tcPr>
          <w:p w:rsidR="00584F18" w:rsidRPr="009B46B4" w:rsidRDefault="00584F18" w:rsidP="00B6771B">
            <w:pPr>
              <w:pStyle w:val="TabelleKlein"/>
              <w:rPr>
                <w:lang w:eastAsia="en-US"/>
              </w:rPr>
            </w:pPr>
            <w:r w:rsidRPr="009B46B4">
              <w:rPr>
                <w:lang w:eastAsia="en-US"/>
              </w:rPr>
              <w:t xml:space="preserve">Apostrophe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t>0x</w:t>
            </w:r>
            <w:r>
              <w:t>2A</w:t>
            </w:r>
          </w:p>
        </w:tc>
        <w:tc>
          <w:tcPr>
            <w:tcW w:w="0" w:type="auto"/>
          </w:tcPr>
          <w:p w:rsidR="00584F18" w:rsidRPr="009B46B4" w:rsidRDefault="00584F18" w:rsidP="00B6771B">
            <w:pPr>
              <w:pStyle w:val="TabelleKlein"/>
              <w:rPr>
                <w:lang w:eastAsia="en-US"/>
              </w:rPr>
            </w:pPr>
            <w:r w:rsidRPr="009B46B4">
              <w:rPr>
                <w:lang w:eastAsia="en-US"/>
              </w:rPr>
              <w:t xml:space="preserve">U+002A </w:t>
            </w:r>
          </w:p>
        </w:tc>
        <w:tc>
          <w:tcPr>
            <w:tcW w:w="0" w:type="auto"/>
          </w:tcPr>
          <w:p w:rsidR="00584F18" w:rsidRPr="009B46B4" w:rsidRDefault="00584F18" w:rsidP="00B6771B">
            <w:pPr>
              <w:pStyle w:val="TabelleKlein"/>
              <w:rPr>
                <w:lang w:eastAsia="en-US"/>
              </w:rPr>
            </w:pPr>
            <w:r w:rsidRPr="009B46B4">
              <w:rPr>
                <w:lang w:eastAsia="en-US"/>
              </w:rPr>
              <w:t xml:space="preserve">Asterisk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t>0x</w:t>
            </w:r>
            <w:r>
              <w:t>2F</w:t>
            </w:r>
          </w:p>
        </w:tc>
        <w:tc>
          <w:tcPr>
            <w:tcW w:w="0" w:type="auto"/>
          </w:tcPr>
          <w:p w:rsidR="00584F18" w:rsidRPr="009B46B4" w:rsidRDefault="00584F18" w:rsidP="00B6771B">
            <w:pPr>
              <w:pStyle w:val="TabelleKlein"/>
              <w:rPr>
                <w:lang w:eastAsia="en-US"/>
              </w:rPr>
            </w:pPr>
            <w:r w:rsidRPr="009B46B4">
              <w:rPr>
                <w:lang w:eastAsia="en-US"/>
              </w:rPr>
              <w:t xml:space="preserve">U+002F </w:t>
            </w:r>
          </w:p>
        </w:tc>
        <w:tc>
          <w:tcPr>
            <w:tcW w:w="0" w:type="auto"/>
          </w:tcPr>
          <w:p w:rsidR="00584F18" w:rsidRPr="009B46B4" w:rsidRDefault="00584F18" w:rsidP="00B6771B">
            <w:pPr>
              <w:pStyle w:val="TabelleKlein"/>
              <w:rPr>
                <w:lang w:eastAsia="en-US"/>
              </w:rPr>
            </w:pPr>
            <w:r w:rsidRPr="009B46B4">
              <w:rPr>
                <w:lang w:eastAsia="en-US"/>
              </w:rPr>
              <w:t xml:space="preserve">Slash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trHeight w:hRule="exact" w:val="227"/>
        </w:trPr>
        <w:tc>
          <w:tcPr>
            <w:tcW w:w="0" w:type="auto"/>
          </w:tcPr>
          <w:p w:rsidR="00584F18" w:rsidRPr="009B46B4" w:rsidRDefault="00584F18" w:rsidP="00B6771B">
            <w:pPr>
              <w:pStyle w:val="TabelleKlein"/>
              <w:rPr>
                <w:lang w:eastAsia="en-US"/>
              </w:rPr>
            </w:pPr>
            <w:r w:rsidRPr="009B46B4">
              <w:rPr>
                <w:lang w:eastAsia="en-US"/>
              </w:rPr>
              <w:t>0x3A</w:t>
            </w:r>
          </w:p>
        </w:tc>
        <w:tc>
          <w:tcPr>
            <w:tcW w:w="0" w:type="auto"/>
          </w:tcPr>
          <w:p w:rsidR="00584F18" w:rsidRPr="009B46B4" w:rsidRDefault="00584F18" w:rsidP="00B6771B">
            <w:pPr>
              <w:pStyle w:val="TabelleKlein"/>
              <w:rPr>
                <w:lang w:eastAsia="en-US"/>
              </w:rPr>
            </w:pPr>
            <w:r w:rsidRPr="009B46B4">
              <w:rPr>
                <w:lang w:eastAsia="en-US"/>
              </w:rPr>
              <w:t xml:space="preserve">U+003A </w:t>
            </w:r>
          </w:p>
        </w:tc>
        <w:tc>
          <w:tcPr>
            <w:tcW w:w="0" w:type="auto"/>
          </w:tcPr>
          <w:p w:rsidR="00584F18" w:rsidRPr="009B46B4" w:rsidRDefault="00584F18" w:rsidP="00B6771B">
            <w:pPr>
              <w:pStyle w:val="TabelleKlein"/>
              <w:rPr>
                <w:lang w:eastAsia="en-US"/>
              </w:rPr>
            </w:pPr>
            <w:r w:rsidRPr="009B46B4">
              <w:rPr>
                <w:lang w:eastAsia="en-US"/>
              </w:rPr>
              <w:t xml:space="preserve">Colon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trHeight w:hRule="exact" w:val="227"/>
        </w:trPr>
        <w:tc>
          <w:tcPr>
            <w:tcW w:w="0" w:type="auto"/>
          </w:tcPr>
          <w:p w:rsidR="00584F18" w:rsidRPr="009B46B4" w:rsidRDefault="00584F18" w:rsidP="00B6771B">
            <w:pPr>
              <w:pStyle w:val="TabelleKlein"/>
              <w:rPr>
                <w:lang w:eastAsia="en-US"/>
              </w:rPr>
            </w:pPr>
            <w:r w:rsidRPr="009B46B4">
              <w:rPr>
                <w:lang w:eastAsia="en-US"/>
              </w:rPr>
              <w:t>0x3B</w:t>
            </w:r>
          </w:p>
        </w:tc>
        <w:tc>
          <w:tcPr>
            <w:tcW w:w="0" w:type="auto"/>
          </w:tcPr>
          <w:p w:rsidR="00584F18" w:rsidRPr="009B46B4" w:rsidRDefault="00584F18" w:rsidP="00B6771B">
            <w:pPr>
              <w:pStyle w:val="TabelleKlein"/>
              <w:rPr>
                <w:lang w:eastAsia="en-US"/>
              </w:rPr>
            </w:pPr>
            <w:r w:rsidRPr="009B46B4">
              <w:rPr>
                <w:lang w:eastAsia="en-US"/>
              </w:rPr>
              <w:t xml:space="preserve">U+003B </w:t>
            </w:r>
          </w:p>
        </w:tc>
        <w:tc>
          <w:tcPr>
            <w:tcW w:w="0" w:type="auto"/>
          </w:tcPr>
          <w:p w:rsidR="00584F18" w:rsidRPr="009B46B4" w:rsidRDefault="00584F18" w:rsidP="00B6771B">
            <w:pPr>
              <w:pStyle w:val="TabelleKlein"/>
              <w:rPr>
                <w:lang w:eastAsia="en-US"/>
              </w:rPr>
            </w:pPr>
            <w:r w:rsidRPr="009B46B4">
              <w:rPr>
                <w:lang w:eastAsia="en-US"/>
              </w:rPr>
              <w:t xml:space="preserve">Semicolon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t>0x</w:t>
            </w:r>
            <w:r w:rsidRPr="009B46B4">
              <w:t>3C</w:t>
            </w:r>
          </w:p>
        </w:tc>
        <w:tc>
          <w:tcPr>
            <w:tcW w:w="0" w:type="auto"/>
          </w:tcPr>
          <w:p w:rsidR="00584F18" w:rsidRPr="009B46B4" w:rsidRDefault="00584F18" w:rsidP="00B6771B">
            <w:pPr>
              <w:pStyle w:val="TabelleKlein"/>
              <w:rPr>
                <w:lang w:eastAsia="en-US"/>
              </w:rPr>
            </w:pPr>
            <w:r w:rsidRPr="009B46B4">
              <w:rPr>
                <w:lang w:eastAsia="en-US"/>
              </w:rPr>
              <w:t xml:space="preserve">U+003C </w:t>
            </w:r>
          </w:p>
        </w:tc>
        <w:tc>
          <w:tcPr>
            <w:tcW w:w="0" w:type="auto"/>
          </w:tcPr>
          <w:p w:rsidR="00584F18" w:rsidRPr="009B46B4" w:rsidRDefault="00584F18" w:rsidP="00B6771B">
            <w:pPr>
              <w:pStyle w:val="TabelleKlein"/>
              <w:rPr>
                <w:lang w:eastAsia="en-US"/>
              </w:rPr>
            </w:pPr>
            <w:r w:rsidRPr="009B46B4">
              <w:rPr>
                <w:lang w:eastAsia="en-US"/>
              </w:rPr>
              <w:t xml:space="preserve">Less-than sign </w:t>
            </w:r>
          </w:p>
        </w:tc>
        <w:tc>
          <w:tcPr>
            <w:tcW w:w="0" w:type="auto"/>
          </w:tcPr>
          <w:p w:rsidR="00584F18" w:rsidRPr="009B46B4" w:rsidRDefault="00584F18" w:rsidP="00B6771B">
            <w:pPr>
              <w:pStyle w:val="TabelleKlein"/>
              <w:rPr>
                <w:lang w:eastAsia="en-US"/>
              </w:rPr>
            </w:pPr>
            <w:r w:rsidRPr="009B46B4">
              <w:rPr>
                <w:lang w:eastAsia="en-US"/>
              </w:rPr>
              <w:t xml:space="preserve">&lt; </w:t>
            </w: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t>0x</w:t>
            </w:r>
            <w:r w:rsidRPr="009B46B4">
              <w:t>3E</w:t>
            </w:r>
          </w:p>
        </w:tc>
        <w:tc>
          <w:tcPr>
            <w:tcW w:w="0" w:type="auto"/>
          </w:tcPr>
          <w:p w:rsidR="00584F18" w:rsidRPr="009B46B4" w:rsidRDefault="00584F18" w:rsidP="00B6771B">
            <w:pPr>
              <w:pStyle w:val="TabelleKlein"/>
              <w:rPr>
                <w:lang w:eastAsia="en-US"/>
              </w:rPr>
            </w:pPr>
            <w:r w:rsidRPr="009B46B4">
              <w:rPr>
                <w:lang w:eastAsia="en-US"/>
              </w:rPr>
              <w:t xml:space="preserve">U+003E </w:t>
            </w:r>
          </w:p>
        </w:tc>
        <w:tc>
          <w:tcPr>
            <w:tcW w:w="0" w:type="auto"/>
          </w:tcPr>
          <w:p w:rsidR="00584F18" w:rsidRPr="009B46B4" w:rsidRDefault="00584F18" w:rsidP="00B6771B">
            <w:pPr>
              <w:pStyle w:val="TabelleKlein"/>
              <w:rPr>
                <w:lang w:eastAsia="en-US"/>
              </w:rPr>
            </w:pPr>
            <w:r w:rsidRPr="009B46B4">
              <w:rPr>
                <w:lang w:eastAsia="en-US"/>
              </w:rPr>
              <w:t xml:space="preserve">Greater-than sign </w:t>
            </w:r>
          </w:p>
        </w:tc>
        <w:tc>
          <w:tcPr>
            <w:tcW w:w="0" w:type="auto"/>
          </w:tcPr>
          <w:p w:rsidR="00584F18" w:rsidRPr="009B46B4" w:rsidRDefault="00584F18" w:rsidP="00B6771B">
            <w:pPr>
              <w:pStyle w:val="TabelleKlein"/>
              <w:rPr>
                <w:lang w:eastAsia="en-US"/>
              </w:rPr>
            </w:pPr>
            <w:r w:rsidRPr="009B46B4">
              <w:rPr>
                <w:lang w:eastAsia="en-US"/>
              </w:rPr>
              <w:t xml:space="preserve">&gt; </w:t>
            </w: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t>0x</w:t>
            </w:r>
            <w:r w:rsidRPr="009B46B4">
              <w:t>3F</w:t>
            </w:r>
          </w:p>
        </w:tc>
        <w:tc>
          <w:tcPr>
            <w:tcW w:w="0" w:type="auto"/>
          </w:tcPr>
          <w:p w:rsidR="00584F18" w:rsidRPr="009B46B4" w:rsidRDefault="00584F18" w:rsidP="00B6771B">
            <w:pPr>
              <w:pStyle w:val="TabelleKlein"/>
              <w:rPr>
                <w:lang w:eastAsia="en-US"/>
              </w:rPr>
            </w:pPr>
            <w:r w:rsidRPr="009B46B4">
              <w:rPr>
                <w:lang w:eastAsia="en-US"/>
              </w:rPr>
              <w:t xml:space="preserve">U+003F </w:t>
            </w:r>
          </w:p>
        </w:tc>
        <w:tc>
          <w:tcPr>
            <w:tcW w:w="0" w:type="auto"/>
          </w:tcPr>
          <w:p w:rsidR="00584F18" w:rsidRPr="009B46B4" w:rsidRDefault="00584F18" w:rsidP="00B6771B">
            <w:pPr>
              <w:pStyle w:val="TabelleKlein"/>
              <w:rPr>
                <w:lang w:eastAsia="en-US"/>
              </w:rPr>
            </w:pPr>
            <w:r w:rsidRPr="009B46B4">
              <w:rPr>
                <w:lang w:eastAsia="en-US"/>
              </w:rPr>
              <w:t xml:space="preserve">Question mark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t>0x</w:t>
            </w:r>
            <w:r w:rsidRPr="009B46B4">
              <w:t>5C</w:t>
            </w:r>
          </w:p>
        </w:tc>
        <w:tc>
          <w:tcPr>
            <w:tcW w:w="0" w:type="auto"/>
          </w:tcPr>
          <w:p w:rsidR="00584F18" w:rsidRPr="009B46B4" w:rsidRDefault="00584F18" w:rsidP="00B6771B">
            <w:pPr>
              <w:pStyle w:val="TabelleKlein"/>
              <w:rPr>
                <w:lang w:eastAsia="en-US"/>
              </w:rPr>
            </w:pPr>
            <w:r w:rsidRPr="009B46B4">
              <w:rPr>
                <w:lang w:eastAsia="en-US"/>
              </w:rPr>
              <w:t xml:space="preserve">U+005C </w:t>
            </w:r>
          </w:p>
        </w:tc>
        <w:tc>
          <w:tcPr>
            <w:tcW w:w="0" w:type="auto"/>
          </w:tcPr>
          <w:p w:rsidR="00584F18" w:rsidRPr="009B46B4" w:rsidRDefault="00584F18" w:rsidP="00B6771B">
            <w:pPr>
              <w:pStyle w:val="TabelleKlein"/>
              <w:rPr>
                <w:lang w:eastAsia="en-US"/>
              </w:rPr>
            </w:pPr>
            <w:r w:rsidRPr="009B46B4">
              <w:rPr>
                <w:lang w:eastAsia="en-US"/>
              </w:rPr>
              <w:t xml:space="preserve">Backslash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lastRenderedPageBreak/>
              <w:t>0x</w:t>
            </w:r>
            <w:r w:rsidRPr="009B46B4">
              <w:t>5E</w:t>
            </w:r>
          </w:p>
        </w:tc>
        <w:tc>
          <w:tcPr>
            <w:tcW w:w="0" w:type="auto"/>
          </w:tcPr>
          <w:p w:rsidR="00584F18" w:rsidRPr="009B46B4" w:rsidRDefault="00584F18" w:rsidP="00B6771B">
            <w:pPr>
              <w:pStyle w:val="TabelleKlein"/>
              <w:rPr>
                <w:lang w:eastAsia="en-US"/>
              </w:rPr>
            </w:pPr>
            <w:r w:rsidRPr="009B46B4">
              <w:rPr>
                <w:lang w:eastAsia="en-US"/>
              </w:rPr>
              <w:t xml:space="preserve">U+005E </w:t>
            </w:r>
          </w:p>
        </w:tc>
        <w:tc>
          <w:tcPr>
            <w:tcW w:w="0" w:type="auto"/>
          </w:tcPr>
          <w:p w:rsidR="00584F18" w:rsidRPr="009B46B4" w:rsidRDefault="00584F18" w:rsidP="00B6771B">
            <w:pPr>
              <w:pStyle w:val="TabelleKlein"/>
              <w:rPr>
                <w:lang w:eastAsia="en-US"/>
              </w:rPr>
            </w:pPr>
            <w:r w:rsidRPr="009B46B4">
              <w:rPr>
                <w:lang w:eastAsia="en-US"/>
              </w:rPr>
              <w:t xml:space="preserve">Circumflex accent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trHeight w:hRule="exact" w:val="227"/>
        </w:trPr>
        <w:tc>
          <w:tcPr>
            <w:tcW w:w="0" w:type="auto"/>
          </w:tcPr>
          <w:p w:rsidR="00584F18" w:rsidRPr="009B46B4" w:rsidRDefault="00584F18" w:rsidP="00B6771B">
            <w:pPr>
              <w:pStyle w:val="TabelleKlein"/>
            </w:pPr>
          </w:p>
        </w:tc>
        <w:tc>
          <w:tcPr>
            <w:tcW w:w="0" w:type="auto"/>
          </w:tcPr>
          <w:p w:rsidR="00584F18" w:rsidRPr="009B46B4" w:rsidRDefault="00584F18" w:rsidP="00B6771B">
            <w:pPr>
              <w:pStyle w:val="TabelleKlein"/>
              <w:rPr>
                <w:lang w:eastAsia="en-US"/>
              </w:rPr>
            </w:pPr>
          </w:p>
        </w:tc>
        <w:tc>
          <w:tcPr>
            <w:tcW w:w="0" w:type="auto"/>
          </w:tcPr>
          <w:p w:rsidR="00584F18" w:rsidRPr="009B46B4" w:rsidRDefault="00584F18" w:rsidP="00B6771B">
            <w:pPr>
              <w:pStyle w:val="TabelleKlein"/>
              <w:rPr>
                <w:lang w:eastAsia="en-US"/>
              </w:rPr>
            </w:pPr>
          </w:p>
        </w:tc>
        <w:tc>
          <w:tcPr>
            <w:tcW w:w="0" w:type="auto"/>
          </w:tcPr>
          <w:p w:rsidR="00584F18" w:rsidRPr="009B46B4" w:rsidRDefault="00584F18" w:rsidP="00B6771B">
            <w:pPr>
              <w:pStyle w:val="TabelleKlein"/>
              <w:rPr>
                <w:lang w:eastAsia="en-US"/>
              </w:rPr>
            </w:pP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t>0x</w:t>
            </w:r>
            <w:r w:rsidRPr="009B46B4">
              <w:t>60</w:t>
            </w:r>
          </w:p>
        </w:tc>
        <w:tc>
          <w:tcPr>
            <w:tcW w:w="0" w:type="auto"/>
          </w:tcPr>
          <w:p w:rsidR="00584F18" w:rsidRPr="009B46B4" w:rsidRDefault="00584F18" w:rsidP="00B6771B">
            <w:pPr>
              <w:pStyle w:val="TabelleKlein"/>
              <w:rPr>
                <w:lang w:eastAsia="en-US"/>
              </w:rPr>
            </w:pPr>
            <w:r w:rsidRPr="009B46B4">
              <w:rPr>
                <w:lang w:eastAsia="en-US"/>
              </w:rPr>
              <w:t xml:space="preserve">U+0060 </w:t>
            </w:r>
          </w:p>
        </w:tc>
        <w:tc>
          <w:tcPr>
            <w:tcW w:w="0" w:type="auto"/>
          </w:tcPr>
          <w:p w:rsidR="00584F18" w:rsidRPr="009B46B4" w:rsidRDefault="00584F18" w:rsidP="00B6771B">
            <w:pPr>
              <w:pStyle w:val="TabelleKlein"/>
              <w:rPr>
                <w:lang w:eastAsia="en-US"/>
              </w:rPr>
            </w:pPr>
            <w:r w:rsidRPr="009B46B4">
              <w:rPr>
                <w:lang w:eastAsia="en-US"/>
              </w:rPr>
              <w:t xml:space="preserve">Grave accent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t>0x</w:t>
            </w:r>
            <w:r w:rsidRPr="009B46B4">
              <w:t>7C</w:t>
            </w:r>
          </w:p>
        </w:tc>
        <w:tc>
          <w:tcPr>
            <w:tcW w:w="0" w:type="auto"/>
          </w:tcPr>
          <w:p w:rsidR="00584F18" w:rsidRPr="009B46B4" w:rsidRDefault="00584F18" w:rsidP="00B6771B">
            <w:pPr>
              <w:pStyle w:val="TabelleKlein"/>
              <w:rPr>
                <w:lang w:eastAsia="en-US"/>
              </w:rPr>
            </w:pPr>
            <w:r w:rsidRPr="009B46B4">
              <w:rPr>
                <w:lang w:eastAsia="en-US"/>
              </w:rPr>
              <w:t xml:space="preserve">U+007C </w:t>
            </w:r>
          </w:p>
        </w:tc>
        <w:tc>
          <w:tcPr>
            <w:tcW w:w="0" w:type="auto"/>
          </w:tcPr>
          <w:p w:rsidR="00584F18" w:rsidRPr="009B46B4" w:rsidRDefault="00584F18" w:rsidP="00B6771B">
            <w:pPr>
              <w:pStyle w:val="TabelleKlein"/>
              <w:rPr>
                <w:lang w:eastAsia="en-US"/>
              </w:rPr>
            </w:pPr>
            <w:r w:rsidRPr="009B46B4">
              <w:rPr>
                <w:lang w:eastAsia="en-US"/>
              </w:rPr>
              <w:t xml:space="preserve">Vertical bar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trHeight w:hRule="exact" w:val="227"/>
        </w:trPr>
        <w:tc>
          <w:tcPr>
            <w:tcW w:w="0" w:type="auto"/>
          </w:tcPr>
          <w:p w:rsidR="00584F18" w:rsidRPr="009B46B4" w:rsidRDefault="00584F18" w:rsidP="00B6771B">
            <w:pPr>
              <w:pStyle w:val="TabelleKlein"/>
              <w:rPr>
                <w:lang w:eastAsia="en-US"/>
              </w:rPr>
            </w:pPr>
          </w:p>
        </w:tc>
        <w:tc>
          <w:tcPr>
            <w:tcW w:w="0" w:type="auto"/>
          </w:tcPr>
          <w:p w:rsidR="00584F18" w:rsidRPr="009B46B4" w:rsidRDefault="00584F18" w:rsidP="00B6771B">
            <w:pPr>
              <w:pStyle w:val="TabelleKlein"/>
              <w:rPr>
                <w:lang w:eastAsia="en-US"/>
              </w:rPr>
            </w:pPr>
            <w:r w:rsidRPr="009B46B4">
              <w:rPr>
                <w:lang w:eastAsia="en-US"/>
              </w:rPr>
              <w:t xml:space="preserve">U+007F </w:t>
            </w:r>
          </w:p>
        </w:tc>
        <w:tc>
          <w:tcPr>
            <w:tcW w:w="0" w:type="auto"/>
          </w:tcPr>
          <w:p w:rsidR="00584F18" w:rsidRPr="009B46B4" w:rsidRDefault="00584F18" w:rsidP="00B6771B">
            <w:pPr>
              <w:pStyle w:val="TabelleKlein"/>
              <w:rPr>
                <w:lang w:eastAsia="en-US"/>
              </w:rPr>
            </w:pPr>
            <w:r w:rsidRPr="009B46B4">
              <w:rPr>
                <w:lang w:eastAsia="en-US"/>
              </w:rPr>
              <w:t xml:space="preserve">Delete </w:t>
            </w:r>
          </w:p>
        </w:tc>
        <w:tc>
          <w:tcPr>
            <w:tcW w:w="0" w:type="auto"/>
          </w:tcPr>
          <w:p w:rsidR="00584F18" w:rsidRPr="009B46B4" w:rsidRDefault="00584F18" w:rsidP="00B6771B">
            <w:pPr>
              <w:pStyle w:val="TabelleKlein"/>
              <w:rPr>
                <w:lang w:eastAsia="en-US"/>
              </w:rPr>
            </w:pPr>
          </w:p>
        </w:tc>
      </w:tr>
      <w:tr w:rsidR="00584F18" w:rsidRPr="009B46B4" w:rsidTr="00B6771B">
        <w:trPr>
          <w:trHeight w:hRule="exact" w:val="227"/>
        </w:trPr>
        <w:tc>
          <w:tcPr>
            <w:tcW w:w="0" w:type="auto"/>
          </w:tcPr>
          <w:p w:rsidR="00584F18" w:rsidRPr="009B46B4" w:rsidRDefault="00584F18" w:rsidP="00B6771B">
            <w:pPr>
              <w:pStyle w:val="TabelleKlein"/>
              <w:rPr>
                <w:lang w:eastAsia="en-US"/>
              </w:rPr>
            </w:pPr>
            <w:r w:rsidRPr="009B46B4">
              <w:rPr>
                <w:lang w:eastAsia="en-US"/>
              </w:rPr>
              <w:t>...</w:t>
            </w:r>
          </w:p>
        </w:tc>
        <w:tc>
          <w:tcPr>
            <w:tcW w:w="0" w:type="auto"/>
          </w:tcPr>
          <w:p w:rsidR="00584F18" w:rsidRPr="009B46B4" w:rsidRDefault="00584F18" w:rsidP="00B6771B">
            <w:pPr>
              <w:pStyle w:val="TabelleKlein"/>
              <w:rPr>
                <w:lang w:eastAsia="en-US"/>
              </w:rPr>
            </w:pPr>
            <w:r w:rsidRPr="009B46B4">
              <w:rPr>
                <w:lang w:eastAsia="en-US"/>
              </w:rPr>
              <w:t>...</w:t>
            </w:r>
          </w:p>
        </w:tc>
        <w:tc>
          <w:tcPr>
            <w:tcW w:w="0" w:type="auto"/>
          </w:tcPr>
          <w:p w:rsidR="00584F18" w:rsidRPr="009B46B4" w:rsidRDefault="00584F18" w:rsidP="00B6771B">
            <w:pPr>
              <w:pStyle w:val="TabelleKlein"/>
              <w:rPr>
                <w:lang w:eastAsia="en-US"/>
              </w:rPr>
            </w:pPr>
            <w:r w:rsidRPr="009B46B4">
              <w:rPr>
                <w:lang w:eastAsia="en-US"/>
              </w:rPr>
              <w:t>...</w:t>
            </w:r>
          </w:p>
        </w:tc>
        <w:tc>
          <w:tcPr>
            <w:tcW w:w="0" w:type="auto"/>
          </w:tcPr>
          <w:p w:rsidR="00584F18" w:rsidRPr="009B46B4" w:rsidRDefault="00584F18" w:rsidP="00B6771B">
            <w:pPr>
              <w:pStyle w:val="TabelleKlein"/>
              <w:rPr>
                <w:lang w:eastAsia="en-US"/>
              </w:rPr>
            </w:pPr>
          </w:p>
        </w:tc>
      </w:tr>
    </w:tbl>
    <w:p w:rsidR="00584F18" w:rsidRDefault="00584F18" w:rsidP="00584F18">
      <w:r w:rsidRPr="009B46B4">
        <w:t>Zeichencodes, die über dem Wert 0x7F bzw. U+007F liegen, sind nicht erlaubt.</w:t>
      </w:r>
    </w:p>
    <w:p w:rsidR="00584F18" w:rsidRDefault="00584F18" w:rsidP="00584F18">
      <w:pPr>
        <w:rPr>
          <w:b/>
          <w:bCs/>
        </w:rPr>
      </w:pPr>
      <w:bookmarkStart w:id="248" w:name="_Toc232485742"/>
    </w:p>
    <w:p w:rsidR="00584F18" w:rsidRDefault="00584F18" w:rsidP="00584F18">
      <w:pPr>
        <w:rPr>
          <w:b/>
          <w:bCs/>
        </w:rPr>
      </w:pPr>
      <w:r>
        <w:rPr>
          <w:b/>
          <w:bCs/>
        </w:rPr>
        <w:t>H</w:t>
      </w:r>
      <w:r w:rsidRPr="008D3894">
        <w:rPr>
          <w:b/>
          <w:bCs/>
        </w:rPr>
        <w:t>.2.</w:t>
      </w:r>
      <w:r>
        <w:rPr>
          <w:b/>
          <w:bCs/>
        </w:rPr>
        <w:t>3</w:t>
      </w:r>
      <w:r w:rsidRPr="008D3894">
        <w:rPr>
          <w:b/>
          <w:bCs/>
        </w:rPr>
        <w:t xml:space="preserve"> Normalisierung </w:t>
      </w:r>
      <w:r>
        <w:rPr>
          <w:b/>
          <w:bCs/>
        </w:rPr>
        <w:t>US-ASCII</w:t>
      </w:r>
      <w:r w:rsidRPr="008D3894">
        <w:rPr>
          <w:b/>
          <w:bCs/>
        </w:rPr>
        <w:t xml:space="preserve"> im Bereich 0x20–0x7E</w:t>
      </w:r>
      <w:bookmarkEnd w:id="248"/>
    </w:p>
    <w:p w:rsidR="00584F18" w:rsidRDefault="00584F18" w:rsidP="00584F18">
      <w:pPr>
        <w:spacing w:line="300" w:lineRule="atLeast"/>
        <w:jc w:val="both"/>
      </w:pPr>
      <w:r>
        <w:t>Die Steuerzeichen (0x00..0x1F, 0x7F) sind in Dateinamen illegal und werden für die Normalisierung nicht weiter berücksichtigt. Sollten sie trotzdem auftreten, sind sie zu eliminieren und es ist eine Fehlermeldung zu generieren. In Dateinamen nicht erlaubte Zeichen (siehe Kapitel E.2.2.2) werden bei der Normalisierung auf «_» abgebildet, erlaubte Zeichen bleiben gleich:</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7"/>
        <w:gridCol w:w="803"/>
        <w:gridCol w:w="1496"/>
        <w:gridCol w:w="763"/>
        <w:gridCol w:w="803"/>
        <w:gridCol w:w="1496"/>
        <w:gridCol w:w="830"/>
      </w:tblGrid>
      <w:tr w:rsidR="00584F18" w:rsidRPr="00FF625E" w:rsidTr="00B6771B">
        <w:trPr>
          <w:tblHeader/>
        </w:trPr>
        <w:tc>
          <w:tcPr>
            <w:tcW w:w="0" w:type="auto"/>
            <w:gridSpan w:val="4"/>
            <w:tcBorders>
              <w:bottom w:val="single" w:sz="4" w:space="0" w:color="auto"/>
            </w:tcBorders>
            <w:shd w:val="clear" w:color="auto" w:fill="99CCFF"/>
          </w:tcPr>
          <w:p w:rsidR="00584F18" w:rsidRPr="002C10F3" w:rsidRDefault="00584F18" w:rsidP="00B6771B">
            <w:pPr>
              <w:pStyle w:val="TabelleKlein"/>
              <w:rPr>
                <w:b/>
                <w:szCs w:val="12"/>
              </w:rPr>
            </w:pPr>
            <w:r w:rsidRPr="002C10F3">
              <w:rPr>
                <w:b/>
                <w:szCs w:val="12"/>
              </w:rPr>
              <w:t>Von...</w:t>
            </w:r>
          </w:p>
        </w:tc>
        <w:tc>
          <w:tcPr>
            <w:tcW w:w="0" w:type="auto"/>
            <w:gridSpan w:val="3"/>
            <w:tcBorders>
              <w:bottom w:val="single" w:sz="4" w:space="0" w:color="auto"/>
            </w:tcBorders>
            <w:shd w:val="clear" w:color="auto" w:fill="548DD4" w:themeFill="text2" w:themeFillTint="99"/>
          </w:tcPr>
          <w:p w:rsidR="00584F18" w:rsidRPr="002C10F3" w:rsidRDefault="00584F18" w:rsidP="00B6771B">
            <w:pPr>
              <w:pStyle w:val="TabelleKlein"/>
              <w:rPr>
                <w:b/>
                <w:szCs w:val="12"/>
              </w:rPr>
            </w:pPr>
            <w:r w:rsidRPr="002C10F3">
              <w:rPr>
                <w:b/>
                <w:szCs w:val="12"/>
              </w:rPr>
              <w:t>Nach...</w:t>
            </w:r>
          </w:p>
        </w:tc>
      </w:tr>
      <w:tr w:rsidR="00584F18" w:rsidRPr="00FF625E" w:rsidTr="00B6771B">
        <w:trPr>
          <w:tblHeader/>
        </w:trPr>
        <w:tc>
          <w:tcPr>
            <w:tcW w:w="0" w:type="auto"/>
            <w:shd w:val="clear" w:color="auto" w:fill="99CCFF"/>
            <w:vAlign w:val="center"/>
          </w:tcPr>
          <w:p w:rsidR="00584F18" w:rsidRPr="002C10F3" w:rsidRDefault="00584F18" w:rsidP="00B6771B">
            <w:pPr>
              <w:pStyle w:val="TabelleKlein"/>
              <w:rPr>
                <w:b/>
                <w:szCs w:val="12"/>
              </w:rPr>
            </w:pPr>
            <w:r w:rsidRPr="002C10F3">
              <w:rPr>
                <w:b/>
                <w:szCs w:val="12"/>
              </w:rPr>
              <w:t>US-ASCII / ISO-8859-1</w:t>
            </w:r>
          </w:p>
        </w:tc>
        <w:tc>
          <w:tcPr>
            <w:tcW w:w="0" w:type="auto"/>
            <w:shd w:val="clear" w:color="auto" w:fill="99CCFF"/>
            <w:vAlign w:val="center"/>
          </w:tcPr>
          <w:p w:rsidR="00584F18" w:rsidRPr="002C10F3" w:rsidRDefault="00584F18" w:rsidP="00B6771B">
            <w:pPr>
              <w:pStyle w:val="TabelleKlein"/>
              <w:rPr>
                <w:b/>
                <w:szCs w:val="12"/>
              </w:rPr>
            </w:pPr>
            <w:r w:rsidRPr="002C10F3">
              <w:rPr>
                <w:b/>
                <w:szCs w:val="12"/>
              </w:rPr>
              <w:t>Unicode</w:t>
            </w:r>
          </w:p>
        </w:tc>
        <w:tc>
          <w:tcPr>
            <w:tcW w:w="0" w:type="auto"/>
            <w:shd w:val="clear" w:color="auto" w:fill="99CCFF"/>
            <w:vAlign w:val="center"/>
          </w:tcPr>
          <w:p w:rsidR="00584F18" w:rsidRPr="002C10F3" w:rsidRDefault="00584F18" w:rsidP="00B6771B">
            <w:pPr>
              <w:pStyle w:val="TabelleKlein"/>
              <w:rPr>
                <w:b/>
                <w:szCs w:val="12"/>
              </w:rPr>
            </w:pPr>
            <w:r w:rsidRPr="002C10F3">
              <w:rPr>
                <w:b/>
                <w:szCs w:val="12"/>
              </w:rPr>
              <w:t>Unicode Description</w:t>
            </w:r>
          </w:p>
        </w:tc>
        <w:tc>
          <w:tcPr>
            <w:tcW w:w="0" w:type="auto"/>
            <w:shd w:val="clear" w:color="auto" w:fill="99CCFF"/>
            <w:vAlign w:val="center"/>
          </w:tcPr>
          <w:p w:rsidR="00584F18" w:rsidRPr="002C10F3" w:rsidRDefault="00584F18" w:rsidP="00B6771B">
            <w:pPr>
              <w:pStyle w:val="TabelleKlein"/>
              <w:rPr>
                <w:b/>
                <w:szCs w:val="12"/>
              </w:rPr>
            </w:pPr>
            <w:r w:rsidRPr="002C10F3">
              <w:rPr>
                <w:b/>
                <w:szCs w:val="12"/>
              </w:rPr>
              <w:t>Symbol</w:t>
            </w:r>
          </w:p>
        </w:tc>
        <w:tc>
          <w:tcPr>
            <w:tcW w:w="0" w:type="auto"/>
            <w:shd w:val="clear" w:color="auto" w:fill="548DD4" w:themeFill="text2" w:themeFillTint="99"/>
            <w:vAlign w:val="center"/>
          </w:tcPr>
          <w:p w:rsidR="00584F18" w:rsidRPr="002C10F3" w:rsidRDefault="00584F18" w:rsidP="00B6771B">
            <w:pPr>
              <w:pStyle w:val="TabelleKlein"/>
              <w:rPr>
                <w:b/>
                <w:szCs w:val="12"/>
              </w:rPr>
            </w:pPr>
            <w:r w:rsidRPr="002C10F3">
              <w:rPr>
                <w:b/>
                <w:szCs w:val="12"/>
              </w:rPr>
              <w:t>Unicode</w:t>
            </w:r>
          </w:p>
        </w:tc>
        <w:tc>
          <w:tcPr>
            <w:tcW w:w="0" w:type="auto"/>
            <w:shd w:val="clear" w:color="auto" w:fill="548DD4" w:themeFill="text2" w:themeFillTint="99"/>
            <w:vAlign w:val="center"/>
          </w:tcPr>
          <w:p w:rsidR="00584F18" w:rsidRPr="002C10F3" w:rsidRDefault="00584F18" w:rsidP="00B6771B">
            <w:pPr>
              <w:pStyle w:val="TabelleKlein"/>
              <w:rPr>
                <w:b/>
                <w:szCs w:val="12"/>
              </w:rPr>
            </w:pPr>
            <w:r w:rsidRPr="002C10F3">
              <w:rPr>
                <w:b/>
                <w:szCs w:val="12"/>
              </w:rPr>
              <w:t>Unicode Description</w:t>
            </w:r>
          </w:p>
        </w:tc>
        <w:tc>
          <w:tcPr>
            <w:tcW w:w="0" w:type="auto"/>
            <w:shd w:val="clear" w:color="auto" w:fill="548DD4" w:themeFill="text2" w:themeFillTint="99"/>
            <w:vAlign w:val="center"/>
          </w:tcPr>
          <w:p w:rsidR="00584F18" w:rsidRPr="002C10F3" w:rsidRDefault="00584F18" w:rsidP="00B6771B">
            <w:pPr>
              <w:pStyle w:val="TabelleKlein"/>
              <w:rPr>
                <w:b/>
                <w:szCs w:val="12"/>
              </w:rPr>
            </w:pPr>
            <w:r w:rsidRPr="002C10F3">
              <w:rPr>
                <w:b/>
                <w:szCs w:val="12"/>
              </w:rPr>
              <w:t>Symbols</w:t>
            </w:r>
          </w:p>
        </w:tc>
      </w:tr>
      <w:tr w:rsidR="00584F18" w:rsidTr="00B6771B">
        <w:trPr>
          <w:trHeight w:hRule="exact" w:val="227"/>
        </w:trPr>
        <w:tc>
          <w:tcPr>
            <w:tcW w:w="0" w:type="auto"/>
          </w:tcPr>
          <w:p w:rsidR="00584F18" w:rsidRPr="009C03CE" w:rsidRDefault="00584F18" w:rsidP="00B6771B">
            <w:pPr>
              <w:pStyle w:val="TabelleKlein"/>
              <w:rPr>
                <w:lang w:eastAsia="en-US"/>
              </w:rPr>
            </w:pPr>
            <w:r>
              <w:rPr>
                <w:lang w:eastAsia="en-US"/>
              </w:rPr>
              <w:t>0x20</w:t>
            </w:r>
          </w:p>
        </w:tc>
        <w:tc>
          <w:tcPr>
            <w:tcW w:w="0" w:type="auto"/>
          </w:tcPr>
          <w:p w:rsidR="00584F18" w:rsidRPr="009C03CE" w:rsidRDefault="00584F18" w:rsidP="00B6771B">
            <w:pPr>
              <w:pStyle w:val="TabelleKlein"/>
              <w:rPr>
                <w:lang w:eastAsia="en-US"/>
              </w:rPr>
            </w:pPr>
            <w:r w:rsidRPr="009C03CE">
              <w:rPr>
                <w:lang w:eastAsia="en-US"/>
              </w:rPr>
              <w:t xml:space="preserve">U+0020 </w:t>
            </w:r>
          </w:p>
        </w:tc>
        <w:tc>
          <w:tcPr>
            <w:tcW w:w="0" w:type="auto"/>
          </w:tcPr>
          <w:p w:rsidR="00584F18" w:rsidRDefault="00584F18" w:rsidP="00B6771B">
            <w:pPr>
              <w:pStyle w:val="TabelleKlein"/>
              <w:rPr>
                <w:lang w:eastAsia="en-US"/>
              </w:rPr>
            </w:pPr>
            <w:r>
              <w:rPr>
                <w:lang w:eastAsia="en-US"/>
              </w:rPr>
              <w:t xml:space="preserve">Space </w:t>
            </w:r>
          </w:p>
        </w:tc>
        <w:tc>
          <w:tcPr>
            <w:tcW w:w="0" w:type="auto"/>
          </w:tcPr>
          <w:p w:rsidR="00584F18" w:rsidRDefault="00584F18" w:rsidP="00B6771B">
            <w:pPr>
              <w:pStyle w:val="TabelleKlein"/>
              <w:rPr>
                <w:i/>
                <w:iCs/>
                <w:lang w:eastAsia="en-US"/>
              </w:rPr>
            </w:pPr>
            <w:r>
              <w:rPr>
                <w:i/>
                <w:iCs/>
                <w:lang w:eastAsia="en-US"/>
              </w:rPr>
              <w:t>SP</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Space</w:t>
            </w:r>
          </w:p>
        </w:tc>
        <w:tc>
          <w:tcPr>
            <w:tcW w:w="0" w:type="auto"/>
          </w:tcPr>
          <w:p w:rsidR="00584F18" w:rsidRPr="00081EBB" w:rsidRDefault="00584F18" w:rsidP="00B6771B">
            <w:pPr>
              <w:pStyle w:val="TabelleKlein"/>
              <w:rPr>
                <w:i/>
                <w:iCs/>
              </w:rPr>
            </w:pPr>
            <w:r w:rsidRPr="00081EBB">
              <w:rPr>
                <w:i/>
                <w:iCs/>
              </w:rPr>
              <w:t>SP</w:t>
            </w:r>
          </w:p>
        </w:tc>
      </w:tr>
      <w:tr w:rsidR="00584F18" w:rsidTr="00B6771B">
        <w:trPr>
          <w:trHeight w:hRule="exact" w:val="227"/>
        </w:trPr>
        <w:tc>
          <w:tcPr>
            <w:tcW w:w="0" w:type="auto"/>
          </w:tcPr>
          <w:p w:rsidR="00584F18" w:rsidRDefault="00584F18" w:rsidP="00B6771B">
            <w:pPr>
              <w:pStyle w:val="TabelleKlein"/>
            </w:pPr>
            <w:r>
              <w:rPr>
                <w:lang w:eastAsia="en-US"/>
              </w:rPr>
              <w:t>0x</w:t>
            </w:r>
            <w:r>
              <w:t>21</w:t>
            </w:r>
          </w:p>
        </w:tc>
        <w:tc>
          <w:tcPr>
            <w:tcW w:w="0" w:type="auto"/>
          </w:tcPr>
          <w:p w:rsidR="00584F18" w:rsidRPr="009C03CE" w:rsidRDefault="00584F18" w:rsidP="00B6771B">
            <w:pPr>
              <w:pStyle w:val="TabelleKlein"/>
              <w:rPr>
                <w:lang w:eastAsia="en-US"/>
              </w:rPr>
            </w:pPr>
            <w:r w:rsidRPr="009C03CE">
              <w:rPr>
                <w:lang w:eastAsia="en-US"/>
              </w:rPr>
              <w:t xml:space="preserve">U+0021 </w:t>
            </w:r>
          </w:p>
        </w:tc>
        <w:tc>
          <w:tcPr>
            <w:tcW w:w="0" w:type="auto"/>
          </w:tcPr>
          <w:p w:rsidR="00584F18" w:rsidRDefault="00584F18" w:rsidP="00B6771B">
            <w:pPr>
              <w:pStyle w:val="TabelleKlein"/>
              <w:rPr>
                <w:lang w:eastAsia="en-US"/>
              </w:rPr>
            </w:pPr>
            <w:r>
              <w:rPr>
                <w:lang w:eastAsia="en-US"/>
              </w:rPr>
              <w:t xml:space="preserve">Exclamation mark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U+0021</w:t>
            </w:r>
          </w:p>
        </w:tc>
        <w:tc>
          <w:tcPr>
            <w:tcW w:w="0" w:type="auto"/>
          </w:tcPr>
          <w:p w:rsidR="00584F18" w:rsidRDefault="00584F18" w:rsidP="00B6771B">
            <w:pPr>
              <w:pStyle w:val="TabelleKlein"/>
            </w:pPr>
            <w:r>
              <w:t>Exclamation mark</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22</w:t>
            </w:r>
          </w:p>
        </w:tc>
        <w:tc>
          <w:tcPr>
            <w:tcW w:w="0" w:type="auto"/>
          </w:tcPr>
          <w:p w:rsidR="00584F18" w:rsidRPr="009C03CE" w:rsidRDefault="00584F18" w:rsidP="00B6771B">
            <w:pPr>
              <w:pStyle w:val="TabelleKlein"/>
              <w:rPr>
                <w:lang w:eastAsia="en-US"/>
              </w:rPr>
            </w:pPr>
            <w:r w:rsidRPr="009C03CE">
              <w:rPr>
                <w:lang w:eastAsia="en-US"/>
              </w:rPr>
              <w:t xml:space="preserve">U+0022 </w:t>
            </w:r>
          </w:p>
        </w:tc>
        <w:tc>
          <w:tcPr>
            <w:tcW w:w="0" w:type="auto"/>
          </w:tcPr>
          <w:p w:rsidR="00584F18" w:rsidRDefault="00584F18" w:rsidP="00B6771B">
            <w:pPr>
              <w:pStyle w:val="TabelleKlein"/>
              <w:rPr>
                <w:lang w:eastAsia="en-US"/>
              </w:rPr>
            </w:pPr>
            <w:r>
              <w:rPr>
                <w:lang w:eastAsia="en-US"/>
              </w:rPr>
              <w:t xml:space="preserve">Quotation mark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pPr>
            <w:r>
              <w:rPr>
                <w:lang w:eastAsia="en-US"/>
              </w:rPr>
              <w:t>0x</w:t>
            </w:r>
            <w:r>
              <w:t>23</w:t>
            </w:r>
          </w:p>
        </w:tc>
        <w:tc>
          <w:tcPr>
            <w:tcW w:w="0" w:type="auto"/>
          </w:tcPr>
          <w:p w:rsidR="00584F18" w:rsidRPr="009C03CE" w:rsidRDefault="00584F18" w:rsidP="00B6771B">
            <w:pPr>
              <w:pStyle w:val="TabelleKlein"/>
              <w:rPr>
                <w:lang w:eastAsia="en-US"/>
              </w:rPr>
            </w:pPr>
            <w:r w:rsidRPr="009C03CE">
              <w:rPr>
                <w:lang w:eastAsia="en-US"/>
              </w:rPr>
              <w:t xml:space="preserve">U+0023 </w:t>
            </w:r>
          </w:p>
        </w:tc>
        <w:tc>
          <w:tcPr>
            <w:tcW w:w="0" w:type="auto"/>
          </w:tcPr>
          <w:p w:rsidR="00584F18" w:rsidRDefault="00584F18" w:rsidP="00B6771B">
            <w:pPr>
              <w:pStyle w:val="TabelleKlein"/>
              <w:rPr>
                <w:lang w:eastAsia="en-US"/>
              </w:rPr>
            </w:pPr>
            <w:r>
              <w:rPr>
                <w:lang w:eastAsia="en-US"/>
              </w:rPr>
              <w:t xml:space="preserve">Number sign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U+0023 </w:t>
            </w:r>
          </w:p>
        </w:tc>
        <w:tc>
          <w:tcPr>
            <w:tcW w:w="0" w:type="auto"/>
          </w:tcPr>
          <w:p w:rsidR="00584F18" w:rsidRDefault="00584F18" w:rsidP="00B6771B">
            <w:pPr>
              <w:pStyle w:val="TabelleKlein"/>
              <w:rPr>
                <w:lang w:eastAsia="en-US"/>
              </w:rPr>
            </w:pPr>
            <w:r>
              <w:rPr>
                <w:lang w:eastAsia="en-US"/>
              </w:rPr>
              <w:t xml:space="preserve">Number sign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24</w:t>
            </w:r>
          </w:p>
        </w:tc>
        <w:tc>
          <w:tcPr>
            <w:tcW w:w="0" w:type="auto"/>
          </w:tcPr>
          <w:p w:rsidR="00584F18" w:rsidRPr="009C03CE" w:rsidRDefault="00584F18" w:rsidP="00B6771B">
            <w:pPr>
              <w:pStyle w:val="TabelleKlein"/>
              <w:rPr>
                <w:lang w:eastAsia="en-US"/>
              </w:rPr>
            </w:pPr>
            <w:r w:rsidRPr="009C03CE">
              <w:rPr>
                <w:lang w:eastAsia="en-US"/>
              </w:rPr>
              <w:t xml:space="preserve">U+0024 </w:t>
            </w:r>
          </w:p>
        </w:tc>
        <w:tc>
          <w:tcPr>
            <w:tcW w:w="0" w:type="auto"/>
          </w:tcPr>
          <w:p w:rsidR="00584F18" w:rsidRDefault="00584F18" w:rsidP="00B6771B">
            <w:pPr>
              <w:pStyle w:val="TabelleKlein"/>
              <w:rPr>
                <w:lang w:eastAsia="en-US"/>
              </w:rPr>
            </w:pPr>
            <w:r>
              <w:rPr>
                <w:lang w:eastAsia="en-US"/>
              </w:rPr>
              <w:t xml:space="preserve">Dollar sign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U+0024 </w:t>
            </w:r>
          </w:p>
        </w:tc>
        <w:tc>
          <w:tcPr>
            <w:tcW w:w="0" w:type="auto"/>
          </w:tcPr>
          <w:p w:rsidR="00584F18" w:rsidRDefault="00584F18" w:rsidP="00B6771B">
            <w:pPr>
              <w:pStyle w:val="TabelleKlein"/>
              <w:rPr>
                <w:lang w:eastAsia="en-US"/>
              </w:rPr>
            </w:pPr>
            <w:r>
              <w:rPr>
                <w:lang w:eastAsia="en-US"/>
              </w:rPr>
              <w:t xml:space="preserve">Dollar sign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25</w:t>
            </w:r>
          </w:p>
        </w:tc>
        <w:tc>
          <w:tcPr>
            <w:tcW w:w="0" w:type="auto"/>
          </w:tcPr>
          <w:p w:rsidR="00584F18" w:rsidRPr="009C03CE" w:rsidRDefault="00584F18" w:rsidP="00B6771B">
            <w:pPr>
              <w:pStyle w:val="TabelleKlein"/>
              <w:rPr>
                <w:lang w:eastAsia="en-US"/>
              </w:rPr>
            </w:pPr>
            <w:r w:rsidRPr="009C03CE">
              <w:rPr>
                <w:lang w:eastAsia="en-US"/>
              </w:rPr>
              <w:t xml:space="preserve">U+0025 </w:t>
            </w:r>
          </w:p>
        </w:tc>
        <w:tc>
          <w:tcPr>
            <w:tcW w:w="0" w:type="auto"/>
          </w:tcPr>
          <w:p w:rsidR="00584F18" w:rsidRDefault="00584F18" w:rsidP="00B6771B">
            <w:pPr>
              <w:pStyle w:val="TabelleKlein"/>
              <w:rPr>
                <w:lang w:eastAsia="en-US"/>
              </w:rPr>
            </w:pPr>
            <w:r>
              <w:rPr>
                <w:lang w:eastAsia="en-US"/>
              </w:rPr>
              <w:t xml:space="preserve">Percent sign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U+0025 </w:t>
            </w:r>
          </w:p>
        </w:tc>
        <w:tc>
          <w:tcPr>
            <w:tcW w:w="0" w:type="auto"/>
          </w:tcPr>
          <w:p w:rsidR="00584F18" w:rsidRDefault="00584F18" w:rsidP="00B6771B">
            <w:pPr>
              <w:pStyle w:val="TabelleKlein"/>
              <w:rPr>
                <w:lang w:eastAsia="en-US"/>
              </w:rPr>
            </w:pPr>
            <w:r>
              <w:rPr>
                <w:lang w:eastAsia="en-US"/>
              </w:rPr>
              <w:t xml:space="preserve">Percent sign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26</w:t>
            </w:r>
          </w:p>
        </w:tc>
        <w:tc>
          <w:tcPr>
            <w:tcW w:w="0" w:type="auto"/>
          </w:tcPr>
          <w:p w:rsidR="00584F18" w:rsidRPr="009C03CE" w:rsidRDefault="00584F18" w:rsidP="00B6771B">
            <w:pPr>
              <w:pStyle w:val="TabelleKlein"/>
              <w:rPr>
                <w:lang w:eastAsia="en-US"/>
              </w:rPr>
            </w:pPr>
            <w:r w:rsidRPr="009C03CE">
              <w:rPr>
                <w:lang w:eastAsia="en-US"/>
              </w:rPr>
              <w:t xml:space="preserve">U+0026 </w:t>
            </w:r>
          </w:p>
        </w:tc>
        <w:tc>
          <w:tcPr>
            <w:tcW w:w="0" w:type="auto"/>
          </w:tcPr>
          <w:p w:rsidR="00584F18" w:rsidRDefault="00584F18" w:rsidP="00B6771B">
            <w:pPr>
              <w:pStyle w:val="TabelleKlein"/>
              <w:rPr>
                <w:lang w:eastAsia="en-US"/>
              </w:rPr>
            </w:pPr>
            <w:r>
              <w:rPr>
                <w:lang w:eastAsia="en-US"/>
              </w:rPr>
              <w:t xml:space="preserve">Ampersand </w:t>
            </w:r>
          </w:p>
        </w:tc>
        <w:tc>
          <w:tcPr>
            <w:tcW w:w="0" w:type="auto"/>
          </w:tcPr>
          <w:p w:rsidR="00584F18" w:rsidRDefault="00584F18" w:rsidP="00B6771B">
            <w:pPr>
              <w:pStyle w:val="TabelleKlein"/>
              <w:rPr>
                <w:lang w:eastAsia="en-US"/>
              </w:rPr>
            </w:pPr>
            <w:r>
              <w:rPr>
                <w:lang w:eastAsia="en-US"/>
              </w:rPr>
              <w:t xml:space="preserve">&amp;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pPr>
            <w:r>
              <w:rPr>
                <w:lang w:eastAsia="en-US"/>
              </w:rPr>
              <w:t>0x</w:t>
            </w:r>
            <w:r>
              <w:t>27</w:t>
            </w:r>
          </w:p>
        </w:tc>
        <w:tc>
          <w:tcPr>
            <w:tcW w:w="0" w:type="auto"/>
          </w:tcPr>
          <w:p w:rsidR="00584F18" w:rsidRPr="009C03CE" w:rsidRDefault="00584F18" w:rsidP="00B6771B">
            <w:pPr>
              <w:pStyle w:val="TabelleKlein"/>
              <w:rPr>
                <w:lang w:eastAsia="en-US"/>
              </w:rPr>
            </w:pPr>
            <w:r w:rsidRPr="009C03CE">
              <w:rPr>
                <w:lang w:eastAsia="en-US"/>
              </w:rPr>
              <w:t xml:space="preserve">U+0027 </w:t>
            </w:r>
          </w:p>
        </w:tc>
        <w:tc>
          <w:tcPr>
            <w:tcW w:w="0" w:type="auto"/>
          </w:tcPr>
          <w:p w:rsidR="00584F18" w:rsidRDefault="00584F18" w:rsidP="00B6771B">
            <w:pPr>
              <w:pStyle w:val="TabelleKlein"/>
              <w:rPr>
                <w:lang w:eastAsia="en-US"/>
              </w:rPr>
            </w:pPr>
            <w:r>
              <w:rPr>
                <w:lang w:eastAsia="en-US"/>
              </w:rPr>
              <w:t xml:space="preserve">Apostrophe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pPr>
            <w:r>
              <w:rPr>
                <w:lang w:eastAsia="en-US"/>
              </w:rPr>
              <w:t>0x</w:t>
            </w:r>
            <w:r>
              <w:t>28</w:t>
            </w:r>
          </w:p>
        </w:tc>
        <w:tc>
          <w:tcPr>
            <w:tcW w:w="0" w:type="auto"/>
          </w:tcPr>
          <w:p w:rsidR="00584F18" w:rsidRPr="009C03CE" w:rsidRDefault="00584F18" w:rsidP="00B6771B">
            <w:pPr>
              <w:pStyle w:val="TabelleKlein"/>
              <w:rPr>
                <w:lang w:eastAsia="en-US"/>
              </w:rPr>
            </w:pPr>
            <w:r w:rsidRPr="009C03CE">
              <w:rPr>
                <w:lang w:eastAsia="en-US"/>
              </w:rPr>
              <w:t xml:space="preserve">U+0028 </w:t>
            </w:r>
          </w:p>
        </w:tc>
        <w:tc>
          <w:tcPr>
            <w:tcW w:w="0" w:type="auto"/>
          </w:tcPr>
          <w:p w:rsidR="00584F18" w:rsidRDefault="00584F18" w:rsidP="00B6771B">
            <w:pPr>
              <w:pStyle w:val="TabelleKlein"/>
              <w:rPr>
                <w:lang w:eastAsia="en-US"/>
              </w:rPr>
            </w:pPr>
            <w:r>
              <w:rPr>
                <w:lang w:eastAsia="en-US"/>
              </w:rPr>
              <w:t xml:space="preserve">Left parenthesis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U+0028 </w:t>
            </w:r>
          </w:p>
        </w:tc>
        <w:tc>
          <w:tcPr>
            <w:tcW w:w="0" w:type="auto"/>
          </w:tcPr>
          <w:p w:rsidR="00584F18" w:rsidRDefault="00584F18" w:rsidP="00B6771B">
            <w:pPr>
              <w:pStyle w:val="TabelleKlein"/>
              <w:rPr>
                <w:lang w:eastAsia="en-US"/>
              </w:rPr>
            </w:pPr>
            <w:r>
              <w:rPr>
                <w:lang w:eastAsia="en-US"/>
              </w:rPr>
              <w:t xml:space="preserve">Left parenthesis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29</w:t>
            </w:r>
          </w:p>
        </w:tc>
        <w:tc>
          <w:tcPr>
            <w:tcW w:w="0" w:type="auto"/>
          </w:tcPr>
          <w:p w:rsidR="00584F18" w:rsidRPr="009C03CE" w:rsidRDefault="00584F18" w:rsidP="00B6771B">
            <w:pPr>
              <w:pStyle w:val="TabelleKlein"/>
              <w:rPr>
                <w:lang w:eastAsia="en-US"/>
              </w:rPr>
            </w:pPr>
            <w:r w:rsidRPr="009C03CE">
              <w:rPr>
                <w:lang w:eastAsia="en-US"/>
              </w:rPr>
              <w:t xml:space="preserve">U+0029 </w:t>
            </w:r>
          </w:p>
        </w:tc>
        <w:tc>
          <w:tcPr>
            <w:tcW w:w="0" w:type="auto"/>
          </w:tcPr>
          <w:p w:rsidR="00584F18" w:rsidRDefault="00584F18" w:rsidP="00B6771B">
            <w:pPr>
              <w:pStyle w:val="TabelleKlein"/>
              <w:rPr>
                <w:lang w:eastAsia="en-US"/>
              </w:rPr>
            </w:pPr>
            <w:r>
              <w:rPr>
                <w:lang w:eastAsia="en-US"/>
              </w:rPr>
              <w:t xml:space="preserve">Right parenthesis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U+0029 </w:t>
            </w:r>
          </w:p>
        </w:tc>
        <w:tc>
          <w:tcPr>
            <w:tcW w:w="0" w:type="auto"/>
          </w:tcPr>
          <w:p w:rsidR="00584F18" w:rsidRDefault="00584F18" w:rsidP="00B6771B">
            <w:pPr>
              <w:pStyle w:val="TabelleKlein"/>
              <w:rPr>
                <w:lang w:eastAsia="en-US"/>
              </w:rPr>
            </w:pPr>
            <w:r>
              <w:rPr>
                <w:lang w:eastAsia="en-US"/>
              </w:rPr>
              <w:t xml:space="preserve">Right parenthesis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2A</w:t>
            </w:r>
          </w:p>
        </w:tc>
        <w:tc>
          <w:tcPr>
            <w:tcW w:w="0" w:type="auto"/>
          </w:tcPr>
          <w:p w:rsidR="00584F18" w:rsidRPr="009C03CE" w:rsidRDefault="00584F18" w:rsidP="00B6771B">
            <w:pPr>
              <w:pStyle w:val="TabelleKlein"/>
              <w:rPr>
                <w:lang w:eastAsia="en-US"/>
              </w:rPr>
            </w:pPr>
            <w:r w:rsidRPr="009C03CE">
              <w:rPr>
                <w:lang w:eastAsia="en-US"/>
              </w:rPr>
              <w:t xml:space="preserve">U+002A </w:t>
            </w:r>
          </w:p>
        </w:tc>
        <w:tc>
          <w:tcPr>
            <w:tcW w:w="0" w:type="auto"/>
          </w:tcPr>
          <w:p w:rsidR="00584F18" w:rsidRDefault="00584F18" w:rsidP="00B6771B">
            <w:pPr>
              <w:pStyle w:val="TabelleKlein"/>
              <w:rPr>
                <w:lang w:eastAsia="en-US"/>
              </w:rPr>
            </w:pPr>
            <w:r>
              <w:rPr>
                <w:lang w:eastAsia="en-US"/>
              </w:rPr>
              <w:t xml:space="preserve">Asterisk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pPr>
            <w:r>
              <w:rPr>
                <w:lang w:eastAsia="en-US"/>
              </w:rPr>
              <w:t>0x</w:t>
            </w:r>
            <w:r>
              <w:t>2B</w:t>
            </w:r>
          </w:p>
        </w:tc>
        <w:tc>
          <w:tcPr>
            <w:tcW w:w="0" w:type="auto"/>
          </w:tcPr>
          <w:p w:rsidR="00584F18" w:rsidRPr="009C03CE" w:rsidRDefault="00584F18" w:rsidP="00B6771B">
            <w:pPr>
              <w:pStyle w:val="TabelleKlein"/>
              <w:rPr>
                <w:lang w:eastAsia="en-US"/>
              </w:rPr>
            </w:pPr>
            <w:r w:rsidRPr="009C03CE">
              <w:rPr>
                <w:lang w:eastAsia="en-US"/>
              </w:rPr>
              <w:t xml:space="preserve">U+002B </w:t>
            </w:r>
          </w:p>
        </w:tc>
        <w:tc>
          <w:tcPr>
            <w:tcW w:w="0" w:type="auto"/>
          </w:tcPr>
          <w:p w:rsidR="00584F18" w:rsidRDefault="00584F18" w:rsidP="00B6771B">
            <w:pPr>
              <w:pStyle w:val="TabelleKlein"/>
              <w:rPr>
                <w:lang w:eastAsia="en-US"/>
              </w:rPr>
            </w:pPr>
            <w:r>
              <w:rPr>
                <w:lang w:eastAsia="en-US"/>
              </w:rPr>
              <w:t xml:space="preserve">Plus sign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U+002B </w:t>
            </w:r>
          </w:p>
        </w:tc>
        <w:tc>
          <w:tcPr>
            <w:tcW w:w="0" w:type="auto"/>
          </w:tcPr>
          <w:p w:rsidR="00584F18" w:rsidRDefault="00584F18" w:rsidP="00B6771B">
            <w:pPr>
              <w:pStyle w:val="TabelleKlein"/>
              <w:rPr>
                <w:lang w:eastAsia="en-US"/>
              </w:rPr>
            </w:pPr>
            <w:r>
              <w:rPr>
                <w:lang w:eastAsia="en-US"/>
              </w:rPr>
              <w:t xml:space="preserve">Plus sign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2C</w:t>
            </w:r>
          </w:p>
        </w:tc>
        <w:tc>
          <w:tcPr>
            <w:tcW w:w="0" w:type="auto"/>
          </w:tcPr>
          <w:p w:rsidR="00584F18" w:rsidRPr="009C03CE" w:rsidRDefault="00584F18" w:rsidP="00B6771B">
            <w:pPr>
              <w:pStyle w:val="TabelleKlein"/>
              <w:rPr>
                <w:lang w:eastAsia="en-US"/>
              </w:rPr>
            </w:pPr>
            <w:r w:rsidRPr="009C03CE">
              <w:rPr>
                <w:lang w:eastAsia="en-US"/>
              </w:rPr>
              <w:t xml:space="preserve">U+002C </w:t>
            </w:r>
          </w:p>
        </w:tc>
        <w:tc>
          <w:tcPr>
            <w:tcW w:w="0" w:type="auto"/>
          </w:tcPr>
          <w:p w:rsidR="00584F18" w:rsidRDefault="00584F18" w:rsidP="00B6771B">
            <w:pPr>
              <w:pStyle w:val="TabelleKlein"/>
              <w:rPr>
                <w:lang w:eastAsia="en-US"/>
              </w:rPr>
            </w:pPr>
            <w:r>
              <w:rPr>
                <w:lang w:eastAsia="en-US"/>
              </w:rPr>
              <w:t xml:space="preserve">Comma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U+002C </w:t>
            </w:r>
          </w:p>
        </w:tc>
        <w:tc>
          <w:tcPr>
            <w:tcW w:w="0" w:type="auto"/>
          </w:tcPr>
          <w:p w:rsidR="00584F18" w:rsidRDefault="00584F18" w:rsidP="00B6771B">
            <w:pPr>
              <w:pStyle w:val="TabelleKlein"/>
              <w:rPr>
                <w:lang w:eastAsia="en-US"/>
              </w:rPr>
            </w:pPr>
            <w:r>
              <w:rPr>
                <w:lang w:eastAsia="en-US"/>
              </w:rPr>
              <w:t xml:space="preserve">Comma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2D</w:t>
            </w:r>
          </w:p>
        </w:tc>
        <w:tc>
          <w:tcPr>
            <w:tcW w:w="0" w:type="auto"/>
          </w:tcPr>
          <w:p w:rsidR="00584F18" w:rsidRPr="009C03CE" w:rsidRDefault="00584F18" w:rsidP="00B6771B">
            <w:pPr>
              <w:pStyle w:val="TabelleKlein"/>
              <w:rPr>
                <w:lang w:eastAsia="en-US"/>
              </w:rPr>
            </w:pPr>
            <w:r w:rsidRPr="009C03CE">
              <w:rPr>
                <w:lang w:eastAsia="en-US"/>
              </w:rPr>
              <w:t xml:space="preserve">U+002D </w:t>
            </w:r>
          </w:p>
        </w:tc>
        <w:tc>
          <w:tcPr>
            <w:tcW w:w="0" w:type="auto"/>
          </w:tcPr>
          <w:p w:rsidR="00584F18" w:rsidRDefault="00584F18" w:rsidP="00B6771B">
            <w:pPr>
              <w:pStyle w:val="TabelleKlein"/>
              <w:rPr>
                <w:lang w:eastAsia="en-US"/>
              </w:rPr>
            </w:pPr>
            <w:r>
              <w:rPr>
                <w:lang w:eastAsia="en-US"/>
              </w:rPr>
              <w:t xml:space="preserve">Hyphen/Minus sign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U+002D </w:t>
            </w:r>
          </w:p>
        </w:tc>
        <w:tc>
          <w:tcPr>
            <w:tcW w:w="0" w:type="auto"/>
          </w:tcPr>
          <w:p w:rsidR="00584F18" w:rsidRDefault="00584F18" w:rsidP="00B6771B">
            <w:pPr>
              <w:pStyle w:val="TabelleKlein"/>
              <w:rPr>
                <w:lang w:eastAsia="en-US"/>
              </w:rPr>
            </w:pPr>
            <w:r>
              <w:rPr>
                <w:lang w:eastAsia="en-US"/>
              </w:rPr>
              <w:t xml:space="preserve">Hyphen/Minus sign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2E</w:t>
            </w:r>
          </w:p>
        </w:tc>
        <w:tc>
          <w:tcPr>
            <w:tcW w:w="0" w:type="auto"/>
          </w:tcPr>
          <w:p w:rsidR="00584F18" w:rsidRPr="009C03CE" w:rsidRDefault="00584F18" w:rsidP="00B6771B">
            <w:pPr>
              <w:pStyle w:val="TabelleKlein"/>
              <w:rPr>
                <w:lang w:eastAsia="en-US"/>
              </w:rPr>
            </w:pPr>
            <w:r w:rsidRPr="009C03CE">
              <w:rPr>
                <w:lang w:eastAsia="en-US"/>
              </w:rPr>
              <w:t xml:space="preserve">U+002E </w:t>
            </w:r>
          </w:p>
        </w:tc>
        <w:tc>
          <w:tcPr>
            <w:tcW w:w="0" w:type="auto"/>
          </w:tcPr>
          <w:p w:rsidR="00584F18" w:rsidRDefault="00584F18" w:rsidP="00B6771B">
            <w:pPr>
              <w:pStyle w:val="TabelleKlein"/>
              <w:rPr>
                <w:lang w:eastAsia="en-US"/>
              </w:rPr>
            </w:pPr>
            <w:r>
              <w:rPr>
                <w:lang w:eastAsia="en-US"/>
              </w:rPr>
              <w:t xml:space="preserve">Full stop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U+002E </w:t>
            </w:r>
          </w:p>
        </w:tc>
        <w:tc>
          <w:tcPr>
            <w:tcW w:w="0" w:type="auto"/>
          </w:tcPr>
          <w:p w:rsidR="00584F18" w:rsidRDefault="00584F18" w:rsidP="00B6771B">
            <w:pPr>
              <w:pStyle w:val="TabelleKlein"/>
              <w:rPr>
                <w:lang w:eastAsia="en-US"/>
              </w:rPr>
            </w:pPr>
            <w:r>
              <w:rPr>
                <w:lang w:eastAsia="en-US"/>
              </w:rPr>
              <w:t xml:space="preserve">Full stop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2F</w:t>
            </w:r>
          </w:p>
        </w:tc>
        <w:tc>
          <w:tcPr>
            <w:tcW w:w="0" w:type="auto"/>
          </w:tcPr>
          <w:p w:rsidR="00584F18" w:rsidRPr="009C03CE" w:rsidRDefault="00584F18" w:rsidP="00B6771B">
            <w:pPr>
              <w:pStyle w:val="TabelleKlein"/>
              <w:rPr>
                <w:lang w:eastAsia="en-US"/>
              </w:rPr>
            </w:pPr>
            <w:r w:rsidRPr="009C03CE">
              <w:rPr>
                <w:lang w:eastAsia="en-US"/>
              </w:rPr>
              <w:t xml:space="preserve">U+002F </w:t>
            </w:r>
          </w:p>
        </w:tc>
        <w:tc>
          <w:tcPr>
            <w:tcW w:w="0" w:type="auto"/>
          </w:tcPr>
          <w:p w:rsidR="00584F18" w:rsidRDefault="00584F18" w:rsidP="00B6771B">
            <w:pPr>
              <w:pStyle w:val="TabelleKlein"/>
              <w:rPr>
                <w:lang w:eastAsia="en-US"/>
              </w:rPr>
            </w:pPr>
            <w:r>
              <w:rPr>
                <w:lang w:eastAsia="en-US"/>
              </w:rPr>
              <w:t xml:space="preserve">Slash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Pr="009C03CE" w:rsidRDefault="00584F18" w:rsidP="00B6771B">
            <w:pPr>
              <w:pStyle w:val="TabelleKlein"/>
              <w:rPr>
                <w:lang w:eastAsia="en-US"/>
              </w:rPr>
            </w:pPr>
            <w:r>
              <w:rPr>
                <w:lang w:eastAsia="en-US"/>
              </w:rPr>
              <w:t>0x30</w:t>
            </w:r>
          </w:p>
        </w:tc>
        <w:tc>
          <w:tcPr>
            <w:tcW w:w="0" w:type="auto"/>
          </w:tcPr>
          <w:p w:rsidR="00584F18" w:rsidRPr="009C03CE" w:rsidRDefault="00584F18" w:rsidP="00B6771B">
            <w:pPr>
              <w:pStyle w:val="TabelleKlein"/>
              <w:rPr>
                <w:lang w:eastAsia="en-US"/>
              </w:rPr>
            </w:pPr>
            <w:r w:rsidRPr="009C03CE">
              <w:rPr>
                <w:lang w:eastAsia="en-US"/>
              </w:rPr>
              <w:t xml:space="preserve">U+0030 </w:t>
            </w:r>
          </w:p>
        </w:tc>
        <w:tc>
          <w:tcPr>
            <w:tcW w:w="0" w:type="auto"/>
          </w:tcPr>
          <w:p w:rsidR="00584F18" w:rsidRDefault="00584F18" w:rsidP="00B6771B">
            <w:pPr>
              <w:pStyle w:val="TabelleKlein"/>
              <w:rPr>
                <w:lang w:eastAsia="en-US"/>
              </w:rPr>
            </w:pPr>
            <w:r>
              <w:rPr>
                <w:lang w:eastAsia="en-US"/>
              </w:rPr>
              <w:t xml:space="preserve">Digit Zero </w:t>
            </w:r>
          </w:p>
        </w:tc>
        <w:tc>
          <w:tcPr>
            <w:tcW w:w="0" w:type="auto"/>
          </w:tcPr>
          <w:p w:rsidR="00584F18" w:rsidRDefault="00584F18" w:rsidP="00B6771B">
            <w:pPr>
              <w:pStyle w:val="TabelleKlein"/>
              <w:rPr>
                <w:lang w:eastAsia="en-US"/>
              </w:rPr>
            </w:pPr>
            <w:r>
              <w:rPr>
                <w:lang w:eastAsia="en-US"/>
              </w:rPr>
              <w:t xml:space="preserve">0 </w:t>
            </w:r>
          </w:p>
        </w:tc>
        <w:tc>
          <w:tcPr>
            <w:tcW w:w="0" w:type="auto"/>
          </w:tcPr>
          <w:p w:rsidR="00584F18" w:rsidRPr="009C03CE" w:rsidRDefault="00584F18" w:rsidP="00B6771B">
            <w:pPr>
              <w:pStyle w:val="TabelleKlein"/>
              <w:rPr>
                <w:lang w:eastAsia="en-US"/>
              </w:rPr>
            </w:pPr>
            <w:r w:rsidRPr="009C03CE">
              <w:rPr>
                <w:lang w:eastAsia="en-US"/>
              </w:rPr>
              <w:t xml:space="preserve">U+0030 </w:t>
            </w:r>
          </w:p>
        </w:tc>
        <w:tc>
          <w:tcPr>
            <w:tcW w:w="0" w:type="auto"/>
          </w:tcPr>
          <w:p w:rsidR="00584F18" w:rsidRDefault="00584F18" w:rsidP="00B6771B">
            <w:pPr>
              <w:pStyle w:val="TabelleKlein"/>
              <w:rPr>
                <w:lang w:eastAsia="en-US"/>
              </w:rPr>
            </w:pPr>
            <w:r>
              <w:rPr>
                <w:lang w:eastAsia="en-US"/>
              </w:rPr>
              <w:t xml:space="preserve">Digit Zero </w:t>
            </w:r>
          </w:p>
        </w:tc>
        <w:tc>
          <w:tcPr>
            <w:tcW w:w="0" w:type="auto"/>
          </w:tcPr>
          <w:p w:rsidR="00584F18" w:rsidRDefault="00584F18" w:rsidP="00B6771B">
            <w:pPr>
              <w:pStyle w:val="TabelleKlein"/>
            </w:pPr>
            <w:r>
              <w:t>0</w:t>
            </w:r>
          </w:p>
        </w:tc>
      </w:tr>
      <w:tr w:rsidR="00584F18" w:rsidTr="00B6771B">
        <w:trPr>
          <w:trHeight w:hRule="exact" w:val="227"/>
        </w:trPr>
        <w:tc>
          <w:tcPr>
            <w:tcW w:w="0" w:type="auto"/>
          </w:tcPr>
          <w:p w:rsidR="00584F18" w:rsidRPr="009C03CE" w:rsidRDefault="00584F18" w:rsidP="00B6771B">
            <w:pPr>
              <w:pStyle w:val="TabelleKlein"/>
              <w:rPr>
                <w:lang w:eastAsia="en-US"/>
              </w:rPr>
            </w:pPr>
          </w:p>
        </w:tc>
        <w:tc>
          <w:tcPr>
            <w:tcW w:w="0" w:type="auto"/>
          </w:tcPr>
          <w:p w:rsidR="00584F18" w:rsidRPr="009C03CE" w:rsidRDefault="00584F18" w:rsidP="00B6771B">
            <w:pPr>
              <w:pStyle w:val="TabelleKlein"/>
              <w:rPr>
                <w:lang w:eastAsia="en-US"/>
              </w:rPr>
            </w:pPr>
            <w:r w:rsidRPr="009C03CE">
              <w:rPr>
                <w:lang w:eastAsia="en-US"/>
              </w:rPr>
              <w:t>...</w:t>
            </w:r>
          </w:p>
        </w:tc>
        <w:tc>
          <w:tcPr>
            <w:tcW w:w="0" w:type="auto"/>
          </w:tcPr>
          <w:p w:rsidR="00584F18" w:rsidRDefault="00584F18" w:rsidP="00B6771B">
            <w:pPr>
              <w:pStyle w:val="TabelleKlein"/>
              <w:rPr>
                <w:lang w:eastAsia="en-US"/>
              </w:rPr>
            </w:pPr>
            <w:r>
              <w:rPr>
                <w:lang w:eastAsia="en-US"/>
              </w:rPr>
              <w:t>...</w:t>
            </w:r>
          </w:p>
        </w:tc>
        <w:tc>
          <w:tcPr>
            <w:tcW w:w="0" w:type="auto"/>
          </w:tcPr>
          <w:p w:rsidR="00584F18" w:rsidRDefault="00584F18" w:rsidP="00B6771B">
            <w:pPr>
              <w:pStyle w:val="TabelleKlein"/>
              <w:rPr>
                <w:lang w:eastAsia="en-US"/>
              </w:rPr>
            </w:pPr>
            <w:r>
              <w:rPr>
                <w:lang w:eastAsia="en-US"/>
              </w:rPr>
              <w:t>...</w:t>
            </w:r>
          </w:p>
        </w:tc>
        <w:tc>
          <w:tcPr>
            <w:tcW w:w="0" w:type="auto"/>
          </w:tcPr>
          <w:p w:rsidR="00584F18" w:rsidRPr="009C03CE" w:rsidRDefault="00584F18" w:rsidP="00B6771B">
            <w:pPr>
              <w:pStyle w:val="TabelleKlein"/>
            </w:pPr>
            <w:r w:rsidRPr="009C03CE">
              <w:t>...</w:t>
            </w:r>
          </w:p>
        </w:tc>
        <w:tc>
          <w:tcPr>
            <w:tcW w:w="0" w:type="auto"/>
          </w:tcPr>
          <w:p w:rsidR="00584F18" w:rsidRDefault="00584F18" w:rsidP="00B6771B">
            <w:pPr>
              <w:pStyle w:val="TabelleKlein"/>
            </w:pPr>
            <w:r>
              <w:t>...</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Pr="009C03CE" w:rsidRDefault="00584F18" w:rsidP="00B6771B">
            <w:pPr>
              <w:pStyle w:val="TabelleKlein"/>
              <w:rPr>
                <w:lang w:eastAsia="en-US"/>
              </w:rPr>
            </w:pPr>
            <w:r>
              <w:rPr>
                <w:lang w:eastAsia="en-US"/>
              </w:rPr>
              <w:t>0x39</w:t>
            </w:r>
          </w:p>
        </w:tc>
        <w:tc>
          <w:tcPr>
            <w:tcW w:w="0" w:type="auto"/>
          </w:tcPr>
          <w:p w:rsidR="00584F18" w:rsidRPr="009C03CE" w:rsidRDefault="00584F18" w:rsidP="00B6771B">
            <w:pPr>
              <w:pStyle w:val="TabelleKlein"/>
              <w:rPr>
                <w:lang w:eastAsia="en-US"/>
              </w:rPr>
            </w:pPr>
            <w:r w:rsidRPr="009C03CE">
              <w:rPr>
                <w:lang w:eastAsia="en-US"/>
              </w:rPr>
              <w:t xml:space="preserve">U+0039 </w:t>
            </w:r>
          </w:p>
        </w:tc>
        <w:tc>
          <w:tcPr>
            <w:tcW w:w="0" w:type="auto"/>
          </w:tcPr>
          <w:p w:rsidR="00584F18" w:rsidRDefault="00584F18" w:rsidP="00B6771B">
            <w:pPr>
              <w:pStyle w:val="TabelleKlein"/>
              <w:rPr>
                <w:lang w:eastAsia="en-US"/>
              </w:rPr>
            </w:pPr>
            <w:r>
              <w:rPr>
                <w:lang w:eastAsia="en-US"/>
              </w:rPr>
              <w:t xml:space="preserve">Digit Nine </w:t>
            </w:r>
          </w:p>
        </w:tc>
        <w:tc>
          <w:tcPr>
            <w:tcW w:w="0" w:type="auto"/>
          </w:tcPr>
          <w:p w:rsidR="00584F18" w:rsidRDefault="00584F18" w:rsidP="00B6771B">
            <w:pPr>
              <w:pStyle w:val="TabelleKlein"/>
              <w:rPr>
                <w:lang w:eastAsia="en-US"/>
              </w:rPr>
            </w:pPr>
            <w:r>
              <w:rPr>
                <w:lang w:eastAsia="en-US"/>
              </w:rPr>
              <w:t xml:space="preserve">9 </w:t>
            </w:r>
          </w:p>
        </w:tc>
        <w:tc>
          <w:tcPr>
            <w:tcW w:w="0" w:type="auto"/>
          </w:tcPr>
          <w:p w:rsidR="00584F18" w:rsidRPr="009C03CE" w:rsidRDefault="00584F18" w:rsidP="00B6771B">
            <w:pPr>
              <w:pStyle w:val="TabelleKlein"/>
              <w:rPr>
                <w:lang w:eastAsia="en-US"/>
              </w:rPr>
            </w:pPr>
            <w:r w:rsidRPr="009C03CE">
              <w:rPr>
                <w:lang w:eastAsia="en-US"/>
              </w:rPr>
              <w:t xml:space="preserve">U+0039 </w:t>
            </w:r>
          </w:p>
        </w:tc>
        <w:tc>
          <w:tcPr>
            <w:tcW w:w="0" w:type="auto"/>
          </w:tcPr>
          <w:p w:rsidR="00584F18" w:rsidRDefault="00584F18" w:rsidP="00B6771B">
            <w:pPr>
              <w:pStyle w:val="TabelleKlein"/>
              <w:rPr>
                <w:lang w:eastAsia="en-US"/>
              </w:rPr>
            </w:pPr>
            <w:r>
              <w:rPr>
                <w:lang w:eastAsia="en-US"/>
              </w:rPr>
              <w:t xml:space="preserve">Digit Nine </w:t>
            </w:r>
          </w:p>
        </w:tc>
        <w:tc>
          <w:tcPr>
            <w:tcW w:w="0" w:type="auto"/>
          </w:tcPr>
          <w:p w:rsidR="00584F18" w:rsidRDefault="00584F18" w:rsidP="00B6771B">
            <w:pPr>
              <w:pStyle w:val="TabelleKlein"/>
            </w:pPr>
            <w:r>
              <w:t>9</w:t>
            </w:r>
          </w:p>
        </w:tc>
      </w:tr>
      <w:tr w:rsidR="00584F18" w:rsidTr="00B6771B">
        <w:trPr>
          <w:trHeight w:hRule="exact" w:val="227"/>
        </w:trPr>
        <w:tc>
          <w:tcPr>
            <w:tcW w:w="0" w:type="auto"/>
          </w:tcPr>
          <w:p w:rsidR="00584F18" w:rsidRPr="009C03CE" w:rsidRDefault="00584F18" w:rsidP="00B6771B">
            <w:pPr>
              <w:pStyle w:val="TabelleKlein"/>
              <w:rPr>
                <w:lang w:eastAsia="en-US"/>
              </w:rPr>
            </w:pPr>
            <w:r>
              <w:rPr>
                <w:lang w:eastAsia="en-US"/>
              </w:rPr>
              <w:t>0x3A</w:t>
            </w:r>
          </w:p>
        </w:tc>
        <w:tc>
          <w:tcPr>
            <w:tcW w:w="0" w:type="auto"/>
          </w:tcPr>
          <w:p w:rsidR="00584F18" w:rsidRPr="009C03CE" w:rsidRDefault="00584F18" w:rsidP="00B6771B">
            <w:pPr>
              <w:pStyle w:val="TabelleKlein"/>
              <w:rPr>
                <w:lang w:eastAsia="en-US"/>
              </w:rPr>
            </w:pPr>
            <w:r w:rsidRPr="009C03CE">
              <w:rPr>
                <w:lang w:eastAsia="en-US"/>
              </w:rPr>
              <w:t xml:space="preserve">U+003A </w:t>
            </w:r>
          </w:p>
        </w:tc>
        <w:tc>
          <w:tcPr>
            <w:tcW w:w="0" w:type="auto"/>
          </w:tcPr>
          <w:p w:rsidR="00584F18" w:rsidRDefault="00584F18" w:rsidP="00B6771B">
            <w:pPr>
              <w:pStyle w:val="TabelleKlein"/>
              <w:rPr>
                <w:lang w:eastAsia="en-US"/>
              </w:rPr>
            </w:pPr>
            <w:r>
              <w:rPr>
                <w:lang w:eastAsia="en-US"/>
              </w:rPr>
              <w:t xml:space="preserve">Colon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Pr="009C03CE" w:rsidRDefault="00584F18" w:rsidP="00B6771B">
            <w:pPr>
              <w:pStyle w:val="TabelleKlein"/>
              <w:rPr>
                <w:lang w:eastAsia="en-US"/>
              </w:rPr>
            </w:pPr>
            <w:r>
              <w:rPr>
                <w:lang w:eastAsia="en-US"/>
              </w:rPr>
              <w:t>0x3B</w:t>
            </w:r>
          </w:p>
        </w:tc>
        <w:tc>
          <w:tcPr>
            <w:tcW w:w="0" w:type="auto"/>
          </w:tcPr>
          <w:p w:rsidR="00584F18" w:rsidRPr="009C03CE" w:rsidRDefault="00584F18" w:rsidP="00B6771B">
            <w:pPr>
              <w:pStyle w:val="TabelleKlein"/>
              <w:rPr>
                <w:lang w:eastAsia="en-US"/>
              </w:rPr>
            </w:pPr>
            <w:r w:rsidRPr="009C03CE">
              <w:rPr>
                <w:lang w:eastAsia="en-US"/>
              </w:rPr>
              <w:t xml:space="preserve">U+003B </w:t>
            </w:r>
          </w:p>
        </w:tc>
        <w:tc>
          <w:tcPr>
            <w:tcW w:w="0" w:type="auto"/>
          </w:tcPr>
          <w:p w:rsidR="00584F18" w:rsidRDefault="00584F18" w:rsidP="00B6771B">
            <w:pPr>
              <w:pStyle w:val="TabelleKlein"/>
              <w:rPr>
                <w:lang w:eastAsia="en-US"/>
              </w:rPr>
            </w:pPr>
            <w:r>
              <w:rPr>
                <w:lang w:eastAsia="en-US"/>
              </w:rPr>
              <w:t xml:space="preserve">Semicolon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pPr>
            <w:r>
              <w:rPr>
                <w:lang w:eastAsia="en-US"/>
              </w:rPr>
              <w:t>0x</w:t>
            </w:r>
            <w:r>
              <w:t>3C</w:t>
            </w:r>
          </w:p>
        </w:tc>
        <w:tc>
          <w:tcPr>
            <w:tcW w:w="0" w:type="auto"/>
          </w:tcPr>
          <w:p w:rsidR="00584F18" w:rsidRPr="009C03CE" w:rsidRDefault="00584F18" w:rsidP="00B6771B">
            <w:pPr>
              <w:pStyle w:val="TabelleKlein"/>
              <w:rPr>
                <w:lang w:eastAsia="en-US"/>
              </w:rPr>
            </w:pPr>
            <w:r w:rsidRPr="009C03CE">
              <w:rPr>
                <w:lang w:eastAsia="en-US"/>
              </w:rPr>
              <w:t xml:space="preserve">U+003C </w:t>
            </w:r>
          </w:p>
        </w:tc>
        <w:tc>
          <w:tcPr>
            <w:tcW w:w="0" w:type="auto"/>
          </w:tcPr>
          <w:p w:rsidR="00584F18" w:rsidRDefault="00584F18" w:rsidP="00B6771B">
            <w:pPr>
              <w:pStyle w:val="TabelleKlein"/>
              <w:rPr>
                <w:lang w:eastAsia="en-US"/>
              </w:rPr>
            </w:pPr>
            <w:r>
              <w:rPr>
                <w:lang w:eastAsia="en-US"/>
              </w:rPr>
              <w:t xml:space="preserve">Less-than sign </w:t>
            </w:r>
          </w:p>
        </w:tc>
        <w:tc>
          <w:tcPr>
            <w:tcW w:w="0" w:type="auto"/>
          </w:tcPr>
          <w:p w:rsidR="00584F18" w:rsidRDefault="00584F18" w:rsidP="00B6771B">
            <w:pPr>
              <w:pStyle w:val="TabelleKlein"/>
              <w:rPr>
                <w:lang w:eastAsia="en-US"/>
              </w:rPr>
            </w:pPr>
            <w:r>
              <w:rPr>
                <w:lang w:eastAsia="en-US"/>
              </w:rPr>
              <w:t xml:space="preserve">&lt;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pPr>
            <w:r>
              <w:rPr>
                <w:lang w:eastAsia="en-US"/>
              </w:rPr>
              <w:t>0x</w:t>
            </w:r>
            <w:r>
              <w:t>3D</w:t>
            </w:r>
          </w:p>
        </w:tc>
        <w:tc>
          <w:tcPr>
            <w:tcW w:w="0" w:type="auto"/>
          </w:tcPr>
          <w:p w:rsidR="00584F18" w:rsidRPr="009C03CE" w:rsidRDefault="00584F18" w:rsidP="00B6771B">
            <w:pPr>
              <w:pStyle w:val="TabelleKlein"/>
              <w:rPr>
                <w:lang w:eastAsia="en-US"/>
              </w:rPr>
            </w:pPr>
            <w:r w:rsidRPr="009C03CE">
              <w:rPr>
                <w:lang w:eastAsia="en-US"/>
              </w:rPr>
              <w:t xml:space="preserve">U+003D </w:t>
            </w:r>
          </w:p>
        </w:tc>
        <w:tc>
          <w:tcPr>
            <w:tcW w:w="0" w:type="auto"/>
          </w:tcPr>
          <w:p w:rsidR="00584F18" w:rsidRDefault="00584F18" w:rsidP="00B6771B">
            <w:pPr>
              <w:pStyle w:val="TabelleKlein"/>
              <w:rPr>
                <w:lang w:eastAsia="en-US"/>
              </w:rPr>
            </w:pPr>
            <w:r>
              <w:rPr>
                <w:lang w:eastAsia="en-US"/>
              </w:rPr>
              <w:t xml:space="preserve">Equal sign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U+003D </w:t>
            </w:r>
          </w:p>
        </w:tc>
        <w:tc>
          <w:tcPr>
            <w:tcW w:w="0" w:type="auto"/>
          </w:tcPr>
          <w:p w:rsidR="00584F18" w:rsidRDefault="00584F18" w:rsidP="00B6771B">
            <w:pPr>
              <w:pStyle w:val="TabelleKlein"/>
              <w:rPr>
                <w:lang w:eastAsia="en-US"/>
              </w:rPr>
            </w:pPr>
            <w:r>
              <w:rPr>
                <w:lang w:eastAsia="en-US"/>
              </w:rPr>
              <w:t xml:space="preserve">Equal sign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3E</w:t>
            </w:r>
          </w:p>
        </w:tc>
        <w:tc>
          <w:tcPr>
            <w:tcW w:w="0" w:type="auto"/>
          </w:tcPr>
          <w:p w:rsidR="00584F18" w:rsidRPr="009C03CE" w:rsidRDefault="00584F18" w:rsidP="00B6771B">
            <w:pPr>
              <w:pStyle w:val="TabelleKlein"/>
              <w:rPr>
                <w:lang w:eastAsia="en-US"/>
              </w:rPr>
            </w:pPr>
            <w:r w:rsidRPr="009C03CE">
              <w:rPr>
                <w:lang w:eastAsia="en-US"/>
              </w:rPr>
              <w:t xml:space="preserve">U+003E </w:t>
            </w:r>
          </w:p>
        </w:tc>
        <w:tc>
          <w:tcPr>
            <w:tcW w:w="0" w:type="auto"/>
          </w:tcPr>
          <w:p w:rsidR="00584F18" w:rsidRDefault="00584F18" w:rsidP="00B6771B">
            <w:pPr>
              <w:pStyle w:val="TabelleKlein"/>
              <w:rPr>
                <w:lang w:eastAsia="en-US"/>
              </w:rPr>
            </w:pPr>
            <w:r>
              <w:rPr>
                <w:lang w:eastAsia="en-US"/>
              </w:rPr>
              <w:t xml:space="preserve">Greater-than sign </w:t>
            </w:r>
          </w:p>
        </w:tc>
        <w:tc>
          <w:tcPr>
            <w:tcW w:w="0" w:type="auto"/>
          </w:tcPr>
          <w:p w:rsidR="00584F18" w:rsidRDefault="00584F18" w:rsidP="00B6771B">
            <w:pPr>
              <w:pStyle w:val="TabelleKlein"/>
              <w:rPr>
                <w:lang w:eastAsia="en-US"/>
              </w:rPr>
            </w:pPr>
            <w:r>
              <w:rPr>
                <w:lang w:eastAsia="en-US"/>
              </w:rPr>
              <w:t xml:space="preserve">&gt;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pPr>
            <w:r>
              <w:rPr>
                <w:lang w:eastAsia="en-US"/>
              </w:rPr>
              <w:t>0x</w:t>
            </w:r>
            <w:r>
              <w:t>3F</w:t>
            </w:r>
          </w:p>
        </w:tc>
        <w:tc>
          <w:tcPr>
            <w:tcW w:w="0" w:type="auto"/>
          </w:tcPr>
          <w:p w:rsidR="00584F18" w:rsidRPr="009C03CE" w:rsidRDefault="00584F18" w:rsidP="00B6771B">
            <w:pPr>
              <w:pStyle w:val="TabelleKlein"/>
              <w:rPr>
                <w:lang w:eastAsia="en-US"/>
              </w:rPr>
            </w:pPr>
            <w:r w:rsidRPr="009C03CE">
              <w:rPr>
                <w:lang w:eastAsia="en-US"/>
              </w:rPr>
              <w:t xml:space="preserve">U+003F </w:t>
            </w:r>
          </w:p>
        </w:tc>
        <w:tc>
          <w:tcPr>
            <w:tcW w:w="0" w:type="auto"/>
          </w:tcPr>
          <w:p w:rsidR="00584F18" w:rsidRDefault="00584F18" w:rsidP="00B6771B">
            <w:pPr>
              <w:pStyle w:val="TabelleKlein"/>
              <w:rPr>
                <w:lang w:eastAsia="en-US"/>
              </w:rPr>
            </w:pPr>
            <w:r>
              <w:rPr>
                <w:lang w:eastAsia="en-US"/>
              </w:rPr>
              <w:t xml:space="preserve">Question mark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rPr>
                <w:lang w:val="en-US"/>
              </w:rPr>
            </w:pPr>
            <w:r>
              <w:rPr>
                <w:lang w:eastAsia="en-US"/>
              </w:rPr>
              <w:t>0x</w:t>
            </w:r>
            <w:r>
              <w:rPr>
                <w:lang w:val="en-US"/>
              </w:rPr>
              <w:t>40</w:t>
            </w:r>
          </w:p>
        </w:tc>
        <w:tc>
          <w:tcPr>
            <w:tcW w:w="0" w:type="auto"/>
          </w:tcPr>
          <w:p w:rsidR="00584F18" w:rsidRPr="009C03CE" w:rsidRDefault="00584F18" w:rsidP="00B6771B">
            <w:pPr>
              <w:pStyle w:val="TabelleKlein"/>
              <w:rPr>
                <w:lang w:eastAsia="en-US"/>
              </w:rPr>
            </w:pPr>
            <w:r w:rsidRPr="009C03CE">
              <w:rPr>
                <w:lang w:eastAsia="en-US"/>
              </w:rPr>
              <w:t xml:space="preserve">U+0040 </w:t>
            </w:r>
          </w:p>
        </w:tc>
        <w:tc>
          <w:tcPr>
            <w:tcW w:w="0" w:type="auto"/>
          </w:tcPr>
          <w:p w:rsidR="00584F18" w:rsidRDefault="00584F18" w:rsidP="00B6771B">
            <w:pPr>
              <w:pStyle w:val="TabelleKlein"/>
              <w:rPr>
                <w:lang w:eastAsia="en-US"/>
              </w:rPr>
            </w:pPr>
            <w:r>
              <w:rPr>
                <w:lang w:eastAsia="en-US"/>
              </w:rPr>
              <w:t xml:space="preserve">At sign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U+0040 </w:t>
            </w:r>
          </w:p>
        </w:tc>
        <w:tc>
          <w:tcPr>
            <w:tcW w:w="0" w:type="auto"/>
          </w:tcPr>
          <w:p w:rsidR="00584F18" w:rsidRDefault="00584F18" w:rsidP="00B6771B">
            <w:pPr>
              <w:pStyle w:val="TabelleKlein"/>
              <w:rPr>
                <w:lang w:eastAsia="en-US"/>
              </w:rPr>
            </w:pPr>
            <w:r>
              <w:rPr>
                <w:lang w:eastAsia="en-US"/>
              </w:rPr>
              <w:t xml:space="preserve">At sign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rPr>
                <w:lang w:val="en-US"/>
              </w:rPr>
            </w:pPr>
            <w:r>
              <w:rPr>
                <w:lang w:eastAsia="en-US"/>
              </w:rPr>
              <w:t>0x</w:t>
            </w:r>
            <w:r>
              <w:rPr>
                <w:lang w:val="en-US"/>
              </w:rPr>
              <w:t>41</w:t>
            </w:r>
          </w:p>
        </w:tc>
        <w:tc>
          <w:tcPr>
            <w:tcW w:w="0" w:type="auto"/>
          </w:tcPr>
          <w:p w:rsidR="00584F18" w:rsidRPr="009C03CE" w:rsidRDefault="00584F18" w:rsidP="00B6771B">
            <w:pPr>
              <w:pStyle w:val="TabelleKlein"/>
              <w:rPr>
                <w:lang w:eastAsia="en-US"/>
              </w:rPr>
            </w:pPr>
            <w:r w:rsidRPr="009C03CE">
              <w:rPr>
                <w:lang w:eastAsia="en-US"/>
              </w:rPr>
              <w:t xml:space="preserve">U+0041 </w:t>
            </w:r>
          </w:p>
        </w:tc>
        <w:tc>
          <w:tcPr>
            <w:tcW w:w="0" w:type="auto"/>
          </w:tcPr>
          <w:p w:rsidR="00584F18" w:rsidRDefault="00584F18" w:rsidP="00B6771B">
            <w:pPr>
              <w:pStyle w:val="TabelleKlein"/>
              <w:rPr>
                <w:lang w:eastAsia="en-US"/>
              </w:rPr>
            </w:pPr>
            <w:r>
              <w:rPr>
                <w:lang w:eastAsia="en-US"/>
              </w:rPr>
              <w:t xml:space="preserve">Latin Capital letter A </w:t>
            </w:r>
          </w:p>
        </w:tc>
        <w:tc>
          <w:tcPr>
            <w:tcW w:w="0" w:type="auto"/>
          </w:tcPr>
          <w:p w:rsidR="00584F18" w:rsidRDefault="00584F18" w:rsidP="00B6771B">
            <w:pPr>
              <w:pStyle w:val="TabelleKlein"/>
              <w:rPr>
                <w:lang w:eastAsia="en-US"/>
              </w:rPr>
            </w:pPr>
            <w:r>
              <w:rPr>
                <w:lang w:eastAsia="en-US"/>
              </w:rPr>
              <w:t xml:space="preserve">A </w:t>
            </w:r>
          </w:p>
        </w:tc>
        <w:tc>
          <w:tcPr>
            <w:tcW w:w="0" w:type="auto"/>
          </w:tcPr>
          <w:p w:rsidR="00584F18" w:rsidRPr="009C03CE" w:rsidRDefault="00584F18" w:rsidP="00B6771B">
            <w:pPr>
              <w:pStyle w:val="TabelleKlein"/>
              <w:rPr>
                <w:lang w:eastAsia="en-US"/>
              </w:rPr>
            </w:pPr>
            <w:r w:rsidRPr="009C03CE">
              <w:rPr>
                <w:lang w:eastAsia="en-US"/>
              </w:rPr>
              <w:t xml:space="preserve">U+0041 </w:t>
            </w:r>
          </w:p>
        </w:tc>
        <w:tc>
          <w:tcPr>
            <w:tcW w:w="0" w:type="auto"/>
          </w:tcPr>
          <w:p w:rsidR="00584F18" w:rsidRDefault="00584F18" w:rsidP="00B6771B">
            <w:pPr>
              <w:pStyle w:val="TabelleKlein"/>
              <w:rPr>
                <w:lang w:eastAsia="en-US"/>
              </w:rPr>
            </w:pPr>
            <w:r>
              <w:rPr>
                <w:lang w:eastAsia="en-US"/>
              </w:rPr>
              <w:t xml:space="preserve">Latin Capital letter A </w:t>
            </w:r>
          </w:p>
        </w:tc>
        <w:tc>
          <w:tcPr>
            <w:tcW w:w="0" w:type="auto"/>
          </w:tcPr>
          <w:p w:rsidR="00584F18" w:rsidRDefault="00584F18" w:rsidP="00B6771B">
            <w:pPr>
              <w:pStyle w:val="TabelleKlein"/>
              <w:rPr>
                <w:lang w:eastAsia="en-US"/>
              </w:rPr>
            </w:pPr>
            <w:r>
              <w:rPr>
                <w:lang w:eastAsia="en-US"/>
              </w:rPr>
              <w:t xml:space="preserve">A </w:t>
            </w:r>
          </w:p>
        </w:tc>
      </w:tr>
      <w:tr w:rsidR="00584F18" w:rsidTr="00B6771B">
        <w:trPr>
          <w:trHeight w:hRule="exact" w:val="227"/>
        </w:trPr>
        <w:tc>
          <w:tcPr>
            <w:tcW w:w="0" w:type="auto"/>
          </w:tcPr>
          <w:p w:rsidR="00584F18" w:rsidRPr="009C03CE" w:rsidRDefault="00584F18" w:rsidP="00B6771B">
            <w:pPr>
              <w:pStyle w:val="TabelleKlein"/>
              <w:rPr>
                <w:lang w:eastAsia="en-US"/>
              </w:rPr>
            </w:pPr>
          </w:p>
        </w:tc>
        <w:tc>
          <w:tcPr>
            <w:tcW w:w="0" w:type="auto"/>
          </w:tcPr>
          <w:p w:rsidR="00584F18" w:rsidRPr="009C03CE" w:rsidRDefault="00584F18" w:rsidP="00B6771B">
            <w:pPr>
              <w:pStyle w:val="TabelleKlein"/>
              <w:rPr>
                <w:lang w:eastAsia="en-US"/>
              </w:rPr>
            </w:pPr>
            <w:r w:rsidRPr="009C03CE">
              <w:rPr>
                <w:lang w:eastAsia="en-US"/>
              </w:rPr>
              <w:t>…</w:t>
            </w:r>
          </w:p>
        </w:tc>
        <w:tc>
          <w:tcPr>
            <w:tcW w:w="0" w:type="auto"/>
          </w:tcPr>
          <w:p w:rsidR="00584F18" w:rsidRDefault="00584F18" w:rsidP="00B6771B">
            <w:pPr>
              <w:pStyle w:val="TabelleKlein"/>
              <w:rPr>
                <w:lang w:eastAsia="en-US"/>
              </w:rPr>
            </w:pPr>
            <w:r>
              <w:rPr>
                <w:lang w:eastAsia="en-US"/>
              </w:rPr>
              <w:t>…</w:t>
            </w:r>
          </w:p>
        </w:tc>
        <w:tc>
          <w:tcPr>
            <w:tcW w:w="0" w:type="auto"/>
          </w:tcPr>
          <w:p w:rsidR="00584F18" w:rsidRDefault="00584F18" w:rsidP="00B6771B">
            <w:pPr>
              <w:pStyle w:val="TabelleKlein"/>
              <w:rPr>
                <w:lang w:eastAsia="en-US"/>
              </w:rPr>
            </w:pPr>
            <w:r>
              <w:rPr>
                <w:lang w:eastAsia="en-US"/>
              </w:rPr>
              <w:t>…</w:t>
            </w:r>
          </w:p>
        </w:tc>
        <w:tc>
          <w:tcPr>
            <w:tcW w:w="0" w:type="auto"/>
          </w:tcPr>
          <w:p w:rsidR="00584F18" w:rsidRPr="009C03CE" w:rsidRDefault="00584F18" w:rsidP="00B6771B">
            <w:pPr>
              <w:pStyle w:val="TabelleKlein"/>
              <w:rPr>
                <w:lang w:eastAsia="en-US"/>
              </w:rPr>
            </w:pPr>
            <w:r w:rsidRPr="009C03CE">
              <w:rPr>
                <w:lang w:eastAsia="en-US"/>
              </w:rPr>
              <w:t>…</w:t>
            </w:r>
          </w:p>
        </w:tc>
        <w:tc>
          <w:tcPr>
            <w:tcW w:w="0" w:type="auto"/>
          </w:tcPr>
          <w:p w:rsidR="00584F18" w:rsidRDefault="00584F18" w:rsidP="00B6771B">
            <w:pPr>
              <w:pStyle w:val="TabelleKlein"/>
              <w:rPr>
                <w:lang w:eastAsia="en-US"/>
              </w:rPr>
            </w:pPr>
            <w:r>
              <w:rPr>
                <w:lang w:eastAsia="en-US"/>
              </w:rPr>
              <w:t>…</w:t>
            </w:r>
          </w:p>
        </w:tc>
        <w:tc>
          <w:tcPr>
            <w:tcW w:w="0" w:type="auto"/>
          </w:tcPr>
          <w:p w:rsidR="00584F18" w:rsidRDefault="00584F18" w:rsidP="00B6771B">
            <w:pPr>
              <w:pStyle w:val="TabelleKlein"/>
              <w:rPr>
                <w:lang w:eastAsia="en-US"/>
              </w:rPr>
            </w:pPr>
            <w:r>
              <w:rPr>
                <w:lang w:eastAsia="en-US"/>
              </w:rPr>
              <w:t>…</w:t>
            </w:r>
          </w:p>
        </w:tc>
      </w:tr>
      <w:tr w:rsidR="00584F18" w:rsidTr="00B6771B">
        <w:trPr>
          <w:trHeight w:hRule="exact" w:val="227"/>
        </w:trPr>
        <w:tc>
          <w:tcPr>
            <w:tcW w:w="0" w:type="auto"/>
          </w:tcPr>
          <w:p w:rsidR="00584F18" w:rsidRDefault="00584F18" w:rsidP="00B6771B">
            <w:pPr>
              <w:pStyle w:val="TabelleKlein"/>
              <w:rPr>
                <w:lang w:val="en-US"/>
              </w:rPr>
            </w:pPr>
            <w:r>
              <w:rPr>
                <w:lang w:eastAsia="en-US"/>
              </w:rPr>
              <w:t>0x</w:t>
            </w:r>
            <w:r>
              <w:rPr>
                <w:lang w:val="en-US"/>
              </w:rPr>
              <w:t>5A</w:t>
            </w:r>
          </w:p>
        </w:tc>
        <w:tc>
          <w:tcPr>
            <w:tcW w:w="0" w:type="auto"/>
          </w:tcPr>
          <w:p w:rsidR="00584F18" w:rsidRPr="009C03CE" w:rsidRDefault="00584F18" w:rsidP="00B6771B">
            <w:pPr>
              <w:pStyle w:val="TabelleKlein"/>
              <w:rPr>
                <w:lang w:eastAsia="en-US"/>
              </w:rPr>
            </w:pPr>
            <w:r w:rsidRPr="009C03CE">
              <w:rPr>
                <w:lang w:eastAsia="en-US"/>
              </w:rPr>
              <w:t xml:space="preserve">U+005A </w:t>
            </w:r>
          </w:p>
        </w:tc>
        <w:tc>
          <w:tcPr>
            <w:tcW w:w="0" w:type="auto"/>
          </w:tcPr>
          <w:p w:rsidR="00584F18" w:rsidRDefault="00584F18" w:rsidP="00B6771B">
            <w:pPr>
              <w:pStyle w:val="TabelleKlein"/>
              <w:rPr>
                <w:lang w:eastAsia="en-US"/>
              </w:rPr>
            </w:pPr>
            <w:r>
              <w:rPr>
                <w:lang w:eastAsia="en-US"/>
              </w:rPr>
              <w:t xml:space="preserve">Latin Capital letter Z </w:t>
            </w:r>
          </w:p>
        </w:tc>
        <w:tc>
          <w:tcPr>
            <w:tcW w:w="0" w:type="auto"/>
          </w:tcPr>
          <w:p w:rsidR="00584F18" w:rsidRDefault="00584F18" w:rsidP="00B6771B">
            <w:pPr>
              <w:pStyle w:val="TabelleKlein"/>
              <w:rPr>
                <w:lang w:eastAsia="en-US"/>
              </w:rPr>
            </w:pPr>
            <w:r>
              <w:rPr>
                <w:lang w:eastAsia="en-US"/>
              </w:rPr>
              <w:t xml:space="preserve">Z </w:t>
            </w:r>
          </w:p>
        </w:tc>
        <w:tc>
          <w:tcPr>
            <w:tcW w:w="0" w:type="auto"/>
          </w:tcPr>
          <w:p w:rsidR="00584F18" w:rsidRPr="009C03CE" w:rsidRDefault="00584F18" w:rsidP="00B6771B">
            <w:pPr>
              <w:pStyle w:val="TabelleKlein"/>
              <w:rPr>
                <w:lang w:eastAsia="en-US"/>
              </w:rPr>
            </w:pPr>
            <w:r w:rsidRPr="009C03CE">
              <w:rPr>
                <w:lang w:eastAsia="en-US"/>
              </w:rPr>
              <w:t xml:space="preserve">U+005A </w:t>
            </w:r>
          </w:p>
        </w:tc>
        <w:tc>
          <w:tcPr>
            <w:tcW w:w="0" w:type="auto"/>
          </w:tcPr>
          <w:p w:rsidR="00584F18" w:rsidRDefault="00584F18" w:rsidP="00B6771B">
            <w:pPr>
              <w:pStyle w:val="TabelleKlein"/>
              <w:rPr>
                <w:lang w:eastAsia="en-US"/>
              </w:rPr>
            </w:pPr>
            <w:r>
              <w:rPr>
                <w:lang w:eastAsia="en-US"/>
              </w:rPr>
              <w:t xml:space="preserve">Latin Capital letter Z </w:t>
            </w:r>
          </w:p>
        </w:tc>
        <w:tc>
          <w:tcPr>
            <w:tcW w:w="0" w:type="auto"/>
          </w:tcPr>
          <w:p w:rsidR="00584F18" w:rsidRDefault="00584F18" w:rsidP="00B6771B">
            <w:pPr>
              <w:pStyle w:val="TabelleKlein"/>
              <w:rPr>
                <w:lang w:eastAsia="en-US"/>
              </w:rPr>
            </w:pPr>
            <w:r>
              <w:rPr>
                <w:lang w:eastAsia="en-US"/>
              </w:rPr>
              <w:t xml:space="preserve">Z </w:t>
            </w:r>
          </w:p>
        </w:tc>
      </w:tr>
      <w:tr w:rsidR="00584F18" w:rsidTr="00B6771B">
        <w:trPr>
          <w:trHeight w:hRule="exact" w:val="227"/>
        </w:trPr>
        <w:tc>
          <w:tcPr>
            <w:tcW w:w="0" w:type="auto"/>
          </w:tcPr>
          <w:p w:rsidR="00584F18" w:rsidRDefault="00584F18" w:rsidP="00B6771B">
            <w:pPr>
              <w:pStyle w:val="TabelleKlein"/>
            </w:pPr>
            <w:r>
              <w:rPr>
                <w:lang w:eastAsia="en-US"/>
              </w:rPr>
              <w:t>0x</w:t>
            </w:r>
            <w:r>
              <w:t>5B</w:t>
            </w:r>
          </w:p>
        </w:tc>
        <w:tc>
          <w:tcPr>
            <w:tcW w:w="0" w:type="auto"/>
          </w:tcPr>
          <w:p w:rsidR="00584F18" w:rsidRPr="009C03CE" w:rsidRDefault="00584F18" w:rsidP="00B6771B">
            <w:pPr>
              <w:pStyle w:val="TabelleKlein"/>
              <w:rPr>
                <w:lang w:eastAsia="en-US"/>
              </w:rPr>
            </w:pPr>
            <w:r w:rsidRPr="009C03CE">
              <w:rPr>
                <w:lang w:eastAsia="en-US"/>
              </w:rPr>
              <w:t xml:space="preserve">U+005B </w:t>
            </w:r>
          </w:p>
        </w:tc>
        <w:tc>
          <w:tcPr>
            <w:tcW w:w="0" w:type="auto"/>
          </w:tcPr>
          <w:p w:rsidR="00584F18" w:rsidRDefault="00584F18" w:rsidP="00B6771B">
            <w:pPr>
              <w:pStyle w:val="TabelleKlein"/>
              <w:rPr>
                <w:lang w:eastAsia="en-US"/>
              </w:rPr>
            </w:pPr>
            <w:r>
              <w:rPr>
                <w:lang w:eastAsia="en-US"/>
              </w:rPr>
              <w:t xml:space="preserve">Left Square Bracket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U+005B </w:t>
            </w:r>
          </w:p>
        </w:tc>
        <w:tc>
          <w:tcPr>
            <w:tcW w:w="0" w:type="auto"/>
          </w:tcPr>
          <w:p w:rsidR="00584F18" w:rsidRDefault="00584F18" w:rsidP="00B6771B">
            <w:pPr>
              <w:pStyle w:val="TabelleKlein"/>
              <w:rPr>
                <w:lang w:eastAsia="en-US"/>
              </w:rPr>
            </w:pPr>
            <w:r>
              <w:rPr>
                <w:lang w:eastAsia="en-US"/>
              </w:rPr>
              <w:t xml:space="preserve">Left Square Bracket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5C</w:t>
            </w:r>
          </w:p>
        </w:tc>
        <w:tc>
          <w:tcPr>
            <w:tcW w:w="0" w:type="auto"/>
          </w:tcPr>
          <w:p w:rsidR="00584F18" w:rsidRPr="009C03CE" w:rsidRDefault="00584F18" w:rsidP="00B6771B">
            <w:pPr>
              <w:pStyle w:val="TabelleKlein"/>
              <w:rPr>
                <w:lang w:eastAsia="en-US"/>
              </w:rPr>
            </w:pPr>
            <w:r w:rsidRPr="009C03CE">
              <w:rPr>
                <w:lang w:eastAsia="en-US"/>
              </w:rPr>
              <w:t xml:space="preserve">U+005C </w:t>
            </w:r>
          </w:p>
        </w:tc>
        <w:tc>
          <w:tcPr>
            <w:tcW w:w="0" w:type="auto"/>
          </w:tcPr>
          <w:p w:rsidR="00584F18" w:rsidRDefault="00584F18" w:rsidP="00B6771B">
            <w:pPr>
              <w:pStyle w:val="TabelleKlein"/>
              <w:rPr>
                <w:lang w:eastAsia="en-US"/>
              </w:rPr>
            </w:pPr>
            <w:r>
              <w:rPr>
                <w:lang w:eastAsia="en-US"/>
              </w:rPr>
              <w:t xml:space="preserve">Backslash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pPr>
            <w:r>
              <w:rPr>
                <w:lang w:eastAsia="en-US"/>
              </w:rPr>
              <w:t>0x</w:t>
            </w:r>
            <w:r>
              <w:t>5D</w:t>
            </w:r>
          </w:p>
        </w:tc>
        <w:tc>
          <w:tcPr>
            <w:tcW w:w="0" w:type="auto"/>
          </w:tcPr>
          <w:p w:rsidR="00584F18" w:rsidRPr="009C03CE" w:rsidRDefault="00584F18" w:rsidP="00B6771B">
            <w:pPr>
              <w:pStyle w:val="TabelleKlein"/>
              <w:rPr>
                <w:lang w:eastAsia="en-US"/>
              </w:rPr>
            </w:pPr>
            <w:r w:rsidRPr="009C03CE">
              <w:rPr>
                <w:lang w:eastAsia="en-US"/>
              </w:rPr>
              <w:t xml:space="preserve">U+005D </w:t>
            </w:r>
          </w:p>
        </w:tc>
        <w:tc>
          <w:tcPr>
            <w:tcW w:w="0" w:type="auto"/>
          </w:tcPr>
          <w:p w:rsidR="00584F18" w:rsidRDefault="00584F18" w:rsidP="00B6771B">
            <w:pPr>
              <w:pStyle w:val="TabelleKlein"/>
              <w:rPr>
                <w:lang w:eastAsia="en-US"/>
              </w:rPr>
            </w:pPr>
            <w:r>
              <w:rPr>
                <w:lang w:eastAsia="en-US"/>
              </w:rPr>
              <w:t xml:space="preserve">Right Square Bracket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U+005D </w:t>
            </w:r>
          </w:p>
        </w:tc>
        <w:tc>
          <w:tcPr>
            <w:tcW w:w="0" w:type="auto"/>
          </w:tcPr>
          <w:p w:rsidR="00584F18" w:rsidRDefault="00584F18" w:rsidP="00B6771B">
            <w:pPr>
              <w:pStyle w:val="TabelleKlein"/>
              <w:rPr>
                <w:lang w:eastAsia="en-US"/>
              </w:rPr>
            </w:pPr>
            <w:r>
              <w:rPr>
                <w:lang w:eastAsia="en-US"/>
              </w:rPr>
              <w:t xml:space="preserve">Right Square Bracket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5E</w:t>
            </w:r>
          </w:p>
        </w:tc>
        <w:tc>
          <w:tcPr>
            <w:tcW w:w="0" w:type="auto"/>
          </w:tcPr>
          <w:p w:rsidR="00584F18" w:rsidRPr="009C03CE" w:rsidRDefault="00584F18" w:rsidP="00B6771B">
            <w:pPr>
              <w:pStyle w:val="TabelleKlein"/>
              <w:rPr>
                <w:lang w:eastAsia="en-US"/>
              </w:rPr>
            </w:pPr>
            <w:r w:rsidRPr="009C03CE">
              <w:rPr>
                <w:lang w:eastAsia="en-US"/>
              </w:rPr>
              <w:t xml:space="preserve">U+005E </w:t>
            </w:r>
          </w:p>
        </w:tc>
        <w:tc>
          <w:tcPr>
            <w:tcW w:w="0" w:type="auto"/>
          </w:tcPr>
          <w:p w:rsidR="00584F18" w:rsidRDefault="00584F18" w:rsidP="00B6771B">
            <w:pPr>
              <w:pStyle w:val="TabelleKlein"/>
              <w:rPr>
                <w:lang w:eastAsia="en-US"/>
              </w:rPr>
            </w:pPr>
            <w:r>
              <w:rPr>
                <w:lang w:eastAsia="en-US"/>
              </w:rPr>
              <w:t xml:space="preserve">Circumflex accent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pPr>
            <w:r>
              <w:rPr>
                <w:lang w:eastAsia="en-US"/>
              </w:rPr>
              <w:t>0x</w:t>
            </w:r>
            <w:r>
              <w:t>5F</w:t>
            </w:r>
          </w:p>
        </w:tc>
        <w:tc>
          <w:tcPr>
            <w:tcW w:w="0" w:type="auto"/>
          </w:tcPr>
          <w:p w:rsidR="00584F18" w:rsidRPr="009C03CE" w:rsidRDefault="00584F18" w:rsidP="00B6771B">
            <w:pPr>
              <w:pStyle w:val="TabelleKlein"/>
              <w:rPr>
                <w:lang w:eastAsia="en-US"/>
              </w:rPr>
            </w:pPr>
            <w:r w:rsidRPr="009C03CE">
              <w:rPr>
                <w:lang w:eastAsia="en-US"/>
              </w:rPr>
              <w:t xml:space="preserve">U+005F </w:t>
            </w:r>
          </w:p>
        </w:tc>
        <w:tc>
          <w:tcPr>
            <w:tcW w:w="0" w:type="auto"/>
          </w:tcPr>
          <w:p w:rsidR="00584F18" w:rsidRDefault="00584F18" w:rsidP="00B6771B">
            <w:pPr>
              <w:pStyle w:val="TabelleKlein"/>
              <w:rPr>
                <w:lang w:eastAsia="en-US"/>
              </w:rPr>
            </w:pPr>
            <w:r>
              <w:rPr>
                <w:lang w:eastAsia="en-US"/>
              </w:rPr>
              <w:t xml:space="preserve">Low line </w:t>
            </w:r>
          </w:p>
        </w:tc>
        <w:tc>
          <w:tcPr>
            <w:tcW w:w="0" w:type="auto"/>
          </w:tcPr>
          <w:p w:rsidR="00584F18" w:rsidRDefault="00584F18" w:rsidP="00B6771B">
            <w:pPr>
              <w:pStyle w:val="TabelleKlein"/>
              <w:rPr>
                <w:lang w:eastAsia="en-US"/>
              </w:rPr>
            </w:pPr>
            <w:r>
              <w:rPr>
                <w:lang w:eastAsia="en-US"/>
              </w:rPr>
              <w:t xml:space="preserve">_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pPr>
            <w:r>
              <w:rPr>
                <w:lang w:eastAsia="en-US"/>
              </w:rPr>
              <w:t>0x</w:t>
            </w:r>
            <w:r>
              <w:t>60</w:t>
            </w:r>
          </w:p>
        </w:tc>
        <w:tc>
          <w:tcPr>
            <w:tcW w:w="0" w:type="auto"/>
          </w:tcPr>
          <w:p w:rsidR="00584F18" w:rsidRPr="009C03CE" w:rsidRDefault="00584F18" w:rsidP="00B6771B">
            <w:pPr>
              <w:pStyle w:val="TabelleKlein"/>
              <w:rPr>
                <w:lang w:eastAsia="en-US"/>
              </w:rPr>
            </w:pPr>
            <w:r w:rsidRPr="009C03CE">
              <w:rPr>
                <w:lang w:eastAsia="en-US"/>
              </w:rPr>
              <w:t xml:space="preserve">U+0060 </w:t>
            </w:r>
          </w:p>
        </w:tc>
        <w:tc>
          <w:tcPr>
            <w:tcW w:w="0" w:type="auto"/>
          </w:tcPr>
          <w:p w:rsidR="00584F18" w:rsidRDefault="00584F18" w:rsidP="00B6771B">
            <w:pPr>
              <w:pStyle w:val="TabelleKlein"/>
              <w:rPr>
                <w:lang w:eastAsia="en-US"/>
              </w:rPr>
            </w:pPr>
            <w:r>
              <w:rPr>
                <w:lang w:eastAsia="en-US"/>
              </w:rPr>
              <w:t xml:space="preserve">Grave accent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Pr="009C03CE" w:rsidRDefault="00584F18" w:rsidP="00B6771B">
            <w:pPr>
              <w:pStyle w:val="TabelleKlein"/>
              <w:rPr>
                <w:lang w:eastAsia="en-US"/>
              </w:rPr>
            </w:pPr>
          </w:p>
        </w:tc>
        <w:tc>
          <w:tcPr>
            <w:tcW w:w="0" w:type="auto"/>
          </w:tcPr>
          <w:p w:rsidR="00584F18" w:rsidRPr="009C03CE" w:rsidRDefault="00584F18" w:rsidP="00B6771B">
            <w:pPr>
              <w:pStyle w:val="TabelleKlein"/>
              <w:rPr>
                <w:lang w:eastAsia="en-US"/>
              </w:rPr>
            </w:pPr>
            <w:r w:rsidRPr="009C03CE">
              <w:rPr>
                <w:lang w:eastAsia="en-US"/>
              </w:rPr>
              <w:t xml:space="preserve">U+0061 </w:t>
            </w:r>
          </w:p>
        </w:tc>
        <w:tc>
          <w:tcPr>
            <w:tcW w:w="0" w:type="auto"/>
          </w:tcPr>
          <w:p w:rsidR="00584F18" w:rsidRDefault="00584F18" w:rsidP="00B6771B">
            <w:pPr>
              <w:pStyle w:val="TabelleKlein"/>
              <w:rPr>
                <w:lang w:eastAsia="en-US"/>
              </w:rPr>
            </w:pPr>
            <w:r>
              <w:rPr>
                <w:lang w:eastAsia="en-US"/>
              </w:rPr>
              <w:t xml:space="preserve">Latin Small Letter A </w:t>
            </w:r>
          </w:p>
        </w:tc>
        <w:tc>
          <w:tcPr>
            <w:tcW w:w="0" w:type="auto"/>
          </w:tcPr>
          <w:p w:rsidR="00584F18" w:rsidRDefault="00584F18" w:rsidP="00B6771B">
            <w:pPr>
              <w:pStyle w:val="TabelleKlein"/>
              <w:rPr>
                <w:lang w:eastAsia="en-US"/>
              </w:rPr>
            </w:pPr>
            <w:r>
              <w:rPr>
                <w:lang w:eastAsia="en-US"/>
              </w:rPr>
              <w:t xml:space="preserve">a </w:t>
            </w:r>
          </w:p>
        </w:tc>
        <w:tc>
          <w:tcPr>
            <w:tcW w:w="0" w:type="auto"/>
          </w:tcPr>
          <w:p w:rsidR="00584F18" w:rsidRPr="009C03CE" w:rsidRDefault="00584F18" w:rsidP="00B6771B">
            <w:pPr>
              <w:pStyle w:val="TabelleKlein"/>
              <w:rPr>
                <w:lang w:eastAsia="en-US"/>
              </w:rPr>
            </w:pPr>
            <w:r w:rsidRPr="009C03CE">
              <w:rPr>
                <w:lang w:eastAsia="en-US"/>
              </w:rPr>
              <w:t xml:space="preserve">U+0061 </w:t>
            </w:r>
          </w:p>
        </w:tc>
        <w:tc>
          <w:tcPr>
            <w:tcW w:w="0" w:type="auto"/>
          </w:tcPr>
          <w:p w:rsidR="00584F18" w:rsidRDefault="00584F18" w:rsidP="00B6771B">
            <w:pPr>
              <w:pStyle w:val="TabelleKlein"/>
              <w:rPr>
                <w:lang w:eastAsia="en-US"/>
              </w:rPr>
            </w:pPr>
            <w:r>
              <w:rPr>
                <w:lang w:eastAsia="en-US"/>
              </w:rPr>
              <w:t xml:space="preserve">Latin Small Letter A </w:t>
            </w:r>
          </w:p>
        </w:tc>
        <w:tc>
          <w:tcPr>
            <w:tcW w:w="0" w:type="auto"/>
          </w:tcPr>
          <w:p w:rsidR="00584F18" w:rsidRDefault="00584F18" w:rsidP="00B6771B">
            <w:pPr>
              <w:pStyle w:val="TabelleKlein"/>
              <w:rPr>
                <w:lang w:eastAsia="en-US"/>
              </w:rPr>
            </w:pPr>
            <w:r>
              <w:rPr>
                <w:lang w:eastAsia="en-US"/>
              </w:rPr>
              <w:t xml:space="preserve">a </w:t>
            </w:r>
          </w:p>
        </w:tc>
      </w:tr>
      <w:tr w:rsidR="00584F18" w:rsidTr="00B6771B">
        <w:trPr>
          <w:trHeight w:hRule="exact" w:val="227"/>
        </w:trPr>
        <w:tc>
          <w:tcPr>
            <w:tcW w:w="0" w:type="auto"/>
          </w:tcPr>
          <w:p w:rsidR="00584F18" w:rsidRPr="009C03CE" w:rsidRDefault="00584F18" w:rsidP="00B6771B">
            <w:pPr>
              <w:pStyle w:val="TabelleKlein"/>
              <w:rPr>
                <w:lang w:eastAsia="en-US"/>
              </w:rPr>
            </w:pPr>
          </w:p>
        </w:tc>
        <w:tc>
          <w:tcPr>
            <w:tcW w:w="0" w:type="auto"/>
          </w:tcPr>
          <w:p w:rsidR="00584F18" w:rsidRPr="009C03CE" w:rsidRDefault="00584F18" w:rsidP="00B6771B">
            <w:pPr>
              <w:pStyle w:val="TabelleKlein"/>
              <w:rPr>
                <w:lang w:eastAsia="en-US"/>
              </w:rPr>
            </w:pPr>
            <w:r w:rsidRPr="009C03CE">
              <w:rPr>
                <w:lang w:eastAsia="en-US"/>
              </w:rPr>
              <w:t>…</w:t>
            </w:r>
          </w:p>
        </w:tc>
        <w:tc>
          <w:tcPr>
            <w:tcW w:w="0" w:type="auto"/>
          </w:tcPr>
          <w:p w:rsidR="00584F18" w:rsidRDefault="00584F18" w:rsidP="00B6771B">
            <w:pPr>
              <w:pStyle w:val="TabelleKlein"/>
              <w:rPr>
                <w:lang w:eastAsia="en-US"/>
              </w:rPr>
            </w:pPr>
            <w:r>
              <w:rPr>
                <w:lang w:eastAsia="en-US"/>
              </w:rPr>
              <w:t>…</w:t>
            </w:r>
          </w:p>
        </w:tc>
        <w:tc>
          <w:tcPr>
            <w:tcW w:w="0" w:type="auto"/>
          </w:tcPr>
          <w:p w:rsidR="00584F18" w:rsidRDefault="00584F18" w:rsidP="00B6771B">
            <w:pPr>
              <w:pStyle w:val="TabelleKlein"/>
              <w:rPr>
                <w:lang w:eastAsia="en-US"/>
              </w:rPr>
            </w:pPr>
            <w:r>
              <w:rPr>
                <w:lang w:eastAsia="en-US"/>
              </w:rPr>
              <w:t>…</w:t>
            </w:r>
          </w:p>
        </w:tc>
        <w:tc>
          <w:tcPr>
            <w:tcW w:w="0" w:type="auto"/>
          </w:tcPr>
          <w:p w:rsidR="00584F18" w:rsidRPr="009C03CE" w:rsidRDefault="00584F18" w:rsidP="00B6771B">
            <w:pPr>
              <w:pStyle w:val="TabelleKlein"/>
              <w:rPr>
                <w:lang w:eastAsia="en-US"/>
              </w:rPr>
            </w:pPr>
            <w:r w:rsidRPr="009C03CE">
              <w:rPr>
                <w:lang w:eastAsia="en-US"/>
              </w:rPr>
              <w:t>…</w:t>
            </w:r>
          </w:p>
        </w:tc>
        <w:tc>
          <w:tcPr>
            <w:tcW w:w="0" w:type="auto"/>
          </w:tcPr>
          <w:p w:rsidR="00584F18" w:rsidRDefault="00584F18" w:rsidP="00B6771B">
            <w:pPr>
              <w:pStyle w:val="TabelleKlein"/>
              <w:rPr>
                <w:lang w:eastAsia="en-US"/>
              </w:rPr>
            </w:pPr>
            <w:r>
              <w:rPr>
                <w:lang w:eastAsia="en-US"/>
              </w:rPr>
              <w:t>…</w:t>
            </w:r>
          </w:p>
        </w:tc>
        <w:tc>
          <w:tcPr>
            <w:tcW w:w="0" w:type="auto"/>
          </w:tcPr>
          <w:p w:rsidR="00584F18" w:rsidRDefault="00584F18" w:rsidP="00B6771B">
            <w:pPr>
              <w:pStyle w:val="TabelleKlein"/>
              <w:rPr>
                <w:lang w:eastAsia="en-US"/>
              </w:rPr>
            </w:pPr>
            <w:r>
              <w:rPr>
                <w:lang w:eastAsia="en-US"/>
              </w:rPr>
              <w:t>…</w:t>
            </w:r>
          </w:p>
        </w:tc>
      </w:tr>
      <w:tr w:rsidR="00584F18" w:rsidTr="00B6771B">
        <w:trPr>
          <w:trHeight w:hRule="exact" w:val="227"/>
        </w:trPr>
        <w:tc>
          <w:tcPr>
            <w:tcW w:w="0" w:type="auto"/>
          </w:tcPr>
          <w:p w:rsidR="00584F18" w:rsidRPr="009C03CE" w:rsidRDefault="00584F18" w:rsidP="00B6771B">
            <w:pPr>
              <w:pStyle w:val="TabelleKlein"/>
              <w:rPr>
                <w:lang w:eastAsia="en-US"/>
              </w:rPr>
            </w:pPr>
          </w:p>
        </w:tc>
        <w:tc>
          <w:tcPr>
            <w:tcW w:w="0" w:type="auto"/>
          </w:tcPr>
          <w:p w:rsidR="00584F18" w:rsidRPr="009C03CE" w:rsidRDefault="00584F18" w:rsidP="00B6771B">
            <w:pPr>
              <w:pStyle w:val="TabelleKlein"/>
              <w:rPr>
                <w:lang w:eastAsia="en-US"/>
              </w:rPr>
            </w:pPr>
            <w:r w:rsidRPr="009C03CE">
              <w:rPr>
                <w:lang w:eastAsia="en-US"/>
              </w:rPr>
              <w:t xml:space="preserve">U+007A </w:t>
            </w:r>
          </w:p>
        </w:tc>
        <w:tc>
          <w:tcPr>
            <w:tcW w:w="0" w:type="auto"/>
          </w:tcPr>
          <w:p w:rsidR="00584F18" w:rsidRDefault="00584F18" w:rsidP="00B6771B">
            <w:pPr>
              <w:pStyle w:val="TabelleKlein"/>
              <w:rPr>
                <w:lang w:eastAsia="en-US"/>
              </w:rPr>
            </w:pPr>
            <w:r>
              <w:rPr>
                <w:lang w:eastAsia="en-US"/>
              </w:rPr>
              <w:t xml:space="preserve">Latin Small Letter Z </w:t>
            </w:r>
          </w:p>
        </w:tc>
        <w:tc>
          <w:tcPr>
            <w:tcW w:w="0" w:type="auto"/>
          </w:tcPr>
          <w:p w:rsidR="00584F18" w:rsidRDefault="00584F18" w:rsidP="00B6771B">
            <w:pPr>
              <w:pStyle w:val="TabelleKlein"/>
              <w:rPr>
                <w:lang w:eastAsia="en-US"/>
              </w:rPr>
            </w:pPr>
            <w:r>
              <w:rPr>
                <w:lang w:eastAsia="en-US"/>
              </w:rPr>
              <w:t xml:space="preserve">z </w:t>
            </w:r>
          </w:p>
        </w:tc>
        <w:tc>
          <w:tcPr>
            <w:tcW w:w="0" w:type="auto"/>
          </w:tcPr>
          <w:p w:rsidR="00584F18" w:rsidRPr="009C03CE" w:rsidRDefault="00584F18" w:rsidP="00B6771B">
            <w:pPr>
              <w:pStyle w:val="TabelleKlein"/>
              <w:rPr>
                <w:lang w:eastAsia="en-US"/>
              </w:rPr>
            </w:pPr>
            <w:r w:rsidRPr="009C03CE">
              <w:rPr>
                <w:lang w:eastAsia="en-US"/>
              </w:rPr>
              <w:t xml:space="preserve">U+007A </w:t>
            </w:r>
          </w:p>
        </w:tc>
        <w:tc>
          <w:tcPr>
            <w:tcW w:w="0" w:type="auto"/>
          </w:tcPr>
          <w:p w:rsidR="00584F18" w:rsidRDefault="00584F18" w:rsidP="00B6771B">
            <w:pPr>
              <w:pStyle w:val="TabelleKlein"/>
              <w:rPr>
                <w:lang w:eastAsia="en-US"/>
              </w:rPr>
            </w:pPr>
            <w:r>
              <w:rPr>
                <w:lang w:eastAsia="en-US"/>
              </w:rPr>
              <w:t xml:space="preserve">Latin Small Letter Z </w:t>
            </w:r>
          </w:p>
        </w:tc>
        <w:tc>
          <w:tcPr>
            <w:tcW w:w="0" w:type="auto"/>
          </w:tcPr>
          <w:p w:rsidR="00584F18" w:rsidRDefault="00584F18" w:rsidP="00B6771B">
            <w:pPr>
              <w:pStyle w:val="TabelleKlein"/>
              <w:rPr>
                <w:lang w:eastAsia="en-US"/>
              </w:rPr>
            </w:pPr>
            <w:r>
              <w:rPr>
                <w:lang w:eastAsia="en-US"/>
              </w:rPr>
              <w:t xml:space="preserve">z </w:t>
            </w:r>
          </w:p>
        </w:tc>
      </w:tr>
      <w:tr w:rsidR="00584F18" w:rsidTr="00B6771B">
        <w:trPr>
          <w:trHeight w:hRule="exact" w:val="227"/>
        </w:trPr>
        <w:tc>
          <w:tcPr>
            <w:tcW w:w="0" w:type="auto"/>
          </w:tcPr>
          <w:p w:rsidR="00584F18" w:rsidRDefault="00584F18" w:rsidP="00B6771B">
            <w:pPr>
              <w:pStyle w:val="TabelleKlein"/>
            </w:pPr>
            <w:r>
              <w:rPr>
                <w:lang w:eastAsia="en-US"/>
              </w:rPr>
              <w:lastRenderedPageBreak/>
              <w:t>0x</w:t>
            </w:r>
            <w:r>
              <w:t>7B</w:t>
            </w:r>
          </w:p>
        </w:tc>
        <w:tc>
          <w:tcPr>
            <w:tcW w:w="0" w:type="auto"/>
          </w:tcPr>
          <w:p w:rsidR="00584F18" w:rsidRPr="009C03CE" w:rsidRDefault="00584F18" w:rsidP="00B6771B">
            <w:pPr>
              <w:pStyle w:val="TabelleKlein"/>
              <w:rPr>
                <w:lang w:eastAsia="en-US"/>
              </w:rPr>
            </w:pPr>
            <w:r w:rsidRPr="009C03CE">
              <w:rPr>
                <w:lang w:eastAsia="en-US"/>
              </w:rPr>
              <w:t xml:space="preserve">U+007B </w:t>
            </w:r>
          </w:p>
        </w:tc>
        <w:tc>
          <w:tcPr>
            <w:tcW w:w="0" w:type="auto"/>
          </w:tcPr>
          <w:p w:rsidR="00584F18" w:rsidRDefault="00584F18" w:rsidP="00B6771B">
            <w:pPr>
              <w:pStyle w:val="TabelleKlein"/>
              <w:rPr>
                <w:lang w:eastAsia="en-US"/>
              </w:rPr>
            </w:pPr>
            <w:r>
              <w:rPr>
                <w:lang w:eastAsia="en-US"/>
              </w:rPr>
              <w:t xml:space="preserve">Left Curly Bracket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U+007B </w:t>
            </w:r>
          </w:p>
        </w:tc>
        <w:tc>
          <w:tcPr>
            <w:tcW w:w="0" w:type="auto"/>
          </w:tcPr>
          <w:p w:rsidR="00584F18" w:rsidRDefault="00584F18" w:rsidP="00B6771B">
            <w:pPr>
              <w:pStyle w:val="TabelleKlein"/>
              <w:rPr>
                <w:lang w:eastAsia="en-US"/>
              </w:rPr>
            </w:pPr>
            <w:r>
              <w:rPr>
                <w:lang w:eastAsia="en-US"/>
              </w:rPr>
              <w:t xml:space="preserve">Left Curly Bracket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7C</w:t>
            </w:r>
          </w:p>
        </w:tc>
        <w:tc>
          <w:tcPr>
            <w:tcW w:w="0" w:type="auto"/>
          </w:tcPr>
          <w:p w:rsidR="00584F18" w:rsidRPr="009C03CE" w:rsidRDefault="00584F18" w:rsidP="00B6771B">
            <w:pPr>
              <w:pStyle w:val="TabelleKlein"/>
              <w:rPr>
                <w:lang w:eastAsia="en-US"/>
              </w:rPr>
            </w:pPr>
            <w:r w:rsidRPr="009C03CE">
              <w:rPr>
                <w:lang w:eastAsia="en-US"/>
              </w:rPr>
              <w:t xml:space="preserve">U+007C </w:t>
            </w:r>
          </w:p>
        </w:tc>
        <w:tc>
          <w:tcPr>
            <w:tcW w:w="0" w:type="auto"/>
          </w:tcPr>
          <w:p w:rsidR="00584F18" w:rsidRDefault="00584F18" w:rsidP="00B6771B">
            <w:pPr>
              <w:pStyle w:val="TabelleKlein"/>
              <w:rPr>
                <w:lang w:eastAsia="en-US"/>
              </w:rPr>
            </w:pPr>
            <w:r>
              <w:rPr>
                <w:lang w:eastAsia="en-US"/>
              </w:rPr>
              <w:t xml:space="preserve">Vertical bar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pPr>
            <w:r>
              <w:rPr>
                <w:lang w:eastAsia="en-US"/>
              </w:rPr>
              <w:t>0x</w:t>
            </w:r>
            <w:r>
              <w:t>7D</w:t>
            </w:r>
          </w:p>
        </w:tc>
        <w:tc>
          <w:tcPr>
            <w:tcW w:w="0" w:type="auto"/>
          </w:tcPr>
          <w:p w:rsidR="00584F18" w:rsidRPr="009C03CE" w:rsidRDefault="00584F18" w:rsidP="00B6771B">
            <w:pPr>
              <w:pStyle w:val="TabelleKlein"/>
              <w:rPr>
                <w:lang w:eastAsia="en-US"/>
              </w:rPr>
            </w:pPr>
            <w:r w:rsidRPr="009C03CE">
              <w:rPr>
                <w:lang w:eastAsia="en-US"/>
              </w:rPr>
              <w:t xml:space="preserve">U+007D </w:t>
            </w:r>
          </w:p>
        </w:tc>
        <w:tc>
          <w:tcPr>
            <w:tcW w:w="0" w:type="auto"/>
          </w:tcPr>
          <w:p w:rsidR="00584F18" w:rsidRDefault="00584F18" w:rsidP="00B6771B">
            <w:pPr>
              <w:pStyle w:val="TabelleKlein"/>
              <w:rPr>
                <w:lang w:eastAsia="en-US"/>
              </w:rPr>
            </w:pPr>
            <w:r>
              <w:rPr>
                <w:lang w:eastAsia="en-US"/>
              </w:rPr>
              <w:t xml:space="preserve">Right Curly Bracket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U+007D </w:t>
            </w:r>
          </w:p>
        </w:tc>
        <w:tc>
          <w:tcPr>
            <w:tcW w:w="0" w:type="auto"/>
          </w:tcPr>
          <w:p w:rsidR="00584F18" w:rsidRDefault="00584F18" w:rsidP="00B6771B">
            <w:pPr>
              <w:pStyle w:val="TabelleKlein"/>
              <w:rPr>
                <w:lang w:eastAsia="en-US"/>
              </w:rPr>
            </w:pPr>
            <w:r>
              <w:rPr>
                <w:lang w:eastAsia="en-US"/>
              </w:rPr>
              <w:t xml:space="preserve">Right Curly Bracket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7E</w:t>
            </w:r>
          </w:p>
        </w:tc>
        <w:tc>
          <w:tcPr>
            <w:tcW w:w="0" w:type="auto"/>
          </w:tcPr>
          <w:p w:rsidR="00584F18" w:rsidRPr="009C03CE" w:rsidRDefault="00584F18" w:rsidP="00B6771B">
            <w:pPr>
              <w:pStyle w:val="TabelleKlein"/>
              <w:rPr>
                <w:lang w:eastAsia="en-US"/>
              </w:rPr>
            </w:pPr>
            <w:r w:rsidRPr="009C03CE">
              <w:rPr>
                <w:lang w:eastAsia="en-US"/>
              </w:rPr>
              <w:t xml:space="preserve">U+007E </w:t>
            </w:r>
          </w:p>
        </w:tc>
        <w:tc>
          <w:tcPr>
            <w:tcW w:w="0" w:type="auto"/>
          </w:tcPr>
          <w:p w:rsidR="00584F18" w:rsidRDefault="00584F18" w:rsidP="00B6771B">
            <w:pPr>
              <w:pStyle w:val="TabelleKlein"/>
              <w:rPr>
                <w:lang w:eastAsia="en-US"/>
              </w:rPr>
            </w:pPr>
            <w:r>
              <w:rPr>
                <w:lang w:eastAsia="en-US"/>
              </w:rPr>
              <w:t xml:space="preserve">Tilde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U+007E </w:t>
            </w:r>
          </w:p>
        </w:tc>
        <w:tc>
          <w:tcPr>
            <w:tcW w:w="0" w:type="auto"/>
          </w:tcPr>
          <w:p w:rsidR="00584F18" w:rsidRDefault="00584F18" w:rsidP="00B6771B">
            <w:pPr>
              <w:pStyle w:val="TabelleKlein"/>
              <w:rPr>
                <w:lang w:eastAsia="en-US"/>
              </w:rPr>
            </w:pPr>
            <w:r>
              <w:rPr>
                <w:lang w:eastAsia="en-US"/>
              </w:rPr>
              <w:t xml:space="preserve">Tilde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Pr="009C03CE" w:rsidRDefault="00584F18" w:rsidP="00B6771B">
            <w:pPr>
              <w:pStyle w:val="TabelleKlein"/>
              <w:rPr>
                <w:lang w:eastAsia="en-US"/>
              </w:rPr>
            </w:pPr>
          </w:p>
        </w:tc>
        <w:tc>
          <w:tcPr>
            <w:tcW w:w="0" w:type="auto"/>
          </w:tcPr>
          <w:p w:rsidR="00584F18" w:rsidRPr="009C03CE" w:rsidRDefault="00584F18" w:rsidP="00B6771B">
            <w:pPr>
              <w:pStyle w:val="TabelleKlein"/>
              <w:rPr>
                <w:lang w:eastAsia="en-US"/>
              </w:rPr>
            </w:pPr>
          </w:p>
        </w:tc>
        <w:tc>
          <w:tcPr>
            <w:tcW w:w="0" w:type="auto"/>
          </w:tcPr>
          <w:p w:rsidR="00584F18" w:rsidRDefault="00584F18" w:rsidP="00B6771B">
            <w:pPr>
              <w:pStyle w:val="TabelleKlein"/>
              <w:rPr>
                <w:lang w:eastAsia="en-US"/>
              </w:rPr>
            </w:pPr>
          </w:p>
        </w:tc>
        <w:tc>
          <w:tcPr>
            <w:tcW w:w="0" w:type="auto"/>
          </w:tcPr>
          <w:p w:rsidR="00584F18" w:rsidRDefault="00584F18" w:rsidP="00B6771B">
            <w:pPr>
              <w:pStyle w:val="TabelleKlein"/>
              <w:rPr>
                <w:lang w:eastAsia="en-US"/>
              </w:rPr>
            </w:pPr>
          </w:p>
        </w:tc>
        <w:tc>
          <w:tcPr>
            <w:tcW w:w="0" w:type="auto"/>
          </w:tcPr>
          <w:p w:rsidR="00584F18" w:rsidRPr="009C03CE" w:rsidRDefault="00584F18" w:rsidP="00B6771B">
            <w:pPr>
              <w:pStyle w:val="TabelleKlein"/>
            </w:pPr>
          </w:p>
        </w:tc>
        <w:tc>
          <w:tcPr>
            <w:tcW w:w="0" w:type="auto"/>
          </w:tcPr>
          <w:p w:rsidR="00584F18" w:rsidRDefault="00584F18" w:rsidP="00B6771B">
            <w:pPr>
              <w:pStyle w:val="TabelleKlein"/>
            </w:pPr>
          </w:p>
        </w:tc>
        <w:tc>
          <w:tcPr>
            <w:tcW w:w="0" w:type="auto"/>
          </w:tcPr>
          <w:p w:rsidR="00584F18" w:rsidRDefault="00584F18" w:rsidP="00B6771B">
            <w:pPr>
              <w:pStyle w:val="TabelleKlein"/>
            </w:pPr>
          </w:p>
        </w:tc>
      </w:tr>
    </w:tbl>
    <w:p w:rsidR="00584F18" w:rsidRDefault="00584F18" w:rsidP="00584F18"/>
    <w:p w:rsidR="00584F18" w:rsidRDefault="00584F18" w:rsidP="00584F18">
      <w:pPr>
        <w:rPr>
          <w:b/>
          <w:bCs/>
        </w:rPr>
      </w:pPr>
      <w:bookmarkStart w:id="249" w:name="_Toc232485743"/>
      <w:r>
        <w:rPr>
          <w:b/>
          <w:bCs/>
        </w:rPr>
        <w:t>H.2.4</w:t>
      </w:r>
      <w:r>
        <w:rPr>
          <w:b/>
          <w:bCs/>
        </w:rPr>
        <w:tab/>
      </w:r>
      <w:r w:rsidRPr="008430EE">
        <w:rPr>
          <w:b/>
          <w:bCs/>
        </w:rPr>
        <w:t xml:space="preserve">Normalisierung Codepage-1252, ISO-8859 und Unicode im Bereich 0x80–0x9F </w:t>
      </w:r>
      <w:r>
        <w:rPr>
          <w:b/>
          <w:bCs/>
        </w:rPr>
        <w:br/>
      </w:r>
      <w:r>
        <w:rPr>
          <w:b/>
          <w:bCs/>
        </w:rPr>
        <w:tab/>
      </w:r>
      <w:r w:rsidRPr="008430EE">
        <w:rPr>
          <w:b/>
          <w:bCs/>
        </w:rPr>
        <w:t>(U+0080 – U+009F)</w:t>
      </w:r>
      <w:bookmarkEnd w:id="249"/>
    </w:p>
    <w:p w:rsidR="00584F18" w:rsidRDefault="00584F18" w:rsidP="00584F18">
      <w:pPr>
        <w:spacing w:line="300" w:lineRule="atLeast"/>
        <w:jc w:val="both"/>
      </w:pPr>
      <w:r>
        <w:rPr>
          <w:i/>
          <w:iCs/>
        </w:rPr>
        <w:t>Codepage-1252</w:t>
      </w:r>
      <w:r>
        <w:t xml:space="preserve"> wird als </w:t>
      </w:r>
      <w:r>
        <w:rPr>
          <w:i/>
          <w:iCs/>
        </w:rPr>
        <w:t>Westeuropäisch</w:t>
      </w:r>
      <w:r>
        <w:t xml:space="preserve"> (</w:t>
      </w:r>
      <w:r>
        <w:rPr>
          <w:i/>
          <w:iCs/>
        </w:rPr>
        <w:t>Western European</w:t>
      </w:r>
      <w:r>
        <w:t xml:space="preserve">) bezeichnet. Sie weicht von ISO-8859-1 im Bereich 0x80–9F ab, dessen 32 Positionen hier 27 darstellbare Zeichen beinhalten, u. a. die in </w:t>
      </w:r>
      <w:hyperlink r:id="rId59" w:tooltip="ISO 8859-15" w:history="1">
        <w:r>
          <w:t>ISO 8859-15</w:t>
        </w:r>
      </w:hyperlink>
      <w:r>
        <w:t xml:space="preserve"> hinzugekommenen und einige für bessere Typographie notwendige. Bei den nicht darstellbaren Zeichen bleibt in der unterstehenden Tabelle das Feld </w:t>
      </w:r>
      <w:r w:rsidRPr="00DD28A8">
        <w:rPr>
          <w:i/>
          <w:iCs/>
        </w:rPr>
        <w:t>Symbol</w:t>
      </w:r>
      <w:r>
        <w:t xml:space="preserve"> leer. Die Unterschiede zwischen all diesen Kodierungen sowie die generell mangelnde Konsequenz bei der Unterstützung verschiedener Zeichensätze sind ein häufiges Interoperabilitätsproblem.</w:t>
      </w:r>
    </w:p>
    <w:p w:rsidR="00584F18" w:rsidRDefault="00584F18" w:rsidP="00584F18">
      <w:pPr>
        <w:spacing w:line="300" w:lineRule="atLeast"/>
        <w:jc w:val="both"/>
      </w:pPr>
      <w:r>
        <w:t>Die Zeichen (0x80..0x9F bzw. U+0080..U+009F) sind in ISO-8859 und in Unicode Steuerzeichen. Sie sind in Dateinamen illegal und werden für die Normalisierung nicht weiter berücksichtigt. Sollten sie trotzdem auftreten, sind sie zu eliminieren und es ist eine Fehlermeldung zu generieren.</w:t>
      </w:r>
    </w:p>
    <w:p w:rsidR="00584F18" w:rsidRDefault="00584F18" w:rsidP="00584F18">
      <w:pPr>
        <w:spacing w:line="300" w:lineRule="atLeast"/>
        <w:jc w:val="both"/>
      </w:pPr>
      <w:r>
        <w:t xml:space="preserve">Die folgende Tabelle enthält die Umsetzung der betroffenen Zeichen in </w:t>
      </w:r>
      <w:r>
        <w:rPr>
          <w:i/>
        </w:rPr>
        <w:t>visuell ähnliche</w:t>
      </w:r>
      <w:r>
        <w:t xml:space="preserve"> US-ASCII Zeichen: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8"/>
        <w:gridCol w:w="801"/>
        <w:gridCol w:w="1237"/>
        <w:gridCol w:w="872"/>
      </w:tblGrid>
      <w:tr w:rsidR="00584F18" w:rsidRPr="00FF625E" w:rsidTr="00B6771B">
        <w:trPr>
          <w:tblHeader/>
        </w:trPr>
        <w:tc>
          <w:tcPr>
            <w:tcW w:w="0" w:type="auto"/>
            <w:gridSpan w:val="2"/>
            <w:tcBorders>
              <w:bottom w:val="single" w:sz="4" w:space="0" w:color="auto"/>
            </w:tcBorders>
            <w:shd w:val="clear" w:color="auto" w:fill="99CCFF"/>
            <w:vAlign w:val="center"/>
          </w:tcPr>
          <w:p w:rsidR="00584F18" w:rsidRPr="00FF625E" w:rsidRDefault="00584F18" w:rsidP="00B6771B">
            <w:pPr>
              <w:pStyle w:val="TabelleKlein"/>
              <w:rPr>
                <w:rStyle w:val="Buchtitel"/>
                <w:bCs w:val="0"/>
                <w:smallCaps w:val="0"/>
              </w:rPr>
            </w:pPr>
            <w:r w:rsidRPr="00FF625E">
              <w:rPr>
                <w:rStyle w:val="Buchtitel"/>
              </w:rPr>
              <w:t>Von...</w:t>
            </w:r>
          </w:p>
        </w:tc>
        <w:tc>
          <w:tcPr>
            <w:tcW w:w="0" w:type="auto"/>
            <w:gridSpan w:val="2"/>
            <w:tcBorders>
              <w:bottom w:val="single" w:sz="4" w:space="0" w:color="auto"/>
            </w:tcBorders>
            <w:shd w:val="clear" w:color="auto" w:fill="548DD4" w:themeFill="text2" w:themeFillTint="99"/>
            <w:vAlign w:val="center"/>
          </w:tcPr>
          <w:p w:rsidR="00584F18" w:rsidRPr="00FF625E" w:rsidRDefault="00584F18" w:rsidP="00B6771B">
            <w:pPr>
              <w:pStyle w:val="TabelleKlein"/>
              <w:rPr>
                <w:rStyle w:val="Buchtitel"/>
                <w:bCs w:val="0"/>
                <w:smallCaps w:val="0"/>
              </w:rPr>
            </w:pPr>
            <w:r w:rsidRPr="00FF625E">
              <w:rPr>
                <w:rStyle w:val="Buchtitel"/>
              </w:rPr>
              <w:t>Nach...</w:t>
            </w:r>
          </w:p>
        </w:tc>
      </w:tr>
      <w:tr w:rsidR="00584F18" w:rsidRPr="00FF625E" w:rsidTr="00B6771B">
        <w:trPr>
          <w:trHeight w:val="191"/>
          <w:tblHeader/>
        </w:trPr>
        <w:tc>
          <w:tcPr>
            <w:tcW w:w="0" w:type="auto"/>
            <w:shd w:val="clear" w:color="auto" w:fill="99CCFF"/>
            <w:vAlign w:val="center"/>
          </w:tcPr>
          <w:p w:rsidR="00584F18" w:rsidRPr="00FF625E" w:rsidRDefault="00584F18" w:rsidP="00B6771B">
            <w:pPr>
              <w:pStyle w:val="TabelleKlein"/>
              <w:rPr>
                <w:rStyle w:val="Buchtitel"/>
                <w:bCs w:val="0"/>
                <w:smallCaps w:val="0"/>
              </w:rPr>
            </w:pPr>
            <w:r w:rsidRPr="00FF625E">
              <w:rPr>
                <w:rStyle w:val="Buchtitel"/>
              </w:rPr>
              <w:t>CP-1252</w:t>
            </w:r>
          </w:p>
        </w:tc>
        <w:tc>
          <w:tcPr>
            <w:tcW w:w="0" w:type="auto"/>
            <w:shd w:val="clear" w:color="auto" w:fill="99CCFF"/>
            <w:vAlign w:val="center"/>
          </w:tcPr>
          <w:p w:rsidR="00584F18" w:rsidRPr="00FF625E" w:rsidRDefault="00584F18" w:rsidP="00B6771B">
            <w:pPr>
              <w:pStyle w:val="TabelleKlein"/>
              <w:rPr>
                <w:rStyle w:val="Buchtitel"/>
                <w:bCs w:val="0"/>
                <w:smallCaps w:val="0"/>
              </w:rPr>
            </w:pPr>
            <w:r w:rsidRPr="00FF625E">
              <w:rPr>
                <w:rStyle w:val="Buchtitel"/>
              </w:rPr>
              <w:t>Symbol</w:t>
            </w:r>
          </w:p>
        </w:tc>
        <w:tc>
          <w:tcPr>
            <w:tcW w:w="0" w:type="auto"/>
            <w:shd w:val="clear" w:color="auto" w:fill="548DD4" w:themeFill="text2" w:themeFillTint="99"/>
            <w:vAlign w:val="center"/>
          </w:tcPr>
          <w:p w:rsidR="00584F18" w:rsidRPr="00FF625E" w:rsidRDefault="00584F18" w:rsidP="00B6771B">
            <w:pPr>
              <w:pStyle w:val="TabelleKlein"/>
              <w:rPr>
                <w:rStyle w:val="Buchtitel"/>
                <w:bCs w:val="0"/>
                <w:smallCaps w:val="0"/>
              </w:rPr>
            </w:pPr>
            <w:r w:rsidRPr="00FF625E">
              <w:rPr>
                <w:rStyle w:val="Buchtitel"/>
              </w:rPr>
              <w:t>US-ASCII</w:t>
            </w:r>
          </w:p>
        </w:tc>
        <w:tc>
          <w:tcPr>
            <w:tcW w:w="0" w:type="auto"/>
            <w:shd w:val="clear" w:color="auto" w:fill="548DD4" w:themeFill="text2" w:themeFillTint="99"/>
            <w:vAlign w:val="center"/>
          </w:tcPr>
          <w:p w:rsidR="00584F18" w:rsidRPr="00FF625E" w:rsidRDefault="00584F18" w:rsidP="00B6771B">
            <w:pPr>
              <w:pStyle w:val="TabelleKlein"/>
              <w:rPr>
                <w:rStyle w:val="Buchtitel"/>
                <w:bCs w:val="0"/>
                <w:smallCaps w:val="0"/>
              </w:rPr>
            </w:pPr>
            <w:r w:rsidRPr="00FF625E">
              <w:rPr>
                <w:rStyle w:val="Buchtitel"/>
              </w:rPr>
              <w:t>Symbols</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0x80</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0x45 0x3D</w:t>
            </w:r>
          </w:p>
        </w:tc>
        <w:tc>
          <w:tcPr>
            <w:tcW w:w="0" w:type="auto"/>
            <w:vAlign w:val="center"/>
          </w:tcPr>
          <w:p w:rsidR="00584F18" w:rsidRPr="00FF625E" w:rsidRDefault="00584F18" w:rsidP="00B6771B">
            <w:pPr>
              <w:pStyle w:val="TabelleKlein"/>
            </w:pPr>
            <w:r w:rsidRPr="00FF625E">
              <w:t>E=</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0x81</w:t>
            </w:r>
          </w:p>
        </w:tc>
        <w:tc>
          <w:tcPr>
            <w:tcW w:w="0" w:type="auto"/>
            <w:vAlign w:val="center"/>
          </w:tcPr>
          <w:p w:rsidR="00584F18" w:rsidRPr="00FF625E" w:rsidRDefault="00584F18" w:rsidP="00B6771B">
            <w:pPr>
              <w:pStyle w:val="TabelleKlein"/>
            </w:pPr>
          </w:p>
        </w:tc>
        <w:tc>
          <w:tcPr>
            <w:tcW w:w="0" w:type="auto"/>
            <w:vAlign w:val="center"/>
          </w:tcPr>
          <w:p w:rsidR="00584F18" w:rsidRPr="00FF625E" w:rsidRDefault="00584F18" w:rsidP="00B6771B">
            <w:pPr>
              <w:pStyle w:val="TabelleKlein"/>
            </w:pPr>
          </w:p>
        </w:tc>
        <w:tc>
          <w:tcPr>
            <w:tcW w:w="0" w:type="auto"/>
            <w:vAlign w:val="center"/>
          </w:tcPr>
          <w:p w:rsidR="00584F18" w:rsidRPr="00FF625E" w:rsidRDefault="00584F18" w:rsidP="00B6771B">
            <w:pPr>
              <w:pStyle w:val="TabelleKlein"/>
            </w:pP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0x82</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0x27</w:t>
            </w:r>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0x83</w:t>
            </w:r>
          </w:p>
        </w:tc>
        <w:tc>
          <w:tcPr>
            <w:tcW w:w="0" w:type="auto"/>
            <w:vAlign w:val="center"/>
          </w:tcPr>
          <w:p w:rsidR="00584F18" w:rsidRPr="00FF625E" w:rsidRDefault="00584F18" w:rsidP="00B6771B">
            <w:pPr>
              <w:pStyle w:val="TabelleKlein"/>
            </w:pPr>
            <w:r w:rsidRPr="00FF625E">
              <w:t>ƒ</w:t>
            </w:r>
          </w:p>
        </w:tc>
        <w:tc>
          <w:tcPr>
            <w:tcW w:w="0" w:type="auto"/>
            <w:vAlign w:val="center"/>
          </w:tcPr>
          <w:p w:rsidR="00584F18" w:rsidRPr="00FF625E" w:rsidRDefault="00584F18" w:rsidP="00B6771B">
            <w:pPr>
              <w:pStyle w:val="TabelleKlein"/>
            </w:pPr>
            <w:r w:rsidRPr="00FF625E">
              <w:t>0x66</w:t>
            </w:r>
          </w:p>
        </w:tc>
        <w:tc>
          <w:tcPr>
            <w:tcW w:w="0" w:type="auto"/>
            <w:vAlign w:val="center"/>
          </w:tcPr>
          <w:p w:rsidR="00584F18" w:rsidRPr="00FF625E" w:rsidRDefault="00584F18" w:rsidP="00B6771B">
            <w:pPr>
              <w:pStyle w:val="TabelleKlein"/>
            </w:pPr>
            <w:r w:rsidRPr="00FF625E">
              <w:t>f</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0x84</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0x27</w:t>
            </w:r>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0x85</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0x2E 0x2E 0x2E</w:t>
            </w:r>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0x86</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0x5F</w:t>
            </w:r>
          </w:p>
        </w:tc>
        <w:tc>
          <w:tcPr>
            <w:tcW w:w="0" w:type="auto"/>
            <w:vAlign w:val="center"/>
          </w:tcPr>
          <w:p w:rsidR="00584F18" w:rsidRPr="00FF625E" w:rsidRDefault="00584F18" w:rsidP="00B6771B">
            <w:pPr>
              <w:pStyle w:val="TabelleKlein"/>
            </w:pPr>
            <w:r w:rsidRPr="00FF625E">
              <w:t>_</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0x87</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0x5F</w:t>
            </w:r>
          </w:p>
        </w:tc>
        <w:tc>
          <w:tcPr>
            <w:tcW w:w="0" w:type="auto"/>
            <w:vAlign w:val="center"/>
          </w:tcPr>
          <w:p w:rsidR="00584F18" w:rsidRPr="00FF625E" w:rsidRDefault="00584F18" w:rsidP="00B6771B">
            <w:pPr>
              <w:pStyle w:val="TabelleKlein"/>
            </w:pPr>
            <w:r w:rsidRPr="00FF625E">
              <w:t>_</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0x88</w:t>
            </w:r>
          </w:p>
        </w:tc>
        <w:tc>
          <w:tcPr>
            <w:tcW w:w="0" w:type="auto"/>
            <w:vAlign w:val="center"/>
          </w:tcPr>
          <w:p w:rsidR="00584F18" w:rsidRPr="00FF625E" w:rsidRDefault="00584F18" w:rsidP="00B6771B">
            <w:pPr>
              <w:pStyle w:val="TabelleKlein"/>
            </w:pPr>
            <w:r w:rsidRPr="00FF625E">
              <w:t>ˆ</w:t>
            </w:r>
          </w:p>
        </w:tc>
        <w:tc>
          <w:tcPr>
            <w:tcW w:w="0" w:type="auto"/>
            <w:vAlign w:val="center"/>
          </w:tcPr>
          <w:p w:rsidR="00584F18" w:rsidRPr="00FF625E" w:rsidRDefault="00584F18" w:rsidP="00B6771B">
            <w:pPr>
              <w:pStyle w:val="TabelleKlein"/>
            </w:pPr>
            <w:r w:rsidRPr="00FF625E">
              <w:t>0x5F</w:t>
            </w:r>
          </w:p>
        </w:tc>
        <w:tc>
          <w:tcPr>
            <w:tcW w:w="0" w:type="auto"/>
            <w:vAlign w:val="center"/>
          </w:tcPr>
          <w:p w:rsidR="00584F18" w:rsidRPr="00FF625E" w:rsidRDefault="00584F18" w:rsidP="00B6771B">
            <w:pPr>
              <w:pStyle w:val="TabelleKlein"/>
            </w:pPr>
            <w:r w:rsidRPr="00FF625E">
              <w:t>_</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0x89</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0x25 0x30</w:t>
            </w:r>
          </w:p>
        </w:tc>
        <w:tc>
          <w:tcPr>
            <w:tcW w:w="0" w:type="auto"/>
            <w:vAlign w:val="center"/>
          </w:tcPr>
          <w:p w:rsidR="00584F18" w:rsidRPr="00FF625E" w:rsidRDefault="00584F18" w:rsidP="00B6771B">
            <w:pPr>
              <w:pStyle w:val="TabelleKlein"/>
            </w:pPr>
            <w:r w:rsidRPr="00FF625E">
              <w:t>%0</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0x8A</w:t>
            </w:r>
          </w:p>
        </w:tc>
        <w:tc>
          <w:tcPr>
            <w:tcW w:w="0" w:type="auto"/>
            <w:vAlign w:val="center"/>
          </w:tcPr>
          <w:p w:rsidR="00584F18" w:rsidRPr="00FF625E" w:rsidRDefault="00584F18" w:rsidP="00B6771B">
            <w:pPr>
              <w:pStyle w:val="TabelleKlein"/>
            </w:pPr>
            <w:r w:rsidRPr="00FF625E">
              <w:t>Š</w:t>
            </w:r>
          </w:p>
        </w:tc>
        <w:tc>
          <w:tcPr>
            <w:tcW w:w="0" w:type="auto"/>
            <w:vAlign w:val="center"/>
          </w:tcPr>
          <w:p w:rsidR="00584F18" w:rsidRPr="00FF625E" w:rsidRDefault="00584F18" w:rsidP="00B6771B">
            <w:pPr>
              <w:pStyle w:val="TabelleKlein"/>
            </w:pPr>
            <w:r w:rsidRPr="00FF625E">
              <w:t>0x53</w:t>
            </w:r>
          </w:p>
        </w:tc>
        <w:tc>
          <w:tcPr>
            <w:tcW w:w="0" w:type="auto"/>
            <w:vAlign w:val="center"/>
          </w:tcPr>
          <w:p w:rsidR="00584F18" w:rsidRPr="00FF625E" w:rsidRDefault="00584F18" w:rsidP="00B6771B">
            <w:pPr>
              <w:pStyle w:val="TabelleKlein"/>
            </w:pPr>
            <w:r w:rsidRPr="00FF625E">
              <w:t>S</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0x8B</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0x27</w:t>
            </w:r>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0x8C</w:t>
            </w:r>
          </w:p>
        </w:tc>
        <w:tc>
          <w:tcPr>
            <w:tcW w:w="0" w:type="auto"/>
            <w:vAlign w:val="center"/>
          </w:tcPr>
          <w:p w:rsidR="00584F18" w:rsidRPr="00FF625E" w:rsidRDefault="00584F18" w:rsidP="00B6771B">
            <w:pPr>
              <w:pStyle w:val="TabelleKlein"/>
            </w:pPr>
            <w:r w:rsidRPr="00FF625E">
              <w:t>Œ</w:t>
            </w:r>
          </w:p>
        </w:tc>
        <w:tc>
          <w:tcPr>
            <w:tcW w:w="0" w:type="auto"/>
            <w:vAlign w:val="center"/>
          </w:tcPr>
          <w:p w:rsidR="00584F18" w:rsidRPr="00FF625E" w:rsidRDefault="00584F18" w:rsidP="00B6771B">
            <w:pPr>
              <w:pStyle w:val="TabelleKlein"/>
            </w:pPr>
            <w:r w:rsidRPr="00FF625E">
              <w:t>0x4F 0x45</w:t>
            </w:r>
          </w:p>
        </w:tc>
        <w:tc>
          <w:tcPr>
            <w:tcW w:w="0" w:type="auto"/>
            <w:vAlign w:val="center"/>
          </w:tcPr>
          <w:p w:rsidR="00584F18" w:rsidRPr="00FF625E" w:rsidRDefault="00584F18" w:rsidP="00B6771B">
            <w:pPr>
              <w:pStyle w:val="TabelleKlein"/>
            </w:pPr>
            <w:r w:rsidRPr="00FF625E">
              <w:t>OE</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0x8D</w:t>
            </w:r>
          </w:p>
        </w:tc>
        <w:tc>
          <w:tcPr>
            <w:tcW w:w="0" w:type="auto"/>
            <w:vAlign w:val="center"/>
          </w:tcPr>
          <w:p w:rsidR="00584F18" w:rsidRPr="00FF625E" w:rsidRDefault="00584F18" w:rsidP="00B6771B">
            <w:pPr>
              <w:pStyle w:val="TabelleKlein"/>
            </w:pPr>
          </w:p>
        </w:tc>
        <w:tc>
          <w:tcPr>
            <w:tcW w:w="0" w:type="auto"/>
            <w:vAlign w:val="center"/>
          </w:tcPr>
          <w:p w:rsidR="00584F18" w:rsidRPr="00FF625E" w:rsidRDefault="00584F18" w:rsidP="00B6771B">
            <w:pPr>
              <w:pStyle w:val="TabelleKlein"/>
            </w:pPr>
            <w:r w:rsidRPr="00FF625E">
              <w:t>0x5F</w:t>
            </w:r>
          </w:p>
        </w:tc>
        <w:tc>
          <w:tcPr>
            <w:tcW w:w="0" w:type="auto"/>
            <w:vAlign w:val="center"/>
          </w:tcPr>
          <w:p w:rsidR="00584F18" w:rsidRPr="00FF625E" w:rsidRDefault="00584F18" w:rsidP="00B6771B">
            <w:pPr>
              <w:pStyle w:val="TabelleKlein"/>
            </w:pPr>
            <w:r w:rsidRPr="00FF625E">
              <w:t>_</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0x8E</w:t>
            </w:r>
          </w:p>
        </w:tc>
        <w:tc>
          <w:tcPr>
            <w:tcW w:w="0" w:type="auto"/>
            <w:vAlign w:val="center"/>
          </w:tcPr>
          <w:p w:rsidR="00584F18" w:rsidRPr="00FF625E" w:rsidRDefault="00584F18" w:rsidP="00B6771B">
            <w:pPr>
              <w:pStyle w:val="TabelleKlein"/>
            </w:pPr>
            <w:r w:rsidRPr="00FF625E">
              <w:t>Ž</w:t>
            </w:r>
          </w:p>
        </w:tc>
        <w:tc>
          <w:tcPr>
            <w:tcW w:w="0" w:type="auto"/>
            <w:vAlign w:val="center"/>
          </w:tcPr>
          <w:p w:rsidR="00584F18" w:rsidRPr="00FF625E" w:rsidRDefault="00584F18" w:rsidP="00B6771B">
            <w:pPr>
              <w:pStyle w:val="TabelleKlein"/>
            </w:pPr>
            <w:r w:rsidRPr="00FF625E">
              <w:t>0x5A</w:t>
            </w:r>
          </w:p>
        </w:tc>
        <w:tc>
          <w:tcPr>
            <w:tcW w:w="0" w:type="auto"/>
            <w:vAlign w:val="center"/>
          </w:tcPr>
          <w:p w:rsidR="00584F18" w:rsidRPr="00FF625E" w:rsidRDefault="00584F18" w:rsidP="00B6771B">
            <w:pPr>
              <w:pStyle w:val="TabelleKlein"/>
            </w:pPr>
            <w:r w:rsidRPr="00FF625E">
              <w:t>Z</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0x8F</w:t>
            </w:r>
          </w:p>
        </w:tc>
        <w:tc>
          <w:tcPr>
            <w:tcW w:w="0" w:type="auto"/>
            <w:vAlign w:val="center"/>
          </w:tcPr>
          <w:p w:rsidR="00584F18" w:rsidRPr="00FF625E" w:rsidRDefault="00584F18" w:rsidP="00B6771B">
            <w:pPr>
              <w:pStyle w:val="TabelleKlein"/>
            </w:pPr>
          </w:p>
        </w:tc>
        <w:tc>
          <w:tcPr>
            <w:tcW w:w="0" w:type="auto"/>
            <w:vAlign w:val="center"/>
          </w:tcPr>
          <w:p w:rsidR="00584F18" w:rsidRPr="00FF625E" w:rsidRDefault="00584F18" w:rsidP="00B6771B">
            <w:pPr>
              <w:pStyle w:val="TabelleKlein"/>
            </w:pPr>
            <w:r w:rsidRPr="00FF625E">
              <w:t>0x5F</w:t>
            </w:r>
          </w:p>
        </w:tc>
        <w:tc>
          <w:tcPr>
            <w:tcW w:w="0" w:type="auto"/>
            <w:vAlign w:val="center"/>
          </w:tcPr>
          <w:p w:rsidR="00584F18" w:rsidRPr="00FF625E" w:rsidRDefault="00584F18" w:rsidP="00B6771B">
            <w:pPr>
              <w:pStyle w:val="TabelleKlein"/>
            </w:pPr>
            <w:r w:rsidRPr="00FF625E">
              <w:t>_</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0x90</w:t>
            </w:r>
          </w:p>
        </w:tc>
        <w:tc>
          <w:tcPr>
            <w:tcW w:w="0" w:type="auto"/>
            <w:vAlign w:val="center"/>
          </w:tcPr>
          <w:p w:rsidR="00584F18" w:rsidRPr="00FF625E" w:rsidRDefault="00584F18" w:rsidP="00B6771B">
            <w:pPr>
              <w:pStyle w:val="TabelleKlein"/>
            </w:pPr>
          </w:p>
        </w:tc>
        <w:tc>
          <w:tcPr>
            <w:tcW w:w="0" w:type="auto"/>
            <w:vAlign w:val="center"/>
          </w:tcPr>
          <w:p w:rsidR="00584F18" w:rsidRPr="00FF625E" w:rsidRDefault="00584F18" w:rsidP="00B6771B">
            <w:pPr>
              <w:pStyle w:val="TabelleKlein"/>
            </w:pPr>
            <w:r w:rsidRPr="00FF625E">
              <w:t>0x5F</w:t>
            </w:r>
          </w:p>
        </w:tc>
        <w:tc>
          <w:tcPr>
            <w:tcW w:w="0" w:type="auto"/>
            <w:vAlign w:val="center"/>
          </w:tcPr>
          <w:p w:rsidR="00584F18" w:rsidRPr="00FF625E" w:rsidRDefault="00584F18" w:rsidP="00B6771B">
            <w:pPr>
              <w:pStyle w:val="TabelleKlein"/>
            </w:pPr>
            <w:r w:rsidRPr="00FF625E">
              <w:t>_</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0x91</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0x27</w:t>
            </w:r>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0x92</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0x27</w:t>
            </w:r>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0x93</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0x27</w:t>
            </w:r>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0x94</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0x27</w:t>
            </w:r>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0x95</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0x5F</w:t>
            </w:r>
          </w:p>
        </w:tc>
        <w:tc>
          <w:tcPr>
            <w:tcW w:w="0" w:type="auto"/>
            <w:vAlign w:val="center"/>
          </w:tcPr>
          <w:p w:rsidR="00584F18" w:rsidRPr="00FF625E" w:rsidRDefault="00584F18" w:rsidP="00B6771B">
            <w:pPr>
              <w:pStyle w:val="TabelleKlein"/>
            </w:pPr>
            <w:r w:rsidRPr="00FF625E">
              <w:t>_</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0x96</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0x2D 0x2D</w:t>
            </w:r>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0x97</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0x2D 0x2D 0x2D</w:t>
            </w:r>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0x98</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0x7E</w:t>
            </w:r>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0x99</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0x54 0x4D</w:t>
            </w:r>
          </w:p>
        </w:tc>
        <w:tc>
          <w:tcPr>
            <w:tcW w:w="0" w:type="auto"/>
            <w:vAlign w:val="center"/>
          </w:tcPr>
          <w:p w:rsidR="00584F18" w:rsidRPr="00FF625E" w:rsidRDefault="00584F18" w:rsidP="00B6771B">
            <w:pPr>
              <w:pStyle w:val="TabelleKlein"/>
            </w:pPr>
            <w:r w:rsidRPr="00FF625E">
              <w:t>TM</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0x9A</w:t>
            </w:r>
          </w:p>
        </w:tc>
        <w:tc>
          <w:tcPr>
            <w:tcW w:w="0" w:type="auto"/>
            <w:vAlign w:val="center"/>
          </w:tcPr>
          <w:p w:rsidR="00584F18" w:rsidRPr="00FF625E" w:rsidRDefault="00584F18" w:rsidP="00B6771B">
            <w:pPr>
              <w:pStyle w:val="TabelleKlein"/>
            </w:pPr>
            <w:r w:rsidRPr="00FF625E">
              <w:t>š</w:t>
            </w:r>
          </w:p>
        </w:tc>
        <w:tc>
          <w:tcPr>
            <w:tcW w:w="0" w:type="auto"/>
            <w:vAlign w:val="center"/>
          </w:tcPr>
          <w:p w:rsidR="00584F18" w:rsidRPr="00FF625E" w:rsidRDefault="00584F18" w:rsidP="00B6771B">
            <w:pPr>
              <w:pStyle w:val="TabelleKlein"/>
            </w:pPr>
            <w:r w:rsidRPr="00FF625E">
              <w:t>0x73</w:t>
            </w:r>
          </w:p>
        </w:tc>
        <w:tc>
          <w:tcPr>
            <w:tcW w:w="0" w:type="auto"/>
            <w:vAlign w:val="center"/>
          </w:tcPr>
          <w:p w:rsidR="00584F18" w:rsidRPr="00FF625E" w:rsidRDefault="00584F18" w:rsidP="00B6771B">
            <w:pPr>
              <w:pStyle w:val="TabelleKlein"/>
            </w:pPr>
            <w:r w:rsidRPr="00FF625E">
              <w:t>s</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lastRenderedPageBreak/>
              <w:t>0x9B</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0x27</w:t>
            </w:r>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0x9C</w:t>
            </w:r>
          </w:p>
        </w:tc>
        <w:tc>
          <w:tcPr>
            <w:tcW w:w="0" w:type="auto"/>
            <w:vAlign w:val="center"/>
          </w:tcPr>
          <w:p w:rsidR="00584F18" w:rsidRPr="00FF625E" w:rsidRDefault="00584F18" w:rsidP="00B6771B">
            <w:pPr>
              <w:pStyle w:val="TabelleKlein"/>
            </w:pPr>
            <w:r w:rsidRPr="00FF625E">
              <w:t>œ</w:t>
            </w:r>
          </w:p>
        </w:tc>
        <w:tc>
          <w:tcPr>
            <w:tcW w:w="0" w:type="auto"/>
            <w:vAlign w:val="center"/>
          </w:tcPr>
          <w:p w:rsidR="00584F18" w:rsidRPr="00FF625E" w:rsidRDefault="00584F18" w:rsidP="00B6771B">
            <w:pPr>
              <w:pStyle w:val="TabelleKlein"/>
            </w:pPr>
            <w:r w:rsidRPr="00FF625E">
              <w:t>0x6F 0x65</w:t>
            </w:r>
          </w:p>
        </w:tc>
        <w:tc>
          <w:tcPr>
            <w:tcW w:w="0" w:type="auto"/>
            <w:vAlign w:val="center"/>
          </w:tcPr>
          <w:p w:rsidR="00584F18" w:rsidRPr="00FF625E" w:rsidRDefault="00584F18" w:rsidP="00B6771B">
            <w:pPr>
              <w:pStyle w:val="TabelleKlein"/>
            </w:pPr>
            <w:r w:rsidRPr="00FF625E">
              <w:t>oe</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0x9D</w:t>
            </w:r>
          </w:p>
        </w:tc>
        <w:tc>
          <w:tcPr>
            <w:tcW w:w="0" w:type="auto"/>
            <w:vAlign w:val="center"/>
          </w:tcPr>
          <w:p w:rsidR="00584F18" w:rsidRPr="00FF625E" w:rsidRDefault="00584F18" w:rsidP="00B6771B">
            <w:pPr>
              <w:pStyle w:val="TabelleKlein"/>
            </w:pPr>
          </w:p>
        </w:tc>
        <w:tc>
          <w:tcPr>
            <w:tcW w:w="0" w:type="auto"/>
            <w:vAlign w:val="center"/>
          </w:tcPr>
          <w:p w:rsidR="00584F18" w:rsidRPr="00FF625E" w:rsidRDefault="00584F18" w:rsidP="00B6771B">
            <w:pPr>
              <w:pStyle w:val="TabelleKlein"/>
            </w:pPr>
            <w:r w:rsidRPr="00FF625E">
              <w:t>0x5F</w:t>
            </w:r>
          </w:p>
        </w:tc>
        <w:tc>
          <w:tcPr>
            <w:tcW w:w="0" w:type="auto"/>
            <w:vAlign w:val="center"/>
          </w:tcPr>
          <w:p w:rsidR="00584F18" w:rsidRPr="00FF625E" w:rsidRDefault="00584F18" w:rsidP="00B6771B">
            <w:pPr>
              <w:pStyle w:val="TabelleKlein"/>
            </w:pPr>
            <w:r w:rsidRPr="00FF625E">
              <w:t>_</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0x9E</w:t>
            </w:r>
          </w:p>
        </w:tc>
        <w:tc>
          <w:tcPr>
            <w:tcW w:w="0" w:type="auto"/>
            <w:vAlign w:val="center"/>
          </w:tcPr>
          <w:p w:rsidR="00584F18" w:rsidRPr="00FF625E" w:rsidRDefault="00584F18" w:rsidP="00B6771B">
            <w:pPr>
              <w:pStyle w:val="TabelleKlein"/>
            </w:pPr>
            <w:r w:rsidRPr="00FF625E">
              <w:t>ž</w:t>
            </w:r>
          </w:p>
        </w:tc>
        <w:tc>
          <w:tcPr>
            <w:tcW w:w="0" w:type="auto"/>
            <w:vAlign w:val="center"/>
          </w:tcPr>
          <w:p w:rsidR="00584F18" w:rsidRPr="00FF625E" w:rsidRDefault="00584F18" w:rsidP="00B6771B">
            <w:pPr>
              <w:pStyle w:val="TabelleKlein"/>
            </w:pPr>
            <w:r w:rsidRPr="00FF625E">
              <w:t>0x7A</w:t>
            </w:r>
          </w:p>
        </w:tc>
        <w:tc>
          <w:tcPr>
            <w:tcW w:w="0" w:type="auto"/>
            <w:vAlign w:val="center"/>
          </w:tcPr>
          <w:p w:rsidR="00584F18" w:rsidRPr="00FF625E" w:rsidRDefault="00584F18" w:rsidP="00B6771B">
            <w:pPr>
              <w:pStyle w:val="TabelleKlein"/>
            </w:pPr>
            <w:r w:rsidRPr="00FF625E">
              <w:t>z</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0x9F</w:t>
            </w:r>
          </w:p>
        </w:tc>
        <w:tc>
          <w:tcPr>
            <w:tcW w:w="0" w:type="auto"/>
            <w:vAlign w:val="center"/>
          </w:tcPr>
          <w:p w:rsidR="00584F18" w:rsidRPr="00FF625E" w:rsidRDefault="00584F18" w:rsidP="00B6771B">
            <w:pPr>
              <w:pStyle w:val="TabelleKlein"/>
            </w:pPr>
            <w:r w:rsidRPr="00FF625E">
              <w:t>Ÿ</w:t>
            </w:r>
          </w:p>
        </w:tc>
        <w:tc>
          <w:tcPr>
            <w:tcW w:w="0" w:type="auto"/>
            <w:vAlign w:val="center"/>
          </w:tcPr>
          <w:p w:rsidR="00584F18" w:rsidRPr="00FF625E" w:rsidRDefault="00584F18" w:rsidP="00B6771B">
            <w:pPr>
              <w:pStyle w:val="TabelleKlein"/>
            </w:pPr>
            <w:r w:rsidRPr="00FF625E">
              <w:t>0x59</w:t>
            </w:r>
          </w:p>
        </w:tc>
        <w:tc>
          <w:tcPr>
            <w:tcW w:w="0" w:type="auto"/>
            <w:vAlign w:val="center"/>
          </w:tcPr>
          <w:p w:rsidR="00584F18" w:rsidRPr="00FF625E" w:rsidRDefault="00584F18" w:rsidP="00B6771B">
            <w:pPr>
              <w:pStyle w:val="TabelleKlein"/>
            </w:pPr>
            <w:r w:rsidRPr="00FF625E">
              <w:t>Y</w:t>
            </w:r>
          </w:p>
        </w:tc>
      </w:tr>
    </w:tbl>
    <w:p w:rsidR="00584F18" w:rsidRDefault="00584F18" w:rsidP="00584F18">
      <w:pPr>
        <w:rPr>
          <w:b/>
          <w:bCs/>
        </w:rPr>
      </w:pPr>
      <w:bookmarkStart w:id="250" w:name="_Toc232485744"/>
    </w:p>
    <w:p w:rsidR="00584F18" w:rsidRDefault="00584F18" w:rsidP="00584F18">
      <w:pPr>
        <w:rPr>
          <w:b/>
          <w:bCs/>
        </w:rPr>
      </w:pPr>
      <w:r>
        <w:rPr>
          <w:b/>
          <w:bCs/>
        </w:rPr>
        <w:t>H.2.5</w:t>
      </w:r>
      <w:r>
        <w:rPr>
          <w:b/>
          <w:bCs/>
        </w:rPr>
        <w:tab/>
      </w:r>
      <w:r w:rsidRPr="00C80C3F">
        <w:rPr>
          <w:b/>
          <w:bCs/>
        </w:rPr>
        <w:t xml:space="preserve">Normalisierung Codepage-1252, ISO-8859 und Unicode im Bereich 0xA0–0xFF </w:t>
      </w:r>
      <w:r>
        <w:rPr>
          <w:b/>
          <w:bCs/>
        </w:rPr>
        <w:br/>
      </w:r>
      <w:r>
        <w:rPr>
          <w:b/>
          <w:bCs/>
        </w:rPr>
        <w:tab/>
      </w:r>
      <w:r w:rsidRPr="00C80C3F">
        <w:rPr>
          <w:b/>
          <w:bCs/>
        </w:rPr>
        <w:t>(U+00A0 – U+00FF)</w:t>
      </w:r>
      <w:bookmarkEnd w:id="250"/>
    </w:p>
    <w:p w:rsidR="00584F18" w:rsidRDefault="00584F18" w:rsidP="00584F18">
      <w:pPr>
        <w:spacing w:line="300" w:lineRule="atLeast"/>
        <w:jc w:val="both"/>
      </w:pPr>
      <w:r>
        <w:t xml:space="preserve">Diese und die folgenden Mappings bilden Zeichen aus UTF-8 (Teilmenge) und ISO-8859, die nicht im US-ASCII-Bereich liegen, auf </w:t>
      </w:r>
      <w:r w:rsidRPr="00C80C3F">
        <w:rPr>
          <w:bCs/>
          <w:i/>
        </w:rPr>
        <w:t>visuell ähnliche</w:t>
      </w:r>
      <w:r>
        <w:t xml:space="preserve"> US-ASCII-Zeichen ab.</w:t>
      </w:r>
    </w:p>
    <w:p w:rsidR="00584F18" w:rsidRDefault="00584F18" w:rsidP="00584F18">
      <w:pPr>
        <w:spacing w:line="300" w:lineRule="atLeast"/>
        <w:jc w:val="both"/>
      </w:pPr>
      <w:r>
        <w:t>Die relevanten und erlaubten Code Pages des ISO-8859 Standards sind:</w:t>
      </w:r>
    </w:p>
    <w:tbl>
      <w:tblPr>
        <w:tblW w:w="0" w:type="auto"/>
        <w:tblInd w:w="228" w:type="dxa"/>
        <w:tblCellMar>
          <w:top w:w="20" w:type="dxa"/>
          <w:bottom w:w="20" w:type="dxa"/>
        </w:tblCellMar>
        <w:tblLook w:val="01E0" w:firstRow="1" w:lastRow="1" w:firstColumn="1" w:lastColumn="1" w:noHBand="0" w:noVBand="0"/>
      </w:tblPr>
      <w:tblGrid>
        <w:gridCol w:w="1680"/>
        <w:gridCol w:w="2880"/>
      </w:tblGrid>
      <w:tr w:rsidR="00584F18" w:rsidTr="00B6771B">
        <w:tc>
          <w:tcPr>
            <w:tcW w:w="1680" w:type="dxa"/>
          </w:tcPr>
          <w:p w:rsidR="00584F18" w:rsidRDefault="00584F18" w:rsidP="00B6771B">
            <w:pPr>
              <w:spacing w:line="300" w:lineRule="atLeast"/>
              <w:jc w:val="both"/>
            </w:pPr>
            <w:r>
              <w:t>Code Page 1</w:t>
            </w:r>
          </w:p>
        </w:tc>
        <w:tc>
          <w:tcPr>
            <w:tcW w:w="2880" w:type="dxa"/>
          </w:tcPr>
          <w:p w:rsidR="00584F18" w:rsidRDefault="00584F18" w:rsidP="00B6771B">
            <w:pPr>
              <w:spacing w:line="300" w:lineRule="atLeast"/>
              <w:jc w:val="both"/>
            </w:pPr>
            <w:r>
              <w:t>Latin-1, Westeuropäisch</w:t>
            </w:r>
          </w:p>
        </w:tc>
      </w:tr>
      <w:tr w:rsidR="00584F18" w:rsidTr="00B6771B">
        <w:tc>
          <w:tcPr>
            <w:tcW w:w="1680" w:type="dxa"/>
          </w:tcPr>
          <w:p w:rsidR="00584F18" w:rsidRDefault="00584F18" w:rsidP="00B6771B">
            <w:pPr>
              <w:spacing w:line="300" w:lineRule="atLeast"/>
              <w:jc w:val="both"/>
            </w:pPr>
            <w:r>
              <w:t>Code Page 15</w:t>
            </w:r>
          </w:p>
        </w:tc>
        <w:tc>
          <w:tcPr>
            <w:tcW w:w="2880" w:type="dxa"/>
          </w:tcPr>
          <w:p w:rsidR="00584F18" w:rsidRDefault="00584F18" w:rsidP="00B6771B">
            <w:pPr>
              <w:spacing w:line="300" w:lineRule="atLeast"/>
              <w:jc w:val="both"/>
            </w:pPr>
            <w:r>
              <w:t>Latin-9, Westeuropäisch</w:t>
            </w:r>
          </w:p>
        </w:tc>
      </w:tr>
    </w:tbl>
    <w:p w:rsidR="00584F18" w:rsidRDefault="00584F18" w:rsidP="00584F18">
      <w:pPr>
        <w:spacing w:line="300" w:lineRule="atLeast"/>
        <w:jc w:val="both"/>
      </w:pPr>
    </w:p>
    <w:p w:rsidR="00584F18" w:rsidRDefault="00584F18" w:rsidP="00584F18">
      <w:pPr>
        <w:spacing w:line="300" w:lineRule="atLeast"/>
        <w:jc w:val="both"/>
      </w:pPr>
      <w:r>
        <w:t>Die folgende Tabelle enthält das Mapping von ISO-8859-1-Zeichen und Unicode-Zeichen ausserhalb des US-US-ASCII-Bereiches (0xA0 – 0xFF) in visuell ähnliche US-ASCII Zeichen bzw. Zeichenfolgen unter Berücksichtigung der Einschränkungen des obigen Abschnittes E</w:t>
      </w:r>
      <w:r w:rsidRPr="003D6530">
        <w:t>.2.</w:t>
      </w:r>
      <w:r>
        <w:t>2</w:t>
      </w:r>
      <w:r w:rsidRPr="003D6530">
        <w:t>.</w:t>
      </w:r>
      <w:r>
        <w:t>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0"/>
        <w:gridCol w:w="803"/>
        <w:gridCol w:w="2624"/>
        <w:gridCol w:w="763"/>
        <w:gridCol w:w="1177"/>
        <w:gridCol w:w="830"/>
      </w:tblGrid>
      <w:tr w:rsidR="00584F18" w:rsidRPr="00FF625E" w:rsidTr="00B6771B">
        <w:trPr>
          <w:cantSplit/>
          <w:tblHeader/>
        </w:trPr>
        <w:tc>
          <w:tcPr>
            <w:tcW w:w="0" w:type="auto"/>
            <w:gridSpan w:val="4"/>
            <w:tcBorders>
              <w:bottom w:val="single" w:sz="4" w:space="0" w:color="auto"/>
            </w:tcBorders>
            <w:shd w:val="clear" w:color="auto" w:fill="99CCFF"/>
          </w:tcPr>
          <w:p w:rsidR="00584F18" w:rsidRPr="00FF625E" w:rsidRDefault="00584F18" w:rsidP="00B6771B">
            <w:pPr>
              <w:pStyle w:val="TabelleKlein"/>
              <w:jc w:val="left"/>
              <w:rPr>
                <w:b/>
              </w:rPr>
            </w:pPr>
            <w:r w:rsidRPr="00FF625E">
              <w:rPr>
                <w:b/>
              </w:rPr>
              <w:t>Von...</w:t>
            </w:r>
          </w:p>
        </w:tc>
        <w:tc>
          <w:tcPr>
            <w:tcW w:w="0" w:type="auto"/>
            <w:gridSpan w:val="2"/>
            <w:tcBorders>
              <w:bottom w:val="single" w:sz="4" w:space="0" w:color="auto"/>
            </w:tcBorders>
            <w:shd w:val="clear" w:color="auto" w:fill="548DD4" w:themeFill="text2" w:themeFillTint="99"/>
          </w:tcPr>
          <w:p w:rsidR="00584F18" w:rsidRPr="00FF625E" w:rsidRDefault="00584F18" w:rsidP="00B6771B">
            <w:pPr>
              <w:pStyle w:val="TabelleKlein"/>
              <w:jc w:val="left"/>
              <w:rPr>
                <w:b/>
              </w:rPr>
            </w:pPr>
            <w:r w:rsidRPr="00FF625E">
              <w:rPr>
                <w:b/>
              </w:rPr>
              <w:t>Nach...</w:t>
            </w:r>
          </w:p>
        </w:tc>
      </w:tr>
      <w:tr w:rsidR="00584F18" w:rsidRPr="00FF625E" w:rsidTr="00B6771B">
        <w:trPr>
          <w:cantSplit/>
          <w:tblHeader/>
        </w:trPr>
        <w:tc>
          <w:tcPr>
            <w:tcW w:w="0" w:type="auto"/>
            <w:shd w:val="clear" w:color="auto" w:fill="99CCFF"/>
          </w:tcPr>
          <w:p w:rsidR="00584F18" w:rsidRPr="00FF625E" w:rsidRDefault="00584F18" w:rsidP="00B6771B">
            <w:pPr>
              <w:pStyle w:val="TabelleKlein"/>
              <w:jc w:val="left"/>
              <w:rPr>
                <w:b/>
              </w:rPr>
            </w:pPr>
            <w:r w:rsidRPr="00FF625E">
              <w:rPr>
                <w:b/>
              </w:rPr>
              <w:t>ISO-8859-1</w:t>
            </w:r>
          </w:p>
        </w:tc>
        <w:tc>
          <w:tcPr>
            <w:tcW w:w="0" w:type="auto"/>
            <w:shd w:val="clear" w:color="auto" w:fill="99CCFF"/>
          </w:tcPr>
          <w:p w:rsidR="00584F18" w:rsidRPr="00FF625E" w:rsidRDefault="00584F18" w:rsidP="00B6771B">
            <w:pPr>
              <w:pStyle w:val="TabelleKlein"/>
              <w:jc w:val="left"/>
              <w:rPr>
                <w:b/>
              </w:rPr>
            </w:pPr>
            <w:r w:rsidRPr="00FF625E">
              <w:rPr>
                <w:b/>
              </w:rPr>
              <w:t>Unicode</w:t>
            </w:r>
          </w:p>
        </w:tc>
        <w:tc>
          <w:tcPr>
            <w:tcW w:w="0" w:type="auto"/>
            <w:shd w:val="clear" w:color="auto" w:fill="99CCFF"/>
          </w:tcPr>
          <w:p w:rsidR="00584F18" w:rsidRPr="00FF625E" w:rsidRDefault="00584F18" w:rsidP="00B6771B">
            <w:pPr>
              <w:pStyle w:val="TabelleKlein"/>
              <w:jc w:val="left"/>
              <w:rPr>
                <w:b/>
              </w:rPr>
            </w:pPr>
            <w:r w:rsidRPr="00FF625E">
              <w:rPr>
                <w:b/>
              </w:rPr>
              <w:t>Unicode Description</w:t>
            </w:r>
          </w:p>
        </w:tc>
        <w:tc>
          <w:tcPr>
            <w:tcW w:w="0" w:type="auto"/>
            <w:shd w:val="clear" w:color="auto" w:fill="99CCFF"/>
          </w:tcPr>
          <w:p w:rsidR="00584F18" w:rsidRPr="00FF625E" w:rsidRDefault="00584F18" w:rsidP="00B6771B">
            <w:pPr>
              <w:pStyle w:val="TabelleKlein"/>
              <w:jc w:val="left"/>
              <w:rPr>
                <w:b/>
              </w:rPr>
            </w:pPr>
            <w:r w:rsidRPr="00FF625E">
              <w:rPr>
                <w:b/>
              </w:rPr>
              <w:t>Symbol</w:t>
            </w:r>
          </w:p>
        </w:tc>
        <w:tc>
          <w:tcPr>
            <w:tcW w:w="0" w:type="auto"/>
            <w:shd w:val="clear" w:color="auto" w:fill="548DD4" w:themeFill="text2" w:themeFillTint="99"/>
          </w:tcPr>
          <w:p w:rsidR="00584F18" w:rsidRPr="00FF625E" w:rsidRDefault="00584F18" w:rsidP="00B6771B">
            <w:pPr>
              <w:pStyle w:val="TabelleKlein"/>
              <w:jc w:val="left"/>
              <w:rPr>
                <w:b/>
              </w:rPr>
            </w:pPr>
            <w:r w:rsidRPr="00FF625E">
              <w:rPr>
                <w:b/>
              </w:rPr>
              <w:t>US-ASCII</w:t>
            </w:r>
          </w:p>
        </w:tc>
        <w:tc>
          <w:tcPr>
            <w:tcW w:w="0" w:type="auto"/>
            <w:shd w:val="clear" w:color="auto" w:fill="548DD4" w:themeFill="text2" w:themeFillTint="99"/>
          </w:tcPr>
          <w:p w:rsidR="00584F18" w:rsidRPr="00FF625E" w:rsidRDefault="00584F18" w:rsidP="00B6771B">
            <w:pPr>
              <w:pStyle w:val="TabelleKlein"/>
              <w:jc w:val="left"/>
              <w:rPr>
                <w:b/>
              </w:rPr>
            </w:pPr>
            <w:r w:rsidRPr="00FF625E">
              <w:rPr>
                <w:b/>
              </w:rPr>
              <w:t>Symbols</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0XA0 </w:t>
            </w:r>
          </w:p>
        </w:tc>
        <w:tc>
          <w:tcPr>
            <w:tcW w:w="0" w:type="auto"/>
          </w:tcPr>
          <w:p w:rsidR="00584F18" w:rsidRPr="00FF625E" w:rsidRDefault="00584F18" w:rsidP="00B6771B">
            <w:pPr>
              <w:pStyle w:val="TabelleKlein"/>
              <w:jc w:val="left"/>
            </w:pPr>
            <w:r w:rsidRPr="00FF625E">
              <w:t xml:space="preserve">U+00A0 </w:t>
            </w:r>
          </w:p>
        </w:tc>
        <w:tc>
          <w:tcPr>
            <w:tcW w:w="0" w:type="auto"/>
          </w:tcPr>
          <w:p w:rsidR="00584F18" w:rsidRPr="00FF625E" w:rsidRDefault="00584F18" w:rsidP="00B6771B">
            <w:pPr>
              <w:pStyle w:val="TabelleKlein"/>
              <w:jc w:val="left"/>
            </w:pPr>
            <w:r w:rsidRPr="00FF625E">
              <w:t>Non-breaking space</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0x20</w:t>
            </w:r>
          </w:p>
        </w:tc>
        <w:tc>
          <w:tcPr>
            <w:tcW w:w="0" w:type="auto"/>
          </w:tcPr>
          <w:p w:rsidR="00584F18" w:rsidRPr="00FF625E" w:rsidRDefault="00584F18" w:rsidP="00B6771B">
            <w:pPr>
              <w:pStyle w:val="TabelleKlein"/>
              <w:jc w:val="left"/>
            </w:pPr>
            <w:r w:rsidRPr="00FF625E">
              <w:t>SP</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0xA1 </w:t>
            </w:r>
          </w:p>
        </w:tc>
        <w:tc>
          <w:tcPr>
            <w:tcW w:w="0" w:type="auto"/>
          </w:tcPr>
          <w:p w:rsidR="00584F18" w:rsidRPr="00FF625E" w:rsidRDefault="00584F18" w:rsidP="00B6771B">
            <w:pPr>
              <w:pStyle w:val="TabelleKlein"/>
              <w:jc w:val="left"/>
            </w:pPr>
            <w:r w:rsidRPr="00FF625E">
              <w:t xml:space="preserve">U+00A1 </w:t>
            </w:r>
          </w:p>
        </w:tc>
        <w:tc>
          <w:tcPr>
            <w:tcW w:w="0" w:type="auto"/>
          </w:tcPr>
          <w:p w:rsidR="00584F18" w:rsidRPr="00FF625E" w:rsidRDefault="00584F18" w:rsidP="00B6771B">
            <w:pPr>
              <w:pStyle w:val="TabelleKlein"/>
              <w:jc w:val="left"/>
            </w:pPr>
            <w:r w:rsidRPr="00FF625E">
              <w:t>Inverted Exclamation Mark</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0xA2 </w:t>
            </w:r>
          </w:p>
        </w:tc>
        <w:tc>
          <w:tcPr>
            <w:tcW w:w="0" w:type="auto"/>
          </w:tcPr>
          <w:p w:rsidR="00584F18" w:rsidRPr="00FF625E" w:rsidRDefault="00584F18" w:rsidP="00B6771B">
            <w:pPr>
              <w:pStyle w:val="TabelleKlein"/>
              <w:jc w:val="left"/>
            </w:pPr>
            <w:r w:rsidRPr="00FF625E">
              <w:t xml:space="preserve">U+00A2 </w:t>
            </w:r>
          </w:p>
        </w:tc>
        <w:tc>
          <w:tcPr>
            <w:tcW w:w="0" w:type="auto"/>
          </w:tcPr>
          <w:p w:rsidR="00584F18" w:rsidRPr="00FF625E" w:rsidRDefault="00584F18" w:rsidP="00B6771B">
            <w:pPr>
              <w:pStyle w:val="TabelleKlein"/>
              <w:jc w:val="left"/>
            </w:pPr>
            <w:r w:rsidRPr="00FF625E">
              <w:t>Cent sign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0x63</w:t>
            </w:r>
          </w:p>
        </w:tc>
        <w:tc>
          <w:tcPr>
            <w:tcW w:w="0" w:type="auto"/>
          </w:tcPr>
          <w:p w:rsidR="00584F18" w:rsidRPr="00FF625E" w:rsidRDefault="00584F18" w:rsidP="00B6771B">
            <w:pPr>
              <w:pStyle w:val="TabelleKlein"/>
              <w:jc w:val="left"/>
            </w:pPr>
            <w:r w:rsidRPr="00FF625E">
              <w:t>c</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0xA3 </w:t>
            </w:r>
          </w:p>
        </w:tc>
        <w:tc>
          <w:tcPr>
            <w:tcW w:w="0" w:type="auto"/>
          </w:tcPr>
          <w:p w:rsidR="00584F18" w:rsidRPr="00FF625E" w:rsidRDefault="00584F18" w:rsidP="00B6771B">
            <w:pPr>
              <w:pStyle w:val="TabelleKlein"/>
              <w:jc w:val="left"/>
            </w:pPr>
            <w:r w:rsidRPr="00FF625E">
              <w:t xml:space="preserve">U+00A3 </w:t>
            </w:r>
          </w:p>
        </w:tc>
        <w:tc>
          <w:tcPr>
            <w:tcW w:w="0" w:type="auto"/>
          </w:tcPr>
          <w:p w:rsidR="00584F18" w:rsidRPr="00FF625E" w:rsidRDefault="00584F18" w:rsidP="00B6771B">
            <w:pPr>
              <w:pStyle w:val="TabelleKlein"/>
              <w:jc w:val="left"/>
            </w:pPr>
            <w:r w:rsidRPr="00FF625E">
              <w:t>Pound sign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0x4C 0x3D</w:t>
            </w:r>
          </w:p>
        </w:tc>
        <w:tc>
          <w:tcPr>
            <w:tcW w:w="0" w:type="auto"/>
          </w:tcPr>
          <w:p w:rsidR="00584F18" w:rsidRPr="00FF625E" w:rsidRDefault="00584F18" w:rsidP="00B6771B">
            <w:pPr>
              <w:pStyle w:val="TabelleKlein"/>
              <w:jc w:val="left"/>
            </w:pPr>
            <w:r w:rsidRPr="00FF625E">
              <w:t>L=</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0xA4 </w:t>
            </w:r>
          </w:p>
        </w:tc>
        <w:tc>
          <w:tcPr>
            <w:tcW w:w="0" w:type="auto"/>
          </w:tcPr>
          <w:p w:rsidR="00584F18" w:rsidRPr="00FF625E" w:rsidRDefault="00584F18" w:rsidP="00B6771B">
            <w:pPr>
              <w:pStyle w:val="TabelleKlein"/>
              <w:jc w:val="left"/>
            </w:pPr>
            <w:r w:rsidRPr="00FF625E">
              <w:t xml:space="preserve">U+00A4 </w:t>
            </w:r>
          </w:p>
        </w:tc>
        <w:tc>
          <w:tcPr>
            <w:tcW w:w="0" w:type="auto"/>
          </w:tcPr>
          <w:p w:rsidR="00584F18" w:rsidRPr="00FF625E" w:rsidRDefault="00584F18" w:rsidP="00B6771B">
            <w:pPr>
              <w:pStyle w:val="TabelleKlein"/>
              <w:jc w:val="left"/>
            </w:pPr>
            <w:r w:rsidRPr="00FF625E">
              <w:t>Currency sign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0x49 0x3D</w:t>
            </w:r>
          </w:p>
        </w:tc>
        <w:tc>
          <w:tcPr>
            <w:tcW w:w="0" w:type="auto"/>
          </w:tcPr>
          <w:p w:rsidR="00584F18" w:rsidRPr="00FF625E" w:rsidRDefault="00584F18" w:rsidP="00B6771B">
            <w:pPr>
              <w:pStyle w:val="TabelleKlein"/>
              <w:jc w:val="left"/>
            </w:pPr>
            <w:r w:rsidRPr="00FF625E">
              <w:t>I=</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0xA5 </w:t>
            </w:r>
          </w:p>
        </w:tc>
        <w:tc>
          <w:tcPr>
            <w:tcW w:w="0" w:type="auto"/>
          </w:tcPr>
          <w:p w:rsidR="00584F18" w:rsidRPr="00FF625E" w:rsidRDefault="00584F18" w:rsidP="00B6771B">
            <w:pPr>
              <w:pStyle w:val="TabelleKlein"/>
              <w:jc w:val="left"/>
            </w:pPr>
            <w:r w:rsidRPr="00FF625E">
              <w:t xml:space="preserve">U+00A5 </w:t>
            </w:r>
          </w:p>
        </w:tc>
        <w:tc>
          <w:tcPr>
            <w:tcW w:w="0" w:type="auto"/>
          </w:tcPr>
          <w:p w:rsidR="00584F18" w:rsidRPr="00FF625E" w:rsidRDefault="00584F18" w:rsidP="00B6771B">
            <w:pPr>
              <w:pStyle w:val="TabelleKlein"/>
              <w:jc w:val="left"/>
            </w:pPr>
            <w:r w:rsidRPr="00FF625E">
              <w:t>Yen sign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0x59 0x3D</w:t>
            </w:r>
          </w:p>
        </w:tc>
        <w:tc>
          <w:tcPr>
            <w:tcW w:w="0" w:type="auto"/>
          </w:tcPr>
          <w:p w:rsidR="00584F18" w:rsidRPr="00FF625E" w:rsidRDefault="00584F18" w:rsidP="00B6771B">
            <w:pPr>
              <w:pStyle w:val="TabelleKlein"/>
              <w:jc w:val="left"/>
            </w:pPr>
            <w:r w:rsidRPr="00FF625E">
              <w:t>Y=</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0xA6 </w:t>
            </w:r>
          </w:p>
        </w:tc>
        <w:tc>
          <w:tcPr>
            <w:tcW w:w="0" w:type="auto"/>
          </w:tcPr>
          <w:p w:rsidR="00584F18" w:rsidRPr="00FF625E" w:rsidRDefault="00584F18" w:rsidP="00B6771B">
            <w:pPr>
              <w:pStyle w:val="TabelleKlein"/>
              <w:jc w:val="left"/>
            </w:pPr>
            <w:r w:rsidRPr="00FF625E">
              <w:t xml:space="preserve">U+00A6 </w:t>
            </w:r>
          </w:p>
        </w:tc>
        <w:tc>
          <w:tcPr>
            <w:tcW w:w="0" w:type="auto"/>
          </w:tcPr>
          <w:p w:rsidR="00584F18" w:rsidRPr="00FF625E" w:rsidRDefault="00584F18" w:rsidP="00B6771B">
            <w:pPr>
              <w:pStyle w:val="TabelleKlein"/>
              <w:jc w:val="left"/>
            </w:pPr>
            <w:r w:rsidRPr="00FF625E">
              <w:t>Broken bar</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0xA7 </w:t>
            </w:r>
          </w:p>
        </w:tc>
        <w:tc>
          <w:tcPr>
            <w:tcW w:w="0" w:type="auto"/>
          </w:tcPr>
          <w:p w:rsidR="00584F18" w:rsidRPr="00FF625E" w:rsidRDefault="00584F18" w:rsidP="00B6771B">
            <w:pPr>
              <w:pStyle w:val="TabelleKlein"/>
              <w:jc w:val="left"/>
            </w:pPr>
            <w:r w:rsidRPr="00FF625E">
              <w:t xml:space="preserve">U+00A7 </w:t>
            </w:r>
          </w:p>
        </w:tc>
        <w:tc>
          <w:tcPr>
            <w:tcW w:w="0" w:type="auto"/>
          </w:tcPr>
          <w:p w:rsidR="00584F18" w:rsidRPr="00FF625E" w:rsidRDefault="00584F18" w:rsidP="00B6771B">
            <w:pPr>
              <w:pStyle w:val="TabelleKlein"/>
              <w:jc w:val="left"/>
            </w:pPr>
            <w:r w:rsidRPr="00FF625E">
              <w:t>Section sign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0x53 0x53</w:t>
            </w:r>
          </w:p>
        </w:tc>
        <w:tc>
          <w:tcPr>
            <w:tcW w:w="0" w:type="auto"/>
          </w:tcPr>
          <w:p w:rsidR="00584F18" w:rsidRPr="00FF625E" w:rsidRDefault="00584F18" w:rsidP="00B6771B">
            <w:pPr>
              <w:pStyle w:val="TabelleKlein"/>
              <w:jc w:val="left"/>
            </w:pPr>
            <w:r w:rsidRPr="00FF625E">
              <w:t>SS</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0xA8 </w:t>
            </w:r>
          </w:p>
        </w:tc>
        <w:tc>
          <w:tcPr>
            <w:tcW w:w="0" w:type="auto"/>
          </w:tcPr>
          <w:p w:rsidR="00584F18" w:rsidRPr="00FF625E" w:rsidRDefault="00584F18" w:rsidP="00B6771B">
            <w:pPr>
              <w:pStyle w:val="TabelleKlein"/>
              <w:jc w:val="left"/>
            </w:pPr>
            <w:r w:rsidRPr="00FF625E">
              <w:t xml:space="preserve">U+00A8 </w:t>
            </w:r>
          </w:p>
        </w:tc>
        <w:tc>
          <w:tcPr>
            <w:tcW w:w="0" w:type="auto"/>
          </w:tcPr>
          <w:p w:rsidR="00584F18" w:rsidRPr="00FF625E" w:rsidRDefault="00584F18" w:rsidP="00B6771B">
            <w:pPr>
              <w:pStyle w:val="TabelleKlein"/>
              <w:jc w:val="left"/>
            </w:pPr>
            <w:r w:rsidRPr="00FF625E">
              <w:t>Diaeresis</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0xA9 </w:t>
            </w:r>
          </w:p>
        </w:tc>
        <w:tc>
          <w:tcPr>
            <w:tcW w:w="0" w:type="auto"/>
          </w:tcPr>
          <w:p w:rsidR="00584F18" w:rsidRPr="00FF625E" w:rsidRDefault="00584F18" w:rsidP="00B6771B">
            <w:pPr>
              <w:pStyle w:val="TabelleKlein"/>
              <w:jc w:val="left"/>
            </w:pPr>
            <w:r w:rsidRPr="00FF625E">
              <w:t xml:space="preserve">U+00A9 </w:t>
            </w:r>
          </w:p>
        </w:tc>
        <w:tc>
          <w:tcPr>
            <w:tcW w:w="0" w:type="auto"/>
          </w:tcPr>
          <w:p w:rsidR="00584F18" w:rsidRPr="00FF625E" w:rsidRDefault="00584F18" w:rsidP="00B6771B">
            <w:pPr>
              <w:pStyle w:val="TabelleKlein"/>
              <w:jc w:val="left"/>
            </w:pPr>
            <w:r w:rsidRPr="00FF625E">
              <w:t>Copyright sign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0x28 0x63 0x29</w:t>
            </w:r>
          </w:p>
        </w:tc>
        <w:tc>
          <w:tcPr>
            <w:tcW w:w="0" w:type="auto"/>
          </w:tcPr>
          <w:p w:rsidR="00584F18" w:rsidRPr="00FF625E" w:rsidRDefault="00584F18" w:rsidP="00B6771B">
            <w:pPr>
              <w:pStyle w:val="TabelleKlein"/>
              <w:jc w:val="left"/>
            </w:pPr>
            <w:r w:rsidRPr="00FF625E">
              <w:t>(c)</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0xAA </w:t>
            </w:r>
          </w:p>
        </w:tc>
        <w:tc>
          <w:tcPr>
            <w:tcW w:w="0" w:type="auto"/>
          </w:tcPr>
          <w:p w:rsidR="00584F18" w:rsidRPr="00FF625E" w:rsidRDefault="00584F18" w:rsidP="00B6771B">
            <w:pPr>
              <w:pStyle w:val="TabelleKlein"/>
              <w:jc w:val="left"/>
            </w:pPr>
            <w:r w:rsidRPr="00FF625E">
              <w:t xml:space="preserve">U+00AA </w:t>
            </w:r>
          </w:p>
        </w:tc>
        <w:tc>
          <w:tcPr>
            <w:tcW w:w="0" w:type="auto"/>
          </w:tcPr>
          <w:p w:rsidR="00584F18" w:rsidRPr="00FF625E" w:rsidRDefault="00584F18" w:rsidP="00B6771B">
            <w:pPr>
              <w:pStyle w:val="TabelleKlein"/>
              <w:jc w:val="left"/>
            </w:pPr>
            <w:r w:rsidRPr="00FF625E">
              <w:t>Feminine Ordinal Indicator</w:t>
            </w:r>
          </w:p>
        </w:tc>
        <w:tc>
          <w:tcPr>
            <w:tcW w:w="0" w:type="auto"/>
          </w:tcPr>
          <w:p w:rsidR="00584F18" w:rsidRPr="00FF625E" w:rsidRDefault="00584F18" w:rsidP="00B6771B">
            <w:pPr>
              <w:pStyle w:val="TabelleKlein"/>
              <w:jc w:val="left"/>
            </w:pPr>
            <w:r w:rsidRPr="00FF625E">
              <w:t xml:space="preserve">ª </w:t>
            </w:r>
          </w:p>
        </w:tc>
        <w:tc>
          <w:tcPr>
            <w:tcW w:w="0" w:type="auto"/>
          </w:tcPr>
          <w:p w:rsidR="00584F18" w:rsidRPr="00FF625E" w:rsidRDefault="00584F18" w:rsidP="00B6771B">
            <w:pPr>
              <w:pStyle w:val="TabelleKlein"/>
              <w:jc w:val="left"/>
            </w:pPr>
            <w:r w:rsidRPr="00FF625E">
              <w:t>0x61</w:t>
            </w:r>
          </w:p>
        </w:tc>
        <w:tc>
          <w:tcPr>
            <w:tcW w:w="0" w:type="auto"/>
          </w:tcPr>
          <w:p w:rsidR="00584F18" w:rsidRPr="00FF625E" w:rsidRDefault="00584F18" w:rsidP="00B6771B">
            <w:pPr>
              <w:pStyle w:val="TabelleKlein"/>
              <w:jc w:val="left"/>
            </w:pPr>
            <w:r w:rsidRPr="00FF625E">
              <w:t>a</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0xAB </w:t>
            </w:r>
          </w:p>
        </w:tc>
        <w:tc>
          <w:tcPr>
            <w:tcW w:w="0" w:type="auto"/>
          </w:tcPr>
          <w:p w:rsidR="00584F18" w:rsidRPr="00FF625E" w:rsidRDefault="00584F18" w:rsidP="00B6771B">
            <w:pPr>
              <w:pStyle w:val="TabelleKlein"/>
              <w:jc w:val="left"/>
            </w:pPr>
            <w:r w:rsidRPr="00FF625E">
              <w:t xml:space="preserve">U+00AB </w:t>
            </w:r>
          </w:p>
        </w:tc>
        <w:tc>
          <w:tcPr>
            <w:tcW w:w="0" w:type="auto"/>
          </w:tcPr>
          <w:p w:rsidR="00584F18" w:rsidRPr="00FF625E" w:rsidRDefault="00584F18" w:rsidP="00B6771B">
            <w:pPr>
              <w:pStyle w:val="TabelleKlein"/>
              <w:jc w:val="left"/>
            </w:pPr>
            <w:r w:rsidRPr="00FF625E">
              <w:t>Left-pointing double angle quotation mark</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0xAC </w:t>
            </w:r>
          </w:p>
        </w:tc>
        <w:tc>
          <w:tcPr>
            <w:tcW w:w="0" w:type="auto"/>
          </w:tcPr>
          <w:p w:rsidR="00584F18" w:rsidRPr="00FF625E" w:rsidRDefault="00584F18" w:rsidP="00B6771B">
            <w:pPr>
              <w:pStyle w:val="TabelleKlein"/>
              <w:jc w:val="left"/>
            </w:pPr>
            <w:r w:rsidRPr="00FF625E">
              <w:t xml:space="preserve">U+00AC </w:t>
            </w:r>
          </w:p>
        </w:tc>
        <w:tc>
          <w:tcPr>
            <w:tcW w:w="0" w:type="auto"/>
          </w:tcPr>
          <w:p w:rsidR="00584F18" w:rsidRPr="00FF625E" w:rsidRDefault="00584F18" w:rsidP="00B6771B">
            <w:pPr>
              <w:pStyle w:val="TabelleKlein"/>
              <w:jc w:val="left"/>
            </w:pPr>
            <w:r w:rsidRPr="00FF625E">
              <w:t>Not sign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0xAD </w:t>
            </w:r>
          </w:p>
        </w:tc>
        <w:tc>
          <w:tcPr>
            <w:tcW w:w="0" w:type="auto"/>
          </w:tcPr>
          <w:p w:rsidR="00584F18" w:rsidRPr="00FF625E" w:rsidRDefault="00584F18" w:rsidP="00B6771B">
            <w:pPr>
              <w:pStyle w:val="TabelleKlein"/>
              <w:jc w:val="left"/>
            </w:pPr>
            <w:r w:rsidRPr="00FF625E">
              <w:t xml:space="preserve">U+00AD </w:t>
            </w:r>
          </w:p>
        </w:tc>
        <w:tc>
          <w:tcPr>
            <w:tcW w:w="0" w:type="auto"/>
          </w:tcPr>
          <w:p w:rsidR="00584F18" w:rsidRPr="00FF625E" w:rsidRDefault="00584F18" w:rsidP="00B6771B">
            <w:pPr>
              <w:pStyle w:val="TabelleKlein"/>
              <w:jc w:val="left"/>
            </w:pPr>
            <w:r w:rsidRPr="00FF625E">
              <w:t>Soft hyphen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0xAE </w:t>
            </w:r>
          </w:p>
        </w:tc>
        <w:tc>
          <w:tcPr>
            <w:tcW w:w="0" w:type="auto"/>
          </w:tcPr>
          <w:p w:rsidR="00584F18" w:rsidRPr="00FF625E" w:rsidRDefault="00584F18" w:rsidP="00B6771B">
            <w:pPr>
              <w:pStyle w:val="TabelleKlein"/>
              <w:jc w:val="left"/>
            </w:pPr>
            <w:r w:rsidRPr="00FF625E">
              <w:t xml:space="preserve">U+00AE </w:t>
            </w:r>
          </w:p>
        </w:tc>
        <w:tc>
          <w:tcPr>
            <w:tcW w:w="0" w:type="auto"/>
          </w:tcPr>
          <w:p w:rsidR="00584F18" w:rsidRPr="00FF625E" w:rsidRDefault="00584F18" w:rsidP="00B6771B">
            <w:pPr>
              <w:pStyle w:val="TabelleKlein"/>
              <w:jc w:val="left"/>
            </w:pPr>
            <w:r w:rsidRPr="00FF625E">
              <w:t>Registered sign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0x28 0x72 0x29</w:t>
            </w:r>
          </w:p>
        </w:tc>
        <w:tc>
          <w:tcPr>
            <w:tcW w:w="0" w:type="auto"/>
          </w:tcPr>
          <w:p w:rsidR="00584F18" w:rsidRPr="00FF625E" w:rsidRDefault="00584F18" w:rsidP="00B6771B">
            <w:pPr>
              <w:pStyle w:val="TabelleKlein"/>
              <w:jc w:val="left"/>
            </w:pPr>
            <w:r w:rsidRPr="00FF625E">
              <w:t>(r)</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0xAF </w:t>
            </w:r>
          </w:p>
        </w:tc>
        <w:tc>
          <w:tcPr>
            <w:tcW w:w="0" w:type="auto"/>
          </w:tcPr>
          <w:p w:rsidR="00584F18" w:rsidRPr="00FF625E" w:rsidRDefault="00584F18" w:rsidP="00B6771B">
            <w:pPr>
              <w:pStyle w:val="TabelleKlein"/>
              <w:jc w:val="left"/>
            </w:pPr>
            <w:r w:rsidRPr="00FF625E">
              <w:t xml:space="preserve">U+00AF </w:t>
            </w:r>
          </w:p>
        </w:tc>
        <w:tc>
          <w:tcPr>
            <w:tcW w:w="0" w:type="auto"/>
          </w:tcPr>
          <w:p w:rsidR="00584F18" w:rsidRPr="00FF625E" w:rsidRDefault="00584F18" w:rsidP="00B6771B">
            <w:pPr>
              <w:pStyle w:val="TabelleKlein"/>
              <w:jc w:val="left"/>
            </w:pPr>
            <w:r w:rsidRPr="00FF625E">
              <w:t>Macron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0xB0 </w:t>
            </w:r>
          </w:p>
        </w:tc>
        <w:tc>
          <w:tcPr>
            <w:tcW w:w="0" w:type="auto"/>
          </w:tcPr>
          <w:p w:rsidR="00584F18" w:rsidRPr="00FF625E" w:rsidRDefault="00584F18" w:rsidP="00B6771B">
            <w:pPr>
              <w:pStyle w:val="TabelleKlein"/>
              <w:jc w:val="left"/>
            </w:pPr>
            <w:r w:rsidRPr="00FF625E">
              <w:t xml:space="preserve">U+00B0 </w:t>
            </w:r>
          </w:p>
        </w:tc>
        <w:tc>
          <w:tcPr>
            <w:tcW w:w="0" w:type="auto"/>
          </w:tcPr>
          <w:p w:rsidR="00584F18" w:rsidRPr="00FF625E" w:rsidRDefault="00584F18" w:rsidP="00B6771B">
            <w:pPr>
              <w:pStyle w:val="TabelleKlein"/>
              <w:jc w:val="left"/>
            </w:pPr>
            <w:r w:rsidRPr="00FF625E">
              <w:t>Degree symbol</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0x64 0x65 0x67</w:t>
            </w:r>
          </w:p>
        </w:tc>
        <w:tc>
          <w:tcPr>
            <w:tcW w:w="0" w:type="auto"/>
          </w:tcPr>
          <w:p w:rsidR="00584F18" w:rsidRPr="00FF625E" w:rsidRDefault="00584F18" w:rsidP="00B6771B">
            <w:pPr>
              <w:pStyle w:val="TabelleKlein"/>
              <w:jc w:val="left"/>
            </w:pPr>
            <w:r w:rsidRPr="00FF625E">
              <w:t>deg</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0xB1 </w:t>
            </w:r>
          </w:p>
        </w:tc>
        <w:tc>
          <w:tcPr>
            <w:tcW w:w="0" w:type="auto"/>
          </w:tcPr>
          <w:p w:rsidR="00584F18" w:rsidRPr="00FF625E" w:rsidRDefault="00584F18" w:rsidP="00B6771B">
            <w:pPr>
              <w:pStyle w:val="TabelleKlein"/>
              <w:jc w:val="left"/>
            </w:pPr>
            <w:r w:rsidRPr="00FF625E">
              <w:t xml:space="preserve">U+00B1 </w:t>
            </w:r>
          </w:p>
        </w:tc>
        <w:tc>
          <w:tcPr>
            <w:tcW w:w="0" w:type="auto"/>
          </w:tcPr>
          <w:p w:rsidR="00584F18" w:rsidRPr="00FF625E" w:rsidRDefault="00584F18" w:rsidP="00B6771B">
            <w:pPr>
              <w:pStyle w:val="TabelleKlein"/>
              <w:jc w:val="left"/>
            </w:pPr>
            <w:r w:rsidRPr="00FF625E">
              <w:t>Plus-minus sign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0x2B 0x2D</w:t>
            </w:r>
          </w:p>
        </w:tc>
        <w:tc>
          <w:tcPr>
            <w:tcW w:w="0" w:type="auto"/>
          </w:tcPr>
          <w:p w:rsidR="00584F18" w:rsidRPr="00FF625E" w:rsidRDefault="00584F18" w:rsidP="00B6771B">
            <w:pPr>
              <w:pStyle w:val="TabelleKlein"/>
              <w:jc w:val="left"/>
            </w:pPr>
            <w:r w:rsidRPr="00FF625E">
              <w:t>+-</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0xB2 </w:t>
            </w:r>
          </w:p>
        </w:tc>
        <w:tc>
          <w:tcPr>
            <w:tcW w:w="0" w:type="auto"/>
          </w:tcPr>
          <w:p w:rsidR="00584F18" w:rsidRPr="00FF625E" w:rsidRDefault="00584F18" w:rsidP="00B6771B">
            <w:pPr>
              <w:pStyle w:val="TabelleKlein"/>
              <w:jc w:val="left"/>
            </w:pPr>
            <w:r w:rsidRPr="00FF625E">
              <w:t xml:space="preserve">U+00B2 </w:t>
            </w:r>
          </w:p>
        </w:tc>
        <w:tc>
          <w:tcPr>
            <w:tcW w:w="0" w:type="auto"/>
          </w:tcPr>
          <w:p w:rsidR="00584F18" w:rsidRPr="00FF625E" w:rsidRDefault="00584F18" w:rsidP="00B6771B">
            <w:pPr>
              <w:pStyle w:val="TabelleKlein"/>
              <w:jc w:val="left"/>
            </w:pPr>
            <w:r w:rsidRPr="00FF625E">
              <w:t>Superscript two</w:t>
            </w:r>
          </w:p>
        </w:tc>
        <w:tc>
          <w:tcPr>
            <w:tcW w:w="0" w:type="auto"/>
          </w:tcPr>
          <w:p w:rsidR="00584F18" w:rsidRPr="00FF625E" w:rsidRDefault="00584F18" w:rsidP="00B6771B">
            <w:pPr>
              <w:pStyle w:val="TabelleKlein"/>
              <w:jc w:val="left"/>
            </w:pPr>
            <w:r w:rsidRPr="00FF625E">
              <w:t xml:space="preserve">² </w:t>
            </w:r>
          </w:p>
        </w:tc>
        <w:tc>
          <w:tcPr>
            <w:tcW w:w="0" w:type="auto"/>
          </w:tcPr>
          <w:p w:rsidR="00584F18" w:rsidRPr="00FF625E" w:rsidRDefault="00584F18" w:rsidP="00B6771B">
            <w:pPr>
              <w:pStyle w:val="TabelleKlein"/>
              <w:jc w:val="left"/>
            </w:pPr>
            <w:r w:rsidRPr="00FF625E">
              <w:t>0x32</w:t>
            </w:r>
          </w:p>
        </w:tc>
        <w:tc>
          <w:tcPr>
            <w:tcW w:w="0" w:type="auto"/>
          </w:tcPr>
          <w:p w:rsidR="00584F18" w:rsidRPr="00FF625E" w:rsidRDefault="00584F18" w:rsidP="00B6771B">
            <w:pPr>
              <w:pStyle w:val="TabelleKlein"/>
              <w:jc w:val="left"/>
            </w:pPr>
            <w:r w:rsidRPr="00FF625E">
              <w:t>2</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0xB3 </w:t>
            </w:r>
          </w:p>
        </w:tc>
        <w:tc>
          <w:tcPr>
            <w:tcW w:w="0" w:type="auto"/>
          </w:tcPr>
          <w:p w:rsidR="00584F18" w:rsidRPr="00FF625E" w:rsidRDefault="00584F18" w:rsidP="00B6771B">
            <w:pPr>
              <w:pStyle w:val="TabelleKlein"/>
              <w:jc w:val="left"/>
            </w:pPr>
            <w:r w:rsidRPr="00FF625E">
              <w:t xml:space="preserve">U+00B3 </w:t>
            </w:r>
          </w:p>
        </w:tc>
        <w:tc>
          <w:tcPr>
            <w:tcW w:w="0" w:type="auto"/>
          </w:tcPr>
          <w:p w:rsidR="00584F18" w:rsidRPr="00FF625E" w:rsidRDefault="00584F18" w:rsidP="00B6771B">
            <w:pPr>
              <w:pStyle w:val="TabelleKlein"/>
              <w:jc w:val="left"/>
            </w:pPr>
            <w:r w:rsidRPr="00FF625E">
              <w:t>Superscript three</w:t>
            </w:r>
          </w:p>
        </w:tc>
        <w:tc>
          <w:tcPr>
            <w:tcW w:w="0" w:type="auto"/>
          </w:tcPr>
          <w:p w:rsidR="00584F18" w:rsidRPr="00FF625E" w:rsidRDefault="00584F18" w:rsidP="00B6771B">
            <w:pPr>
              <w:pStyle w:val="TabelleKlein"/>
              <w:jc w:val="left"/>
            </w:pPr>
            <w:r w:rsidRPr="00FF625E">
              <w:t xml:space="preserve">³ </w:t>
            </w:r>
          </w:p>
        </w:tc>
        <w:tc>
          <w:tcPr>
            <w:tcW w:w="0" w:type="auto"/>
          </w:tcPr>
          <w:p w:rsidR="00584F18" w:rsidRPr="00FF625E" w:rsidRDefault="00584F18" w:rsidP="00B6771B">
            <w:pPr>
              <w:pStyle w:val="TabelleKlein"/>
              <w:jc w:val="left"/>
            </w:pPr>
            <w:r w:rsidRPr="00FF625E">
              <w:t>0x33</w:t>
            </w:r>
          </w:p>
        </w:tc>
        <w:tc>
          <w:tcPr>
            <w:tcW w:w="0" w:type="auto"/>
          </w:tcPr>
          <w:p w:rsidR="00584F18" w:rsidRPr="00FF625E" w:rsidRDefault="00584F18" w:rsidP="00B6771B">
            <w:pPr>
              <w:pStyle w:val="TabelleKlein"/>
              <w:jc w:val="left"/>
            </w:pPr>
            <w:r w:rsidRPr="00FF625E">
              <w:t>3</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0xB4 </w:t>
            </w:r>
          </w:p>
        </w:tc>
        <w:tc>
          <w:tcPr>
            <w:tcW w:w="0" w:type="auto"/>
          </w:tcPr>
          <w:p w:rsidR="00584F18" w:rsidRPr="00FF625E" w:rsidRDefault="00584F18" w:rsidP="00B6771B">
            <w:pPr>
              <w:pStyle w:val="TabelleKlein"/>
              <w:jc w:val="left"/>
            </w:pPr>
            <w:r w:rsidRPr="00FF625E">
              <w:t xml:space="preserve">U+00B4 </w:t>
            </w:r>
          </w:p>
        </w:tc>
        <w:tc>
          <w:tcPr>
            <w:tcW w:w="0" w:type="auto"/>
          </w:tcPr>
          <w:p w:rsidR="00584F18" w:rsidRPr="00FF625E" w:rsidRDefault="00584F18" w:rsidP="00B6771B">
            <w:pPr>
              <w:pStyle w:val="TabelleKlein"/>
              <w:jc w:val="left"/>
            </w:pPr>
            <w:r w:rsidRPr="00FF625E">
              <w:t>Acute accent</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0xB5 </w:t>
            </w:r>
          </w:p>
        </w:tc>
        <w:tc>
          <w:tcPr>
            <w:tcW w:w="0" w:type="auto"/>
          </w:tcPr>
          <w:p w:rsidR="00584F18" w:rsidRPr="00FF625E" w:rsidRDefault="00584F18" w:rsidP="00B6771B">
            <w:pPr>
              <w:pStyle w:val="TabelleKlein"/>
              <w:jc w:val="left"/>
            </w:pPr>
            <w:r w:rsidRPr="00FF625E">
              <w:t xml:space="preserve">U+00B5 </w:t>
            </w:r>
          </w:p>
        </w:tc>
        <w:tc>
          <w:tcPr>
            <w:tcW w:w="0" w:type="auto"/>
          </w:tcPr>
          <w:p w:rsidR="00584F18" w:rsidRPr="00FF625E" w:rsidRDefault="00584F18" w:rsidP="00B6771B">
            <w:pPr>
              <w:pStyle w:val="TabelleKlein"/>
              <w:jc w:val="left"/>
            </w:pPr>
            <w:r w:rsidRPr="00FF625E">
              <w:t>Micro sign</w:t>
            </w:r>
          </w:p>
        </w:tc>
        <w:tc>
          <w:tcPr>
            <w:tcW w:w="0" w:type="auto"/>
          </w:tcPr>
          <w:p w:rsidR="00584F18" w:rsidRPr="00FF625E" w:rsidRDefault="00584F18" w:rsidP="00B6771B">
            <w:pPr>
              <w:pStyle w:val="TabelleKlein"/>
              <w:jc w:val="left"/>
            </w:pPr>
            <w:r w:rsidRPr="00FF625E">
              <w:t xml:space="preserve">µ </w:t>
            </w:r>
          </w:p>
        </w:tc>
        <w:tc>
          <w:tcPr>
            <w:tcW w:w="0" w:type="auto"/>
          </w:tcPr>
          <w:p w:rsidR="00584F18" w:rsidRPr="00FF625E" w:rsidRDefault="00584F18" w:rsidP="00B6771B">
            <w:pPr>
              <w:pStyle w:val="TabelleKlein"/>
              <w:jc w:val="left"/>
            </w:pPr>
            <w:r w:rsidRPr="00FF625E">
              <w:t>0x75</w:t>
            </w:r>
          </w:p>
        </w:tc>
        <w:tc>
          <w:tcPr>
            <w:tcW w:w="0" w:type="auto"/>
          </w:tcPr>
          <w:p w:rsidR="00584F18" w:rsidRPr="00FF625E" w:rsidRDefault="00584F18" w:rsidP="00B6771B">
            <w:pPr>
              <w:pStyle w:val="TabelleKlein"/>
              <w:jc w:val="left"/>
            </w:pPr>
            <w:r w:rsidRPr="00FF625E">
              <w:t>u</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0xB6 </w:t>
            </w:r>
          </w:p>
        </w:tc>
        <w:tc>
          <w:tcPr>
            <w:tcW w:w="0" w:type="auto"/>
          </w:tcPr>
          <w:p w:rsidR="00584F18" w:rsidRPr="00FF625E" w:rsidRDefault="00584F18" w:rsidP="00B6771B">
            <w:pPr>
              <w:pStyle w:val="TabelleKlein"/>
              <w:jc w:val="left"/>
            </w:pPr>
            <w:r w:rsidRPr="00FF625E">
              <w:t xml:space="preserve">U+00B6 </w:t>
            </w:r>
          </w:p>
        </w:tc>
        <w:tc>
          <w:tcPr>
            <w:tcW w:w="0" w:type="auto"/>
          </w:tcPr>
          <w:p w:rsidR="00584F18" w:rsidRPr="00FF625E" w:rsidRDefault="00584F18" w:rsidP="00B6771B">
            <w:pPr>
              <w:pStyle w:val="TabelleKlein"/>
              <w:jc w:val="left"/>
            </w:pPr>
            <w:r w:rsidRPr="00FF625E">
              <w:t>Pilcrow sign</w:t>
            </w:r>
          </w:p>
        </w:tc>
        <w:tc>
          <w:tcPr>
            <w:tcW w:w="0" w:type="auto"/>
          </w:tcPr>
          <w:p w:rsidR="00584F18" w:rsidRPr="00FF625E" w:rsidRDefault="00584F18" w:rsidP="00B6771B">
            <w:pPr>
              <w:pStyle w:val="TabelleKlein"/>
              <w:jc w:val="left"/>
            </w:pPr>
            <w:r w:rsidRPr="00FF625E">
              <w:t>¶</w:t>
            </w:r>
          </w:p>
        </w:tc>
        <w:tc>
          <w:tcPr>
            <w:tcW w:w="0" w:type="auto"/>
          </w:tcPr>
          <w:p w:rsidR="00584F18" w:rsidRPr="00FF625E" w:rsidRDefault="00584F18" w:rsidP="00B6771B">
            <w:pPr>
              <w:pStyle w:val="TabelleKlein"/>
              <w:jc w:val="left"/>
            </w:pPr>
            <w:r w:rsidRPr="00FF625E">
              <w:t>0x50</w:t>
            </w:r>
          </w:p>
        </w:tc>
        <w:tc>
          <w:tcPr>
            <w:tcW w:w="0" w:type="auto"/>
          </w:tcPr>
          <w:p w:rsidR="00584F18" w:rsidRPr="00FF625E" w:rsidRDefault="00584F18" w:rsidP="00B6771B">
            <w:pPr>
              <w:pStyle w:val="TabelleKlein"/>
              <w:jc w:val="left"/>
            </w:pPr>
            <w:r w:rsidRPr="00FF625E">
              <w:t>P</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0xB7 </w:t>
            </w:r>
          </w:p>
        </w:tc>
        <w:tc>
          <w:tcPr>
            <w:tcW w:w="0" w:type="auto"/>
          </w:tcPr>
          <w:p w:rsidR="00584F18" w:rsidRPr="00FF625E" w:rsidRDefault="00584F18" w:rsidP="00B6771B">
            <w:pPr>
              <w:pStyle w:val="TabelleKlein"/>
              <w:jc w:val="left"/>
            </w:pPr>
            <w:r w:rsidRPr="00FF625E">
              <w:t xml:space="preserve">U+00B7 </w:t>
            </w:r>
          </w:p>
        </w:tc>
        <w:tc>
          <w:tcPr>
            <w:tcW w:w="0" w:type="auto"/>
          </w:tcPr>
          <w:p w:rsidR="00584F18" w:rsidRPr="00FF625E" w:rsidRDefault="00584F18" w:rsidP="00B6771B">
            <w:pPr>
              <w:pStyle w:val="TabelleKlein"/>
              <w:jc w:val="left"/>
            </w:pPr>
            <w:r w:rsidRPr="00FF625E">
              <w:t>Middle dot</w:t>
            </w:r>
          </w:p>
        </w:tc>
        <w:tc>
          <w:tcPr>
            <w:tcW w:w="0" w:type="auto"/>
          </w:tcPr>
          <w:p w:rsidR="00584F18" w:rsidRPr="00FF625E" w:rsidRDefault="00584F18" w:rsidP="00B6771B">
            <w:pPr>
              <w:pStyle w:val="TabelleKlein"/>
              <w:jc w:val="left"/>
            </w:pPr>
            <w:r w:rsidRPr="00FF625E">
              <w:t>·</w:t>
            </w:r>
          </w:p>
        </w:tc>
        <w:tc>
          <w:tcPr>
            <w:tcW w:w="0" w:type="auto"/>
          </w:tcPr>
          <w:p w:rsidR="00584F18" w:rsidRPr="00FF625E" w:rsidRDefault="00584F18" w:rsidP="00B6771B">
            <w:pPr>
              <w:pStyle w:val="TabelleKlein"/>
              <w:jc w:val="left"/>
            </w:pPr>
            <w:r w:rsidRPr="00FF625E">
              <w:t>0x2E</w:t>
            </w:r>
          </w:p>
        </w:tc>
        <w:tc>
          <w:tcPr>
            <w:tcW w:w="0" w:type="auto"/>
          </w:tcPr>
          <w:p w:rsidR="00584F18" w:rsidRPr="00FF625E" w:rsidRDefault="00584F18" w:rsidP="00B6771B">
            <w:pPr>
              <w:pStyle w:val="TabelleKlein"/>
              <w:jc w:val="left"/>
            </w:pPr>
            <w:r w:rsidRPr="00FF625E">
              <w:t>.</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0xB8 </w:t>
            </w:r>
          </w:p>
        </w:tc>
        <w:tc>
          <w:tcPr>
            <w:tcW w:w="0" w:type="auto"/>
          </w:tcPr>
          <w:p w:rsidR="00584F18" w:rsidRPr="00FF625E" w:rsidRDefault="00584F18" w:rsidP="00B6771B">
            <w:pPr>
              <w:pStyle w:val="TabelleKlein"/>
              <w:jc w:val="left"/>
            </w:pPr>
            <w:r w:rsidRPr="00FF625E">
              <w:t xml:space="preserve">U+00B8 </w:t>
            </w:r>
          </w:p>
        </w:tc>
        <w:tc>
          <w:tcPr>
            <w:tcW w:w="0" w:type="auto"/>
          </w:tcPr>
          <w:p w:rsidR="00584F18" w:rsidRPr="00FF625E" w:rsidRDefault="00584F18" w:rsidP="00B6771B">
            <w:pPr>
              <w:pStyle w:val="TabelleKlein"/>
              <w:jc w:val="left"/>
            </w:pPr>
            <w:r w:rsidRPr="00FF625E">
              <w:t>Cedilla</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0x2C</w:t>
            </w:r>
          </w:p>
        </w:tc>
        <w:tc>
          <w:tcPr>
            <w:tcW w:w="0" w:type="auto"/>
          </w:tcPr>
          <w:p w:rsidR="00584F18" w:rsidRPr="00FF625E" w:rsidRDefault="00584F18" w:rsidP="00B6771B">
            <w:pPr>
              <w:pStyle w:val="TabelleKlein"/>
              <w:jc w:val="left"/>
            </w:pPr>
            <w:r w:rsidRPr="00FF625E">
              <w:t>,</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0xB9 </w:t>
            </w:r>
          </w:p>
        </w:tc>
        <w:tc>
          <w:tcPr>
            <w:tcW w:w="0" w:type="auto"/>
          </w:tcPr>
          <w:p w:rsidR="00584F18" w:rsidRPr="00FF625E" w:rsidRDefault="00584F18" w:rsidP="00B6771B">
            <w:pPr>
              <w:pStyle w:val="TabelleKlein"/>
              <w:jc w:val="left"/>
            </w:pPr>
            <w:r w:rsidRPr="00FF625E">
              <w:t xml:space="preserve">U+00B9 </w:t>
            </w:r>
          </w:p>
        </w:tc>
        <w:tc>
          <w:tcPr>
            <w:tcW w:w="0" w:type="auto"/>
          </w:tcPr>
          <w:p w:rsidR="00584F18" w:rsidRPr="00FF625E" w:rsidRDefault="00584F18" w:rsidP="00B6771B">
            <w:pPr>
              <w:pStyle w:val="TabelleKlein"/>
              <w:jc w:val="left"/>
            </w:pPr>
            <w:r w:rsidRPr="00FF625E">
              <w:t>Superscript one</w:t>
            </w:r>
          </w:p>
        </w:tc>
        <w:tc>
          <w:tcPr>
            <w:tcW w:w="0" w:type="auto"/>
          </w:tcPr>
          <w:p w:rsidR="00584F18" w:rsidRPr="00FF625E" w:rsidRDefault="00584F18" w:rsidP="00B6771B">
            <w:pPr>
              <w:pStyle w:val="TabelleKlein"/>
              <w:jc w:val="left"/>
            </w:pPr>
            <w:r w:rsidRPr="00FF625E">
              <w:t xml:space="preserve">¹ </w:t>
            </w:r>
          </w:p>
        </w:tc>
        <w:tc>
          <w:tcPr>
            <w:tcW w:w="0" w:type="auto"/>
          </w:tcPr>
          <w:p w:rsidR="00584F18" w:rsidRPr="00FF625E" w:rsidRDefault="00584F18" w:rsidP="00B6771B">
            <w:pPr>
              <w:pStyle w:val="TabelleKlein"/>
              <w:jc w:val="left"/>
            </w:pPr>
            <w:r w:rsidRPr="00FF625E">
              <w:t>0x31</w:t>
            </w:r>
          </w:p>
        </w:tc>
        <w:tc>
          <w:tcPr>
            <w:tcW w:w="0" w:type="auto"/>
          </w:tcPr>
          <w:p w:rsidR="00584F18" w:rsidRPr="00FF625E" w:rsidRDefault="00584F18" w:rsidP="00B6771B">
            <w:pPr>
              <w:pStyle w:val="TabelleKlein"/>
              <w:jc w:val="left"/>
            </w:pPr>
            <w:r w:rsidRPr="00FF625E">
              <w:t>1</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0xBA </w:t>
            </w:r>
          </w:p>
        </w:tc>
        <w:tc>
          <w:tcPr>
            <w:tcW w:w="0" w:type="auto"/>
          </w:tcPr>
          <w:p w:rsidR="00584F18" w:rsidRPr="00FF625E" w:rsidRDefault="00584F18" w:rsidP="00B6771B">
            <w:pPr>
              <w:pStyle w:val="TabelleKlein"/>
              <w:jc w:val="left"/>
            </w:pPr>
            <w:r w:rsidRPr="00FF625E">
              <w:t xml:space="preserve">U+00BA </w:t>
            </w:r>
          </w:p>
        </w:tc>
        <w:tc>
          <w:tcPr>
            <w:tcW w:w="0" w:type="auto"/>
          </w:tcPr>
          <w:p w:rsidR="00584F18" w:rsidRPr="00FF625E" w:rsidRDefault="00584F18" w:rsidP="00B6771B">
            <w:pPr>
              <w:pStyle w:val="TabelleKlein"/>
              <w:jc w:val="left"/>
            </w:pPr>
            <w:r w:rsidRPr="00FF625E">
              <w:t>Masculine ordinal indicator</w:t>
            </w:r>
          </w:p>
        </w:tc>
        <w:tc>
          <w:tcPr>
            <w:tcW w:w="0" w:type="auto"/>
          </w:tcPr>
          <w:p w:rsidR="00584F18" w:rsidRPr="00FF625E" w:rsidRDefault="00584F18" w:rsidP="00B6771B">
            <w:pPr>
              <w:pStyle w:val="TabelleKlein"/>
              <w:jc w:val="left"/>
            </w:pPr>
            <w:r w:rsidRPr="00FF625E">
              <w:t xml:space="preserve">º </w:t>
            </w:r>
          </w:p>
        </w:tc>
        <w:tc>
          <w:tcPr>
            <w:tcW w:w="0" w:type="auto"/>
          </w:tcPr>
          <w:p w:rsidR="00584F18" w:rsidRPr="00FF625E" w:rsidRDefault="00584F18" w:rsidP="00B6771B">
            <w:pPr>
              <w:pStyle w:val="TabelleKlein"/>
              <w:jc w:val="left"/>
            </w:pPr>
            <w:r w:rsidRPr="00FF625E">
              <w:t>0x6F</w:t>
            </w:r>
          </w:p>
        </w:tc>
        <w:tc>
          <w:tcPr>
            <w:tcW w:w="0" w:type="auto"/>
          </w:tcPr>
          <w:p w:rsidR="00584F18" w:rsidRPr="00FF625E" w:rsidRDefault="00584F18" w:rsidP="00B6771B">
            <w:pPr>
              <w:pStyle w:val="TabelleKlein"/>
              <w:jc w:val="left"/>
            </w:pPr>
            <w:r w:rsidRPr="00FF625E">
              <w:t>o</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0xBB </w:t>
            </w:r>
          </w:p>
        </w:tc>
        <w:tc>
          <w:tcPr>
            <w:tcW w:w="0" w:type="auto"/>
          </w:tcPr>
          <w:p w:rsidR="00584F18" w:rsidRPr="00FF625E" w:rsidRDefault="00584F18" w:rsidP="00B6771B">
            <w:pPr>
              <w:pStyle w:val="TabelleKlein"/>
              <w:jc w:val="left"/>
            </w:pPr>
            <w:r w:rsidRPr="00FF625E">
              <w:t xml:space="preserve">U+00BB </w:t>
            </w:r>
          </w:p>
        </w:tc>
        <w:tc>
          <w:tcPr>
            <w:tcW w:w="0" w:type="auto"/>
          </w:tcPr>
          <w:p w:rsidR="00584F18" w:rsidRPr="00FF625E" w:rsidRDefault="00584F18" w:rsidP="00B6771B">
            <w:pPr>
              <w:pStyle w:val="TabelleKlein"/>
              <w:jc w:val="left"/>
            </w:pPr>
            <w:r w:rsidRPr="00FF625E">
              <w:t>Right-pointing double-angle quotation mark</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0xBC </w:t>
            </w:r>
          </w:p>
        </w:tc>
        <w:tc>
          <w:tcPr>
            <w:tcW w:w="0" w:type="auto"/>
          </w:tcPr>
          <w:p w:rsidR="00584F18" w:rsidRPr="00FF625E" w:rsidRDefault="00584F18" w:rsidP="00B6771B">
            <w:pPr>
              <w:pStyle w:val="TabelleKlein"/>
              <w:jc w:val="left"/>
            </w:pPr>
            <w:r w:rsidRPr="00FF625E">
              <w:t xml:space="preserve">U+00BC </w:t>
            </w:r>
          </w:p>
        </w:tc>
        <w:tc>
          <w:tcPr>
            <w:tcW w:w="0" w:type="auto"/>
          </w:tcPr>
          <w:p w:rsidR="00584F18" w:rsidRPr="00FF625E" w:rsidRDefault="00584F18" w:rsidP="00B6771B">
            <w:pPr>
              <w:pStyle w:val="TabelleKlein"/>
              <w:jc w:val="left"/>
            </w:pPr>
            <w:r w:rsidRPr="00FF625E">
              <w:t>Vulgar fraction one quarter</w:t>
            </w:r>
          </w:p>
        </w:tc>
        <w:tc>
          <w:tcPr>
            <w:tcW w:w="0" w:type="auto"/>
          </w:tcPr>
          <w:p w:rsidR="00584F18" w:rsidRPr="00FF625E" w:rsidRDefault="00584F18" w:rsidP="00B6771B">
            <w:pPr>
              <w:pStyle w:val="TabelleKlein"/>
              <w:jc w:val="left"/>
            </w:pPr>
            <w:r w:rsidRPr="00FF625E">
              <w:t xml:space="preserve">¼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lastRenderedPageBreak/>
              <w:t xml:space="preserve">0xBD </w:t>
            </w:r>
          </w:p>
        </w:tc>
        <w:tc>
          <w:tcPr>
            <w:tcW w:w="0" w:type="auto"/>
          </w:tcPr>
          <w:p w:rsidR="00584F18" w:rsidRPr="00FF625E" w:rsidRDefault="00584F18" w:rsidP="00B6771B">
            <w:pPr>
              <w:pStyle w:val="TabelleKlein"/>
              <w:jc w:val="left"/>
            </w:pPr>
            <w:r w:rsidRPr="00FF625E">
              <w:t xml:space="preserve">U+00BD </w:t>
            </w:r>
          </w:p>
        </w:tc>
        <w:tc>
          <w:tcPr>
            <w:tcW w:w="0" w:type="auto"/>
          </w:tcPr>
          <w:p w:rsidR="00584F18" w:rsidRPr="00FF625E" w:rsidRDefault="00584F18" w:rsidP="00B6771B">
            <w:pPr>
              <w:pStyle w:val="TabelleKlein"/>
              <w:jc w:val="left"/>
            </w:pPr>
            <w:r w:rsidRPr="00FF625E">
              <w:t>Vulgar fraction one half</w:t>
            </w:r>
          </w:p>
        </w:tc>
        <w:tc>
          <w:tcPr>
            <w:tcW w:w="0" w:type="auto"/>
          </w:tcPr>
          <w:p w:rsidR="00584F18" w:rsidRPr="00FF625E" w:rsidRDefault="00584F18" w:rsidP="00B6771B">
            <w:pPr>
              <w:pStyle w:val="TabelleKlein"/>
              <w:jc w:val="left"/>
            </w:pPr>
            <w:r w:rsidRPr="00FF625E">
              <w:t xml:space="preserve">½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0xBE </w:t>
            </w:r>
          </w:p>
        </w:tc>
        <w:tc>
          <w:tcPr>
            <w:tcW w:w="0" w:type="auto"/>
          </w:tcPr>
          <w:p w:rsidR="00584F18" w:rsidRPr="00FF625E" w:rsidRDefault="00584F18" w:rsidP="00B6771B">
            <w:pPr>
              <w:pStyle w:val="TabelleKlein"/>
              <w:jc w:val="left"/>
            </w:pPr>
            <w:r w:rsidRPr="00FF625E">
              <w:t xml:space="preserve">U+00BE </w:t>
            </w:r>
          </w:p>
        </w:tc>
        <w:tc>
          <w:tcPr>
            <w:tcW w:w="0" w:type="auto"/>
          </w:tcPr>
          <w:p w:rsidR="00584F18" w:rsidRPr="00FF625E" w:rsidRDefault="00584F18" w:rsidP="00B6771B">
            <w:pPr>
              <w:pStyle w:val="TabelleKlein"/>
              <w:jc w:val="left"/>
            </w:pPr>
            <w:r w:rsidRPr="00FF625E">
              <w:t>Vulgar fraction three quarters</w:t>
            </w:r>
          </w:p>
        </w:tc>
        <w:tc>
          <w:tcPr>
            <w:tcW w:w="0" w:type="auto"/>
          </w:tcPr>
          <w:p w:rsidR="00584F18" w:rsidRPr="00FF625E" w:rsidRDefault="00584F18" w:rsidP="00B6771B">
            <w:pPr>
              <w:pStyle w:val="TabelleKlein"/>
              <w:jc w:val="left"/>
            </w:pPr>
            <w:r w:rsidRPr="00FF625E">
              <w:t xml:space="preserve">¾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0xBF </w:t>
            </w:r>
          </w:p>
        </w:tc>
        <w:tc>
          <w:tcPr>
            <w:tcW w:w="0" w:type="auto"/>
          </w:tcPr>
          <w:p w:rsidR="00584F18" w:rsidRPr="00FF625E" w:rsidRDefault="00584F18" w:rsidP="00B6771B">
            <w:pPr>
              <w:pStyle w:val="TabelleKlein"/>
              <w:jc w:val="left"/>
            </w:pPr>
            <w:r w:rsidRPr="00FF625E">
              <w:t xml:space="preserve">U+00BF </w:t>
            </w:r>
          </w:p>
        </w:tc>
        <w:tc>
          <w:tcPr>
            <w:tcW w:w="0" w:type="auto"/>
          </w:tcPr>
          <w:p w:rsidR="00584F18" w:rsidRPr="00FF625E" w:rsidRDefault="00584F18" w:rsidP="00B6771B">
            <w:pPr>
              <w:pStyle w:val="TabelleKlein"/>
              <w:jc w:val="left"/>
            </w:pPr>
            <w:r w:rsidRPr="00FF625E">
              <w:t>Inverted Question Mark</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0xC0 </w:t>
            </w:r>
          </w:p>
        </w:tc>
        <w:tc>
          <w:tcPr>
            <w:tcW w:w="0" w:type="auto"/>
          </w:tcPr>
          <w:p w:rsidR="00584F18" w:rsidRPr="00FF625E" w:rsidRDefault="00584F18" w:rsidP="00B6771B">
            <w:pPr>
              <w:pStyle w:val="TabelleKlein"/>
              <w:jc w:val="left"/>
            </w:pPr>
            <w:r w:rsidRPr="00FF625E">
              <w:t xml:space="preserve">U+00C0 </w:t>
            </w:r>
          </w:p>
        </w:tc>
        <w:tc>
          <w:tcPr>
            <w:tcW w:w="0" w:type="auto"/>
          </w:tcPr>
          <w:p w:rsidR="00584F18" w:rsidRPr="00FF625E" w:rsidRDefault="00584F18" w:rsidP="00B6771B">
            <w:pPr>
              <w:pStyle w:val="TabelleKlein"/>
              <w:jc w:val="left"/>
            </w:pPr>
            <w:r w:rsidRPr="00FF625E">
              <w:t>Latin Capital Letter A with grave</w:t>
            </w:r>
          </w:p>
        </w:tc>
        <w:tc>
          <w:tcPr>
            <w:tcW w:w="0" w:type="auto"/>
          </w:tcPr>
          <w:p w:rsidR="00584F18" w:rsidRPr="00FF625E" w:rsidRDefault="00584F18" w:rsidP="00B6771B">
            <w:pPr>
              <w:pStyle w:val="TabelleKlein"/>
              <w:jc w:val="left"/>
            </w:pPr>
            <w:r w:rsidRPr="00FF625E">
              <w:t xml:space="preserve">À </w:t>
            </w:r>
          </w:p>
        </w:tc>
        <w:tc>
          <w:tcPr>
            <w:tcW w:w="0" w:type="auto"/>
          </w:tcPr>
          <w:p w:rsidR="00584F18" w:rsidRPr="00FF625E" w:rsidRDefault="00584F18" w:rsidP="00B6771B">
            <w:pPr>
              <w:pStyle w:val="TabelleKlein"/>
              <w:jc w:val="left"/>
            </w:pPr>
            <w:r w:rsidRPr="00FF625E">
              <w:t>0x41</w:t>
            </w:r>
          </w:p>
        </w:tc>
        <w:tc>
          <w:tcPr>
            <w:tcW w:w="0" w:type="auto"/>
          </w:tcPr>
          <w:p w:rsidR="00584F18" w:rsidRPr="00FF625E" w:rsidRDefault="00584F18" w:rsidP="00B6771B">
            <w:pPr>
              <w:pStyle w:val="TabelleKlein"/>
              <w:jc w:val="left"/>
            </w:pPr>
            <w:r w:rsidRPr="00FF625E">
              <w:t>A</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0xC1 </w:t>
            </w:r>
          </w:p>
        </w:tc>
        <w:tc>
          <w:tcPr>
            <w:tcW w:w="0" w:type="auto"/>
          </w:tcPr>
          <w:p w:rsidR="00584F18" w:rsidRPr="00FF625E" w:rsidRDefault="00584F18" w:rsidP="00B6771B">
            <w:pPr>
              <w:pStyle w:val="TabelleKlein"/>
              <w:jc w:val="left"/>
            </w:pPr>
            <w:r w:rsidRPr="00FF625E">
              <w:t xml:space="preserve">U+00C1 </w:t>
            </w:r>
          </w:p>
        </w:tc>
        <w:tc>
          <w:tcPr>
            <w:tcW w:w="0" w:type="auto"/>
          </w:tcPr>
          <w:p w:rsidR="00584F18" w:rsidRPr="00FF625E" w:rsidRDefault="00584F18" w:rsidP="00B6771B">
            <w:pPr>
              <w:pStyle w:val="TabelleKlein"/>
              <w:jc w:val="left"/>
            </w:pPr>
            <w:r w:rsidRPr="00FF625E">
              <w:t>Latin Capital letter A with acute</w:t>
            </w:r>
          </w:p>
        </w:tc>
        <w:tc>
          <w:tcPr>
            <w:tcW w:w="0" w:type="auto"/>
          </w:tcPr>
          <w:p w:rsidR="00584F18" w:rsidRPr="00FF625E" w:rsidRDefault="00584F18" w:rsidP="00B6771B">
            <w:pPr>
              <w:pStyle w:val="TabelleKlein"/>
              <w:jc w:val="left"/>
            </w:pPr>
            <w:r w:rsidRPr="00FF625E">
              <w:t xml:space="preserve">Á </w:t>
            </w:r>
          </w:p>
        </w:tc>
        <w:tc>
          <w:tcPr>
            <w:tcW w:w="0" w:type="auto"/>
          </w:tcPr>
          <w:p w:rsidR="00584F18" w:rsidRPr="00FF625E" w:rsidRDefault="00584F18" w:rsidP="00B6771B">
            <w:pPr>
              <w:pStyle w:val="TabelleKlein"/>
              <w:jc w:val="left"/>
            </w:pPr>
            <w:r w:rsidRPr="00FF625E">
              <w:t>0x41</w:t>
            </w:r>
          </w:p>
        </w:tc>
        <w:tc>
          <w:tcPr>
            <w:tcW w:w="0" w:type="auto"/>
          </w:tcPr>
          <w:p w:rsidR="00584F18" w:rsidRPr="00FF625E" w:rsidRDefault="00584F18" w:rsidP="00B6771B">
            <w:pPr>
              <w:pStyle w:val="TabelleKlein"/>
              <w:jc w:val="left"/>
            </w:pPr>
            <w:r w:rsidRPr="00FF625E">
              <w:t>A</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0xC2 </w:t>
            </w:r>
          </w:p>
        </w:tc>
        <w:tc>
          <w:tcPr>
            <w:tcW w:w="0" w:type="auto"/>
          </w:tcPr>
          <w:p w:rsidR="00584F18" w:rsidRPr="00FF625E" w:rsidRDefault="00584F18" w:rsidP="00B6771B">
            <w:pPr>
              <w:pStyle w:val="TabelleKlein"/>
              <w:jc w:val="left"/>
            </w:pPr>
            <w:r w:rsidRPr="00FF625E">
              <w:t xml:space="preserve">U+00C2 </w:t>
            </w:r>
          </w:p>
        </w:tc>
        <w:tc>
          <w:tcPr>
            <w:tcW w:w="0" w:type="auto"/>
          </w:tcPr>
          <w:p w:rsidR="00584F18" w:rsidRPr="00FF625E" w:rsidRDefault="00584F18" w:rsidP="00B6771B">
            <w:pPr>
              <w:pStyle w:val="TabelleKlein"/>
              <w:jc w:val="left"/>
            </w:pPr>
            <w:r w:rsidRPr="00FF625E">
              <w:t>Latin Capital letter A with circumflex</w:t>
            </w:r>
          </w:p>
        </w:tc>
        <w:tc>
          <w:tcPr>
            <w:tcW w:w="0" w:type="auto"/>
          </w:tcPr>
          <w:p w:rsidR="00584F18" w:rsidRPr="00FF625E" w:rsidRDefault="00584F18" w:rsidP="00B6771B">
            <w:pPr>
              <w:pStyle w:val="TabelleKlein"/>
              <w:jc w:val="left"/>
            </w:pPr>
            <w:r w:rsidRPr="00FF625E">
              <w:t xml:space="preserve">Â </w:t>
            </w:r>
          </w:p>
        </w:tc>
        <w:tc>
          <w:tcPr>
            <w:tcW w:w="0" w:type="auto"/>
          </w:tcPr>
          <w:p w:rsidR="00584F18" w:rsidRPr="00FF625E" w:rsidRDefault="00584F18" w:rsidP="00B6771B">
            <w:pPr>
              <w:pStyle w:val="TabelleKlein"/>
              <w:jc w:val="left"/>
            </w:pPr>
            <w:r w:rsidRPr="00FF625E">
              <w:t>0x41</w:t>
            </w:r>
          </w:p>
        </w:tc>
        <w:tc>
          <w:tcPr>
            <w:tcW w:w="0" w:type="auto"/>
          </w:tcPr>
          <w:p w:rsidR="00584F18" w:rsidRPr="00FF625E" w:rsidRDefault="00584F18" w:rsidP="00B6771B">
            <w:pPr>
              <w:pStyle w:val="TabelleKlein"/>
              <w:jc w:val="left"/>
            </w:pPr>
            <w:r w:rsidRPr="00FF625E">
              <w:t>A</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0xC3 </w:t>
            </w:r>
          </w:p>
        </w:tc>
        <w:tc>
          <w:tcPr>
            <w:tcW w:w="0" w:type="auto"/>
          </w:tcPr>
          <w:p w:rsidR="00584F18" w:rsidRPr="00FF625E" w:rsidRDefault="00584F18" w:rsidP="00B6771B">
            <w:pPr>
              <w:pStyle w:val="TabelleKlein"/>
              <w:jc w:val="left"/>
            </w:pPr>
            <w:r w:rsidRPr="00FF625E">
              <w:t xml:space="preserve">U+00C3 </w:t>
            </w:r>
          </w:p>
        </w:tc>
        <w:tc>
          <w:tcPr>
            <w:tcW w:w="0" w:type="auto"/>
          </w:tcPr>
          <w:p w:rsidR="00584F18" w:rsidRPr="00FF625E" w:rsidRDefault="00584F18" w:rsidP="00B6771B">
            <w:pPr>
              <w:pStyle w:val="TabelleKlein"/>
              <w:jc w:val="left"/>
            </w:pPr>
            <w:r w:rsidRPr="00FF625E">
              <w:t>Latin Capital letter A with tilde</w:t>
            </w:r>
          </w:p>
        </w:tc>
        <w:tc>
          <w:tcPr>
            <w:tcW w:w="0" w:type="auto"/>
          </w:tcPr>
          <w:p w:rsidR="00584F18" w:rsidRPr="00FF625E" w:rsidRDefault="00584F18" w:rsidP="00B6771B">
            <w:pPr>
              <w:pStyle w:val="TabelleKlein"/>
              <w:jc w:val="left"/>
            </w:pPr>
            <w:r w:rsidRPr="00FF625E">
              <w:t xml:space="preserve">Ã </w:t>
            </w:r>
          </w:p>
        </w:tc>
        <w:tc>
          <w:tcPr>
            <w:tcW w:w="0" w:type="auto"/>
          </w:tcPr>
          <w:p w:rsidR="00584F18" w:rsidRPr="00FF625E" w:rsidRDefault="00584F18" w:rsidP="00B6771B">
            <w:pPr>
              <w:pStyle w:val="TabelleKlein"/>
              <w:jc w:val="left"/>
            </w:pPr>
            <w:r w:rsidRPr="00FF625E">
              <w:t>0x41</w:t>
            </w:r>
          </w:p>
        </w:tc>
        <w:tc>
          <w:tcPr>
            <w:tcW w:w="0" w:type="auto"/>
          </w:tcPr>
          <w:p w:rsidR="00584F18" w:rsidRPr="00FF625E" w:rsidRDefault="00584F18" w:rsidP="00B6771B">
            <w:pPr>
              <w:pStyle w:val="TabelleKlein"/>
              <w:jc w:val="left"/>
            </w:pPr>
            <w:r w:rsidRPr="00FF625E">
              <w:t>A</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0xC4 </w:t>
            </w:r>
          </w:p>
        </w:tc>
        <w:tc>
          <w:tcPr>
            <w:tcW w:w="0" w:type="auto"/>
          </w:tcPr>
          <w:p w:rsidR="00584F18" w:rsidRPr="00FF625E" w:rsidRDefault="00584F18" w:rsidP="00B6771B">
            <w:pPr>
              <w:pStyle w:val="TabelleKlein"/>
              <w:jc w:val="left"/>
            </w:pPr>
            <w:r w:rsidRPr="00FF625E">
              <w:t xml:space="preserve">U+00C4 </w:t>
            </w:r>
          </w:p>
        </w:tc>
        <w:tc>
          <w:tcPr>
            <w:tcW w:w="0" w:type="auto"/>
          </w:tcPr>
          <w:p w:rsidR="00584F18" w:rsidRPr="00FF625E" w:rsidRDefault="00584F18" w:rsidP="00B6771B">
            <w:pPr>
              <w:pStyle w:val="TabelleKlein"/>
              <w:jc w:val="left"/>
            </w:pPr>
            <w:r w:rsidRPr="00FF625E">
              <w:t>Latin Capital letter A with diaeresis</w:t>
            </w:r>
          </w:p>
        </w:tc>
        <w:tc>
          <w:tcPr>
            <w:tcW w:w="0" w:type="auto"/>
          </w:tcPr>
          <w:p w:rsidR="00584F18" w:rsidRPr="00FF625E" w:rsidRDefault="00584F18" w:rsidP="00B6771B">
            <w:pPr>
              <w:pStyle w:val="TabelleKlein"/>
              <w:jc w:val="left"/>
            </w:pPr>
            <w:r w:rsidRPr="00FF625E">
              <w:t xml:space="preserve">Ä </w:t>
            </w:r>
          </w:p>
        </w:tc>
        <w:tc>
          <w:tcPr>
            <w:tcW w:w="0" w:type="auto"/>
          </w:tcPr>
          <w:p w:rsidR="00584F18" w:rsidRPr="00FF625E" w:rsidRDefault="00584F18" w:rsidP="00B6771B">
            <w:pPr>
              <w:pStyle w:val="TabelleKlein"/>
              <w:jc w:val="left"/>
            </w:pPr>
            <w:r w:rsidRPr="00FF625E">
              <w:t>0x41 0x65</w:t>
            </w:r>
          </w:p>
        </w:tc>
        <w:tc>
          <w:tcPr>
            <w:tcW w:w="0" w:type="auto"/>
          </w:tcPr>
          <w:p w:rsidR="00584F18" w:rsidRPr="00FF625E" w:rsidRDefault="00584F18" w:rsidP="00B6771B">
            <w:pPr>
              <w:pStyle w:val="TabelleKlein"/>
              <w:jc w:val="left"/>
            </w:pPr>
            <w:r w:rsidRPr="00FF625E">
              <w:t>Ae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0xC5 </w:t>
            </w:r>
          </w:p>
        </w:tc>
        <w:tc>
          <w:tcPr>
            <w:tcW w:w="0" w:type="auto"/>
          </w:tcPr>
          <w:p w:rsidR="00584F18" w:rsidRPr="00FF625E" w:rsidRDefault="00584F18" w:rsidP="00B6771B">
            <w:pPr>
              <w:pStyle w:val="TabelleKlein"/>
              <w:jc w:val="left"/>
            </w:pPr>
            <w:r w:rsidRPr="00FF625E">
              <w:t xml:space="preserve">U+00C5 </w:t>
            </w:r>
          </w:p>
        </w:tc>
        <w:tc>
          <w:tcPr>
            <w:tcW w:w="0" w:type="auto"/>
          </w:tcPr>
          <w:p w:rsidR="00584F18" w:rsidRPr="00FF625E" w:rsidRDefault="00584F18" w:rsidP="00B6771B">
            <w:pPr>
              <w:pStyle w:val="TabelleKlein"/>
              <w:jc w:val="left"/>
            </w:pPr>
            <w:r w:rsidRPr="00FF625E">
              <w:t>Latin Capital letter A with ring above</w:t>
            </w:r>
          </w:p>
        </w:tc>
        <w:tc>
          <w:tcPr>
            <w:tcW w:w="0" w:type="auto"/>
          </w:tcPr>
          <w:p w:rsidR="00584F18" w:rsidRPr="00FF625E" w:rsidRDefault="00584F18" w:rsidP="00B6771B">
            <w:pPr>
              <w:pStyle w:val="TabelleKlein"/>
              <w:jc w:val="left"/>
            </w:pPr>
            <w:r w:rsidRPr="00FF625E">
              <w:t xml:space="preserve">Å </w:t>
            </w:r>
          </w:p>
        </w:tc>
        <w:tc>
          <w:tcPr>
            <w:tcW w:w="0" w:type="auto"/>
          </w:tcPr>
          <w:p w:rsidR="00584F18" w:rsidRPr="00FF625E" w:rsidRDefault="00584F18" w:rsidP="00B6771B">
            <w:pPr>
              <w:pStyle w:val="TabelleKlein"/>
              <w:jc w:val="left"/>
            </w:pPr>
            <w:r w:rsidRPr="00FF625E">
              <w:t>0x41</w:t>
            </w:r>
          </w:p>
        </w:tc>
        <w:tc>
          <w:tcPr>
            <w:tcW w:w="0" w:type="auto"/>
          </w:tcPr>
          <w:p w:rsidR="00584F18" w:rsidRPr="00FF625E" w:rsidRDefault="00584F18" w:rsidP="00B6771B">
            <w:pPr>
              <w:pStyle w:val="TabelleKlein"/>
              <w:jc w:val="left"/>
            </w:pPr>
            <w:r w:rsidRPr="00FF625E">
              <w:t>A</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0xC6 </w:t>
            </w:r>
          </w:p>
        </w:tc>
        <w:tc>
          <w:tcPr>
            <w:tcW w:w="0" w:type="auto"/>
          </w:tcPr>
          <w:p w:rsidR="00584F18" w:rsidRPr="00FF625E" w:rsidRDefault="00584F18" w:rsidP="00B6771B">
            <w:pPr>
              <w:pStyle w:val="TabelleKlein"/>
              <w:jc w:val="left"/>
            </w:pPr>
            <w:r w:rsidRPr="00FF625E">
              <w:t xml:space="preserve">U+00C6 </w:t>
            </w:r>
          </w:p>
        </w:tc>
        <w:tc>
          <w:tcPr>
            <w:tcW w:w="0" w:type="auto"/>
          </w:tcPr>
          <w:p w:rsidR="00584F18" w:rsidRPr="00FF625E" w:rsidRDefault="00584F18" w:rsidP="00B6771B">
            <w:pPr>
              <w:pStyle w:val="TabelleKlein"/>
              <w:jc w:val="left"/>
            </w:pPr>
            <w:r w:rsidRPr="00FF625E">
              <w:t>Latin Capital letter AE</w:t>
            </w:r>
          </w:p>
        </w:tc>
        <w:tc>
          <w:tcPr>
            <w:tcW w:w="0" w:type="auto"/>
          </w:tcPr>
          <w:p w:rsidR="00584F18" w:rsidRPr="00FF625E" w:rsidRDefault="00584F18" w:rsidP="00B6771B">
            <w:pPr>
              <w:pStyle w:val="TabelleKlein"/>
              <w:jc w:val="left"/>
            </w:pPr>
            <w:r w:rsidRPr="00FF625E">
              <w:t xml:space="preserve">Æ </w:t>
            </w:r>
          </w:p>
        </w:tc>
        <w:tc>
          <w:tcPr>
            <w:tcW w:w="0" w:type="auto"/>
          </w:tcPr>
          <w:p w:rsidR="00584F18" w:rsidRPr="00FF625E" w:rsidRDefault="00584F18" w:rsidP="00B6771B">
            <w:pPr>
              <w:pStyle w:val="TabelleKlein"/>
              <w:jc w:val="left"/>
            </w:pPr>
            <w:r w:rsidRPr="00FF625E">
              <w:t>0x41 0x65</w:t>
            </w:r>
          </w:p>
        </w:tc>
        <w:tc>
          <w:tcPr>
            <w:tcW w:w="0" w:type="auto"/>
          </w:tcPr>
          <w:p w:rsidR="00584F18" w:rsidRPr="00FF625E" w:rsidRDefault="00584F18" w:rsidP="00B6771B">
            <w:pPr>
              <w:pStyle w:val="TabelleKlein"/>
              <w:jc w:val="left"/>
            </w:pPr>
            <w:r w:rsidRPr="00FF625E">
              <w:t>Ae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0xC7 </w:t>
            </w:r>
          </w:p>
        </w:tc>
        <w:tc>
          <w:tcPr>
            <w:tcW w:w="0" w:type="auto"/>
          </w:tcPr>
          <w:p w:rsidR="00584F18" w:rsidRPr="00FF625E" w:rsidRDefault="00584F18" w:rsidP="00B6771B">
            <w:pPr>
              <w:pStyle w:val="TabelleKlein"/>
              <w:jc w:val="left"/>
            </w:pPr>
            <w:r w:rsidRPr="00FF625E">
              <w:t xml:space="preserve">U+00C7 </w:t>
            </w:r>
          </w:p>
        </w:tc>
        <w:tc>
          <w:tcPr>
            <w:tcW w:w="0" w:type="auto"/>
          </w:tcPr>
          <w:p w:rsidR="00584F18" w:rsidRPr="00FF625E" w:rsidRDefault="00584F18" w:rsidP="00B6771B">
            <w:pPr>
              <w:pStyle w:val="TabelleKlein"/>
              <w:jc w:val="left"/>
            </w:pPr>
            <w:r w:rsidRPr="00FF625E">
              <w:t>Latin Capital letter C with cedilla</w:t>
            </w:r>
          </w:p>
        </w:tc>
        <w:tc>
          <w:tcPr>
            <w:tcW w:w="0" w:type="auto"/>
          </w:tcPr>
          <w:p w:rsidR="00584F18" w:rsidRPr="00FF625E" w:rsidRDefault="00584F18" w:rsidP="00B6771B">
            <w:pPr>
              <w:pStyle w:val="TabelleKlein"/>
              <w:jc w:val="left"/>
            </w:pPr>
            <w:r w:rsidRPr="00FF625E">
              <w:t xml:space="preserve">Ç </w:t>
            </w:r>
          </w:p>
        </w:tc>
        <w:tc>
          <w:tcPr>
            <w:tcW w:w="0" w:type="auto"/>
          </w:tcPr>
          <w:p w:rsidR="00584F18" w:rsidRPr="00FF625E" w:rsidRDefault="00584F18" w:rsidP="00B6771B">
            <w:pPr>
              <w:pStyle w:val="TabelleKlein"/>
              <w:jc w:val="left"/>
            </w:pPr>
            <w:r w:rsidRPr="00FF625E">
              <w:t>0x43</w:t>
            </w:r>
          </w:p>
        </w:tc>
        <w:tc>
          <w:tcPr>
            <w:tcW w:w="0" w:type="auto"/>
          </w:tcPr>
          <w:p w:rsidR="00584F18" w:rsidRPr="00FF625E" w:rsidRDefault="00584F18" w:rsidP="00B6771B">
            <w:pPr>
              <w:pStyle w:val="TabelleKlein"/>
              <w:jc w:val="left"/>
            </w:pPr>
            <w:r w:rsidRPr="00FF625E">
              <w:t>C</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0xC8 </w:t>
            </w:r>
          </w:p>
        </w:tc>
        <w:tc>
          <w:tcPr>
            <w:tcW w:w="0" w:type="auto"/>
          </w:tcPr>
          <w:p w:rsidR="00584F18" w:rsidRPr="00FF625E" w:rsidRDefault="00584F18" w:rsidP="00B6771B">
            <w:pPr>
              <w:pStyle w:val="TabelleKlein"/>
              <w:jc w:val="left"/>
            </w:pPr>
            <w:r w:rsidRPr="00FF625E">
              <w:t xml:space="preserve">U+00C8 </w:t>
            </w:r>
          </w:p>
        </w:tc>
        <w:tc>
          <w:tcPr>
            <w:tcW w:w="0" w:type="auto"/>
          </w:tcPr>
          <w:p w:rsidR="00584F18" w:rsidRPr="00FF625E" w:rsidRDefault="00584F18" w:rsidP="00B6771B">
            <w:pPr>
              <w:pStyle w:val="TabelleKlein"/>
              <w:jc w:val="left"/>
            </w:pPr>
            <w:r w:rsidRPr="00FF625E">
              <w:t>Latin Capital letter E with grave</w:t>
            </w:r>
          </w:p>
        </w:tc>
        <w:tc>
          <w:tcPr>
            <w:tcW w:w="0" w:type="auto"/>
          </w:tcPr>
          <w:p w:rsidR="00584F18" w:rsidRPr="00FF625E" w:rsidRDefault="00584F18" w:rsidP="00B6771B">
            <w:pPr>
              <w:pStyle w:val="TabelleKlein"/>
              <w:jc w:val="left"/>
            </w:pPr>
            <w:r w:rsidRPr="00FF625E">
              <w:t xml:space="preserve">È </w:t>
            </w:r>
          </w:p>
        </w:tc>
        <w:tc>
          <w:tcPr>
            <w:tcW w:w="0" w:type="auto"/>
          </w:tcPr>
          <w:p w:rsidR="00584F18" w:rsidRPr="00FF625E" w:rsidRDefault="00584F18" w:rsidP="00B6771B">
            <w:pPr>
              <w:pStyle w:val="TabelleKlein"/>
              <w:jc w:val="left"/>
            </w:pPr>
            <w:r w:rsidRPr="00FF625E">
              <w:t>0x45</w:t>
            </w:r>
          </w:p>
        </w:tc>
        <w:tc>
          <w:tcPr>
            <w:tcW w:w="0" w:type="auto"/>
          </w:tcPr>
          <w:p w:rsidR="00584F18" w:rsidRPr="00FF625E" w:rsidRDefault="00584F18" w:rsidP="00B6771B">
            <w:pPr>
              <w:pStyle w:val="TabelleKlein"/>
              <w:jc w:val="left"/>
            </w:pPr>
            <w:r w:rsidRPr="00FF625E">
              <w:t>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0xC9 </w:t>
            </w:r>
          </w:p>
        </w:tc>
        <w:tc>
          <w:tcPr>
            <w:tcW w:w="0" w:type="auto"/>
          </w:tcPr>
          <w:p w:rsidR="00584F18" w:rsidRPr="00FF625E" w:rsidRDefault="00584F18" w:rsidP="00B6771B">
            <w:pPr>
              <w:pStyle w:val="TabelleKlein"/>
              <w:jc w:val="left"/>
            </w:pPr>
            <w:r w:rsidRPr="00FF625E">
              <w:t xml:space="preserve">U+00C9 </w:t>
            </w:r>
          </w:p>
        </w:tc>
        <w:tc>
          <w:tcPr>
            <w:tcW w:w="0" w:type="auto"/>
          </w:tcPr>
          <w:p w:rsidR="00584F18" w:rsidRPr="00FF625E" w:rsidRDefault="00584F18" w:rsidP="00B6771B">
            <w:pPr>
              <w:pStyle w:val="TabelleKlein"/>
              <w:jc w:val="left"/>
            </w:pPr>
            <w:r w:rsidRPr="00FF625E">
              <w:t>Latin Capital letter E with acute</w:t>
            </w:r>
          </w:p>
        </w:tc>
        <w:tc>
          <w:tcPr>
            <w:tcW w:w="0" w:type="auto"/>
          </w:tcPr>
          <w:p w:rsidR="00584F18" w:rsidRPr="00FF625E" w:rsidRDefault="00584F18" w:rsidP="00B6771B">
            <w:pPr>
              <w:pStyle w:val="TabelleKlein"/>
              <w:jc w:val="left"/>
            </w:pPr>
            <w:r w:rsidRPr="00FF625E">
              <w:t xml:space="preserve">É </w:t>
            </w:r>
          </w:p>
        </w:tc>
        <w:tc>
          <w:tcPr>
            <w:tcW w:w="0" w:type="auto"/>
          </w:tcPr>
          <w:p w:rsidR="00584F18" w:rsidRPr="00FF625E" w:rsidRDefault="00584F18" w:rsidP="00B6771B">
            <w:pPr>
              <w:pStyle w:val="TabelleKlein"/>
              <w:jc w:val="left"/>
            </w:pPr>
            <w:r w:rsidRPr="00FF625E">
              <w:t>0x45</w:t>
            </w:r>
          </w:p>
        </w:tc>
        <w:tc>
          <w:tcPr>
            <w:tcW w:w="0" w:type="auto"/>
          </w:tcPr>
          <w:p w:rsidR="00584F18" w:rsidRPr="00FF625E" w:rsidRDefault="00584F18" w:rsidP="00B6771B">
            <w:pPr>
              <w:pStyle w:val="TabelleKlein"/>
              <w:jc w:val="left"/>
            </w:pPr>
            <w:r w:rsidRPr="00FF625E">
              <w:t>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0xCA </w:t>
            </w:r>
          </w:p>
        </w:tc>
        <w:tc>
          <w:tcPr>
            <w:tcW w:w="0" w:type="auto"/>
          </w:tcPr>
          <w:p w:rsidR="00584F18" w:rsidRPr="00FF625E" w:rsidRDefault="00584F18" w:rsidP="00B6771B">
            <w:pPr>
              <w:pStyle w:val="TabelleKlein"/>
              <w:jc w:val="left"/>
            </w:pPr>
            <w:r w:rsidRPr="00FF625E">
              <w:t xml:space="preserve">U+00CA </w:t>
            </w:r>
          </w:p>
        </w:tc>
        <w:tc>
          <w:tcPr>
            <w:tcW w:w="0" w:type="auto"/>
          </w:tcPr>
          <w:p w:rsidR="00584F18" w:rsidRPr="00FF625E" w:rsidRDefault="00584F18" w:rsidP="00B6771B">
            <w:pPr>
              <w:pStyle w:val="TabelleKlein"/>
              <w:jc w:val="left"/>
            </w:pPr>
            <w:r w:rsidRPr="00FF625E">
              <w:t>Latin Capital letter E with circumflex</w:t>
            </w:r>
          </w:p>
        </w:tc>
        <w:tc>
          <w:tcPr>
            <w:tcW w:w="0" w:type="auto"/>
          </w:tcPr>
          <w:p w:rsidR="00584F18" w:rsidRPr="00FF625E" w:rsidRDefault="00584F18" w:rsidP="00B6771B">
            <w:pPr>
              <w:pStyle w:val="TabelleKlein"/>
              <w:jc w:val="left"/>
            </w:pPr>
            <w:r w:rsidRPr="00FF625E">
              <w:t xml:space="preserve">Ê </w:t>
            </w:r>
          </w:p>
        </w:tc>
        <w:tc>
          <w:tcPr>
            <w:tcW w:w="0" w:type="auto"/>
          </w:tcPr>
          <w:p w:rsidR="00584F18" w:rsidRPr="00FF625E" w:rsidRDefault="00584F18" w:rsidP="00B6771B">
            <w:pPr>
              <w:pStyle w:val="TabelleKlein"/>
              <w:jc w:val="left"/>
            </w:pPr>
            <w:r w:rsidRPr="00FF625E">
              <w:t>0x45</w:t>
            </w:r>
          </w:p>
        </w:tc>
        <w:tc>
          <w:tcPr>
            <w:tcW w:w="0" w:type="auto"/>
          </w:tcPr>
          <w:p w:rsidR="00584F18" w:rsidRPr="00FF625E" w:rsidRDefault="00584F18" w:rsidP="00B6771B">
            <w:pPr>
              <w:pStyle w:val="TabelleKlein"/>
              <w:jc w:val="left"/>
            </w:pPr>
            <w:r w:rsidRPr="00FF625E">
              <w:t>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0xCB </w:t>
            </w:r>
          </w:p>
        </w:tc>
        <w:tc>
          <w:tcPr>
            <w:tcW w:w="0" w:type="auto"/>
          </w:tcPr>
          <w:p w:rsidR="00584F18" w:rsidRPr="00FF625E" w:rsidRDefault="00584F18" w:rsidP="00B6771B">
            <w:pPr>
              <w:pStyle w:val="TabelleKlein"/>
              <w:jc w:val="left"/>
            </w:pPr>
            <w:r w:rsidRPr="00FF625E">
              <w:t xml:space="preserve">U+00CB </w:t>
            </w:r>
          </w:p>
        </w:tc>
        <w:tc>
          <w:tcPr>
            <w:tcW w:w="0" w:type="auto"/>
          </w:tcPr>
          <w:p w:rsidR="00584F18" w:rsidRPr="00FF625E" w:rsidRDefault="00584F18" w:rsidP="00B6771B">
            <w:pPr>
              <w:pStyle w:val="TabelleKlein"/>
              <w:jc w:val="left"/>
            </w:pPr>
            <w:r w:rsidRPr="00FF625E">
              <w:t>Latin Capital letter E with diaeresis</w:t>
            </w:r>
          </w:p>
        </w:tc>
        <w:tc>
          <w:tcPr>
            <w:tcW w:w="0" w:type="auto"/>
          </w:tcPr>
          <w:p w:rsidR="00584F18" w:rsidRPr="00FF625E" w:rsidRDefault="00584F18" w:rsidP="00B6771B">
            <w:pPr>
              <w:pStyle w:val="TabelleKlein"/>
              <w:jc w:val="left"/>
            </w:pPr>
            <w:r w:rsidRPr="00FF625E">
              <w:t xml:space="preserve">Ë </w:t>
            </w:r>
          </w:p>
        </w:tc>
        <w:tc>
          <w:tcPr>
            <w:tcW w:w="0" w:type="auto"/>
          </w:tcPr>
          <w:p w:rsidR="00584F18" w:rsidRPr="00FF625E" w:rsidRDefault="00584F18" w:rsidP="00B6771B">
            <w:pPr>
              <w:pStyle w:val="TabelleKlein"/>
              <w:jc w:val="left"/>
            </w:pPr>
            <w:r w:rsidRPr="00FF625E">
              <w:t>0x45</w:t>
            </w:r>
          </w:p>
        </w:tc>
        <w:tc>
          <w:tcPr>
            <w:tcW w:w="0" w:type="auto"/>
          </w:tcPr>
          <w:p w:rsidR="00584F18" w:rsidRPr="00FF625E" w:rsidRDefault="00584F18" w:rsidP="00B6771B">
            <w:pPr>
              <w:pStyle w:val="TabelleKlein"/>
              <w:jc w:val="left"/>
            </w:pPr>
            <w:r w:rsidRPr="00FF625E">
              <w:t>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0xCC </w:t>
            </w:r>
          </w:p>
        </w:tc>
        <w:tc>
          <w:tcPr>
            <w:tcW w:w="0" w:type="auto"/>
          </w:tcPr>
          <w:p w:rsidR="00584F18" w:rsidRPr="00FF625E" w:rsidRDefault="00584F18" w:rsidP="00B6771B">
            <w:pPr>
              <w:pStyle w:val="TabelleKlein"/>
              <w:jc w:val="left"/>
            </w:pPr>
            <w:r w:rsidRPr="00FF625E">
              <w:t xml:space="preserve">U+00CC </w:t>
            </w:r>
          </w:p>
        </w:tc>
        <w:tc>
          <w:tcPr>
            <w:tcW w:w="0" w:type="auto"/>
          </w:tcPr>
          <w:p w:rsidR="00584F18" w:rsidRPr="00FF625E" w:rsidRDefault="00584F18" w:rsidP="00B6771B">
            <w:pPr>
              <w:pStyle w:val="TabelleKlein"/>
              <w:jc w:val="left"/>
            </w:pPr>
            <w:r w:rsidRPr="00FF625E">
              <w:t>Latin Capital letter I with grave</w:t>
            </w:r>
          </w:p>
        </w:tc>
        <w:tc>
          <w:tcPr>
            <w:tcW w:w="0" w:type="auto"/>
          </w:tcPr>
          <w:p w:rsidR="00584F18" w:rsidRPr="00FF625E" w:rsidRDefault="00584F18" w:rsidP="00B6771B">
            <w:pPr>
              <w:pStyle w:val="TabelleKlein"/>
              <w:jc w:val="left"/>
            </w:pPr>
            <w:r w:rsidRPr="00FF625E">
              <w:t xml:space="preserve">Ì </w:t>
            </w:r>
          </w:p>
        </w:tc>
        <w:tc>
          <w:tcPr>
            <w:tcW w:w="0" w:type="auto"/>
          </w:tcPr>
          <w:p w:rsidR="00584F18" w:rsidRPr="00FF625E" w:rsidRDefault="00584F18" w:rsidP="00B6771B">
            <w:pPr>
              <w:pStyle w:val="TabelleKlein"/>
              <w:jc w:val="left"/>
            </w:pPr>
            <w:r w:rsidRPr="00FF625E">
              <w:t>0x49</w:t>
            </w:r>
          </w:p>
        </w:tc>
        <w:tc>
          <w:tcPr>
            <w:tcW w:w="0" w:type="auto"/>
          </w:tcPr>
          <w:p w:rsidR="00584F18" w:rsidRPr="00FF625E" w:rsidRDefault="00584F18" w:rsidP="00B6771B">
            <w:pPr>
              <w:pStyle w:val="TabelleKlein"/>
              <w:jc w:val="left"/>
            </w:pPr>
            <w:r w:rsidRPr="00FF625E">
              <w:t>I</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0xCD </w:t>
            </w:r>
          </w:p>
        </w:tc>
        <w:tc>
          <w:tcPr>
            <w:tcW w:w="0" w:type="auto"/>
          </w:tcPr>
          <w:p w:rsidR="00584F18" w:rsidRPr="00FF625E" w:rsidRDefault="00584F18" w:rsidP="00B6771B">
            <w:pPr>
              <w:pStyle w:val="TabelleKlein"/>
              <w:jc w:val="left"/>
            </w:pPr>
            <w:r w:rsidRPr="00FF625E">
              <w:t xml:space="preserve">U+00CD </w:t>
            </w:r>
          </w:p>
        </w:tc>
        <w:tc>
          <w:tcPr>
            <w:tcW w:w="0" w:type="auto"/>
          </w:tcPr>
          <w:p w:rsidR="00584F18" w:rsidRPr="00FF625E" w:rsidRDefault="00584F18" w:rsidP="00B6771B">
            <w:pPr>
              <w:pStyle w:val="TabelleKlein"/>
              <w:jc w:val="left"/>
            </w:pPr>
            <w:r w:rsidRPr="00FF625E">
              <w:t>Latin Capital letter I with acute</w:t>
            </w:r>
          </w:p>
        </w:tc>
        <w:tc>
          <w:tcPr>
            <w:tcW w:w="0" w:type="auto"/>
          </w:tcPr>
          <w:p w:rsidR="00584F18" w:rsidRPr="00FF625E" w:rsidRDefault="00584F18" w:rsidP="00B6771B">
            <w:pPr>
              <w:pStyle w:val="TabelleKlein"/>
              <w:jc w:val="left"/>
            </w:pPr>
            <w:r w:rsidRPr="00FF625E">
              <w:t xml:space="preserve">Í </w:t>
            </w:r>
          </w:p>
        </w:tc>
        <w:tc>
          <w:tcPr>
            <w:tcW w:w="0" w:type="auto"/>
          </w:tcPr>
          <w:p w:rsidR="00584F18" w:rsidRPr="00FF625E" w:rsidRDefault="00584F18" w:rsidP="00B6771B">
            <w:pPr>
              <w:pStyle w:val="TabelleKlein"/>
              <w:jc w:val="left"/>
            </w:pPr>
            <w:r w:rsidRPr="00FF625E">
              <w:t>0x49</w:t>
            </w:r>
          </w:p>
        </w:tc>
        <w:tc>
          <w:tcPr>
            <w:tcW w:w="0" w:type="auto"/>
          </w:tcPr>
          <w:p w:rsidR="00584F18" w:rsidRPr="00FF625E" w:rsidRDefault="00584F18" w:rsidP="00B6771B">
            <w:pPr>
              <w:pStyle w:val="TabelleKlein"/>
              <w:jc w:val="left"/>
            </w:pPr>
            <w:r w:rsidRPr="00FF625E">
              <w:t>I</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0xCE </w:t>
            </w:r>
          </w:p>
        </w:tc>
        <w:tc>
          <w:tcPr>
            <w:tcW w:w="0" w:type="auto"/>
          </w:tcPr>
          <w:p w:rsidR="00584F18" w:rsidRPr="00FF625E" w:rsidRDefault="00584F18" w:rsidP="00B6771B">
            <w:pPr>
              <w:pStyle w:val="TabelleKlein"/>
              <w:jc w:val="left"/>
            </w:pPr>
            <w:r w:rsidRPr="00FF625E">
              <w:t xml:space="preserve">U+00CE </w:t>
            </w:r>
          </w:p>
        </w:tc>
        <w:tc>
          <w:tcPr>
            <w:tcW w:w="0" w:type="auto"/>
          </w:tcPr>
          <w:p w:rsidR="00584F18" w:rsidRPr="00FF625E" w:rsidRDefault="00584F18" w:rsidP="00B6771B">
            <w:pPr>
              <w:pStyle w:val="TabelleKlein"/>
              <w:jc w:val="left"/>
            </w:pPr>
            <w:r w:rsidRPr="00FF625E">
              <w:t>Latin Capital letter I with circumflex</w:t>
            </w:r>
          </w:p>
        </w:tc>
        <w:tc>
          <w:tcPr>
            <w:tcW w:w="0" w:type="auto"/>
          </w:tcPr>
          <w:p w:rsidR="00584F18" w:rsidRPr="00FF625E" w:rsidRDefault="00584F18" w:rsidP="00B6771B">
            <w:pPr>
              <w:pStyle w:val="TabelleKlein"/>
              <w:jc w:val="left"/>
            </w:pPr>
            <w:r w:rsidRPr="00FF625E">
              <w:t xml:space="preserve">Î </w:t>
            </w:r>
          </w:p>
        </w:tc>
        <w:tc>
          <w:tcPr>
            <w:tcW w:w="0" w:type="auto"/>
          </w:tcPr>
          <w:p w:rsidR="00584F18" w:rsidRPr="00FF625E" w:rsidRDefault="00584F18" w:rsidP="00B6771B">
            <w:pPr>
              <w:pStyle w:val="TabelleKlein"/>
              <w:jc w:val="left"/>
            </w:pPr>
            <w:r w:rsidRPr="00FF625E">
              <w:t>0x49</w:t>
            </w:r>
          </w:p>
        </w:tc>
        <w:tc>
          <w:tcPr>
            <w:tcW w:w="0" w:type="auto"/>
          </w:tcPr>
          <w:p w:rsidR="00584F18" w:rsidRPr="00FF625E" w:rsidRDefault="00584F18" w:rsidP="00B6771B">
            <w:pPr>
              <w:pStyle w:val="TabelleKlein"/>
              <w:jc w:val="left"/>
            </w:pPr>
            <w:r w:rsidRPr="00FF625E">
              <w:t>I</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0xCF </w:t>
            </w:r>
          </w:p>
        </w:tc>
        <w:tc>
          <w:tcPr>
            <w:tcW w:w="0" w:type="auto"/>
          </w:tcPr>
          <w:p w:rsidR="00584F18" w:rsidRPr="00FF625E" w:rsidRDefault="00584F18" w:rsidP="00B6771B">
            <w:pPr>
              <w:pStyle w:val="TabelleKlein"/>
              <w:jc w:val="left"/>
            </w:pPr>
            <w:r w:rsidRPr="00FF625E">
              <w:t xml:space="preserve">U+00CF </w:t>
            </w:r>
          </w:p>
        </w:tc>
        <w:tc>
          <w:tcPr>
            <w:tcW w:w="0" w:type="auto"/>
          </w:tcPr>
          <w:p w:rsidR="00584F18" w:rsidRPr="00FF625E" w:rsidRDefault="00584F18" w:rsidP="00B6771B">
            <w:pPr>
              <w:pStyle w:val="TabelleKlein"/>
              <w:jc w:val="left"/>
            </w:pPr>
            <w:r w:rsidRPr="00FF625E">
              <w:t>Latin Capital letter I with diaeresis</w:t>
            </w:r>
          </w:p>
        </w:tc>
        <w:tc>
          <w:tcPr>
            <w:tcW w:w="0" w:type="auto"/>
          </w:tcPr>
          <w:p w:rsidR="00584F18" w:rsidRPr="00FF625E" w:rsidRDefault="00584F18" w:rsidP="00B6771B">
            <w:pPr>
              <w:pStyle w:val="TabelleKlein"/>
              <w:jc w:val="left"/>
            </w:pPr>
            <w:r w:rsidRPr="00FF625E">
              <w:t xml:space="preserve">Ï </w:t>
            </w:r>
          </w:p>
        </w:tc>
        <w:tc>
          <w:tcPr>
            <w:tcW w:w="0" w:type="auto"/>
          </w:tcPr>
          <w:p w:rsidR="00584F18" w:rsidRPr="00FF625E" w:rsidRDefault="00584F18" w:rsidP="00B6771B">
            <w:pPr>
              <w:pStyle w:val="TabelleKlein"/>
              <w:jc w:val="left"/>
            </w:pPr>
            <w:r w:rsidRPr="00FF625E">
              <w:t>0x49</w:t>
            </w:r>
          </w:p>
        </w:tc>
        <w:tc>
          <w:tcPr>
            <w:tcW w:w="0" w:type="auto"/>
          </w:tcPr>
          <w:p w:rsidR="00584F18" w:rsidRPr="00FF625E" w:rsidRDefault="00584F18" w:rsidP="00B6771B">
            <w:pPr>
              <w:pStyle w:val="TabelleKlein"/>
              <w:jc w:val="left"/>
            </w:pPr>
            <w:r w:rsidRPr="00FF625E">
              <w:t>I</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0xD0 </w:t>
            </w:r>
          </w:p>
        </w:tc>
        <w:tc>
          <w:tcPr>
            <w:tcW w:w="0" w:type="auto"/>
          </w:tcPr>
          <w:p w:rsidR="00584F18" w:rsidRPr="00FF625E" w:rsidRDefault="00584F18" w:rsidP="00B6771B">
            <w:pPr>
              <w:pStyle w:val="TabelleKlein"/>
              <w:jc w:val="left"/>
            </w:pPr>
            <w:r w:rsidRPr="00FF625E">
              <w:t xml:space="preserve">U+00D0 </w:t>
            </w:r>
          </w:p>
        </w:tc>
        <w:tc>
          <w:tcPr>
            <w:tcW w:w="0" w:type="auto"/>
          </w:tcPr>
          <w:p w:rsidR="00584F18" w:rsidRPr="00FF625E" w:rsidRDefault="00584F18" w:rsidP="00B6771B">
            <w:pPr>
              <w:pStyle w:val="TabelleKlein"/>
              <w:jc w:val="left"/>
            </w:pPr>
            <w:r w:rsidRPr="00FF625E">
              <w:t>Latin Capital letter Eth</w:t>
            </w:r>
          </w:p>
        </w:tc>
        <w:tc>
          <w:tcPr>
            <w:tcW w:w="0" w:type="auto"/>
          </w:tcPr>
          <w:p w:rsidR="00584F18" w:rsidRPr="00FF625E" w:rsidRDefault="00584F18" w:rsidP="00B6771B">
            <w:pPr>
              <w:pStyle w:val="TabelleKlein"/>
              <w:jc w:val="left"/>
            </w:pPr>
            <w:r w:rsidRPr="00FF625E">
              <w:t xml:space="preserve">Ð </w:t>
            </w:r>
          </w:p>
        </w:tc>
        <w:tc>
          <w:tcPr>
            <w:tcW w:w="0" w:type="auto"/>
          </w:tcPr>
          <w:p w:rsidR="00584F18" w:rsidRPr="00FF625E" w:rsidRDefault="00584F18" w:rsidP="00B6771B">
            <w:pPr>
              <w:pStyle w:val="TabelleKlein"/>
              <w:jc w:val="left"/>
            </w:pPr>
            <w:r w:rsidRPr="00FF625E">
              <w:t>0x44</w:t>
            </w:r>
          </w:p>
        </w:tc>
        <w:tc>
          <w:tcPr>
            <w:tcW w:w="0" w:type="auto"/>
          </w:tcPr>
          <w:p w:rsidR="00584F18" w:rsidRPr="00FF625E" w:rsidRDefault="00584F18" w:rsidP="00B6771B">
            <w:pPr>
              <w:pStyle w:val="TabelleKlein"/>
              <w:jc w:val="left"/>
            </w:pPr>
            <w:r w:rsidRPr="00FF625E">
              <w:t>D</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0xD1 </w:t>
            </w:r>
          </w:p>
        </w:tc>
        <w:tc>
          <w:tcPr>
            <w:tcW w:w="0" w:type="auto"/>
          </w:tcPr>
          <w:p w:rsidR="00584F18" w:rsidRPr="00FF625E" w:rsidRDefault="00584F18" w:rsidP="00B6771B">
            <w:pPr>
              <w:pStyle w:val="TabelleKlein"/>
              <w:jc w:val="left"/>
            </w:pPr>
            <w:r w:rsidRPr="00FF625E">
              <w:t xml:space="preserve">U+00D1 </w:t>
            </w:r>
          </w:p>
        </w:tc>
        <w:tc>
          <w:tcPr>
            <w:tcW w:w="0" w:type="auto"/>
          </w:tcPr>
          <w:p w:rsidR="00584F18" w:rsidRPr="00FF625E" w:rsidRDefault="00584F18" w:rsidP="00B6771B">
            <w:pPr>
              <w:pStyle w:val="TabelleKlein"/>
              <w:jc w:val="left"/>
            </w:pPr>
            <w:r w:rsidRPr="00FF625E">
              <w:t>Latin Capital letter N with tilde</w:t>
            </w:r>
          </w:p>
        </w:tc>
        <w:tc>
          <w:tcPr>
            <w:tcW w:w="0" w:type="auto"/>
          </w:tcPr>
          <w:p w:rsidR="00584F18" w:rsidRPr="00FF625E" w:rsidRDefault="00584F18" w:rsidP="00B6771B">
            <w:pPr>
              <w:pStyle w:val="TabelleKlein"/>
              <w:jc w:val="left"/>
            </w:pPr>
            <w:r w:rsidRPr="00FF625E">
              <w:t xml:space="preserve">Ñ </w:t>
            </w:r>
          </w:p>
        </w:tc>
        <w:tc>
          <w:tcPr>
            <w:tcW w:w="0" w:type="auto"/>
          </w:tcPr>
          <w:p w:rsidR="00584F18" w:rsidRPr="00FF625E" w:rsidRDefault="00584F18" w:rsidP="00B6771B">
            <w:pPr>
              <w:pStyle w:val="TabelleKlein"/>
              <w:jc w:val="left"/>
            </w:pPr>
            <w:r w:rsidRPr="00FF625E">
              <w:t>0x4E</w:t>
            </w:r>
          </w:p>
        </w:tc>
        <w:tc>
          <w:tcPr>
            <w:tcW w:w="0" w:type="auto"/>
          </w:tcPr>
          <w:p w:rsidR="00584F18" w:rsidRPr="00FF625E" w:rsidRDefault="00584F18" w:rsidP="00B6771B">
            <w:pPr>
              <w:pStyle w:val="TabelleKlein"/>
              <w:jc w:val="left"/>
            </w:pPr>
            <w:r w:rsidRPr="00FF625E">
              <w:t>N</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0xD2 </w:t>
            </w:r>
          </w:p>
        </w:tc>
        <w:tc>
          <w:tcPr>
            <w:tcW w:w="0" w:type="auto"/>
          </w:tcPr>
          <w:p w:rsidR="00584F18" w:rsidRPr="00FF625E" w:rsidRDefault="00584F18" w:rsidP="00B6771B">
            <w:pPr>
              <w:pStyle w:val="TabelleKlein"/>
              <w:jc w:val="left"/>
            </w:pPr>
            <w:r w:rsidRPr="00FF625E">
              <w:t xml:space="preserve">U+00D2 </w:t>
            </w:r>
          </w:p>
        </w:tc>
        <w:tc>
          <w:tcPr>
            <w:tcW w:w="0" w:type="auto"/>
          </w:tcPr>
          <w:p w:rsidR="00584F18" w:rsidRPr="00FF625E" w:rsidRDefault="00584F18" w:rsidP="00B6771B">
            <w:pPr>
              <w:pStyle w:val="TabelleKlein"/>
              <w:jc w:val="left"/>
            </w:pPr>
            <w:r w:rsidRPr="00FF625E">
              <w:t>Latin Capital letter O with grave</w:t>
            </w:r>
          </w:p>
        </w:tc>
        <w:tc>
          <w:tcPr>
            <w:tcW w:w="0" w:type="auto"/>
          </w:tcPr>
          <w:p w:rsidR="00584F18" w:rsidRPr="00FF625E" w:rsidRDefault="00584F18" w:rsidP="00B6771B">
            <w:pPr>
              <w:pStyle w:val="TabelleKlein"/>
              <w:jc w:val="left"/>
            </w:pPr>
            <w:r w:rsidRPr="00FF625E">
              <w:t xml:space="preserve">Ò </w:t>
            </w:r>
          </w:p>
        </w:tc>
        <w:tc>
          <w:tcPr>
            <w:tcW w:w="0" w:type="auto"/>
          </w:tcPr>
          <w:p w:rsidR="00584F18" w:rsidRPr="00FF625E" w:rsidRDefault="00584F18" w:rsidP="00B6771B">
            <w:pPr>
              <w:pStyle w:val="TabelleKlein"/>
              <w:jc w:val="left"/>
            </w:pPr>
            <w:r w:rsidRPr="00FF625E">
              <w:t>0x4F</w:t>
            </w:r>
          </w:p>
        </w:tc>
        <w:tc>
          <w:tcPr>
            <w:tcW w:w="0" w:type="auto"/>
          </w:tcPr>
          <w:p w:rsidR="00584F18" w:rsidRPr="00FF625E" w:rsidRDefault="00584F18" w:rsidP="00B6771B">
            <w:pPr>
              <w:pStyle w:val="TabelleKlein"/>
              <w:jc w:val="left"/>
            </w:pPr>
            <w:r w:rsidRPr="00FF625E">
              <w:t>O</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0xD3 </w:t>
            </w:r>
          </w:p>
        </w:tc>
        <w:tc>
          <w:tcPr>
            <w:tcW w:w="0" w:type="auto"/>
          </w:tcPr>
          <w:p w:rsidR="00584F18" w:rsidRPr="00FF625E" w:rsidRDefault="00584F18" w:rsidP="00B6771B">
            <w:pPr>
              <w:pStyle w:val="TabelleKlein"/>
              <w:jc w:val="left"/>
            </w:pPr>
            <w:r w:rsidRPr="00FF625E">
              <w:t xml:space="preserve">U+00D3 </w:t>
            </w:r>
          </w:p>
        </w:tc>
        <w:tc>
          <w:tcPr>
            <w:tcW w:w="0" w:type="auto"/>
          </w:tcPr>
          <w:p w:rsidR="00584F18" w:rsidRPr="00FF625E" w:rsidRDefault="00584F18" w:rsidP="00B6771B">
            <w:pPr>
              <w:pStyle w:val="TabelleKlein"/>
              <w:jc w:val="left"/>
            </w:pPr>
            <w:r w:rsidRPr="00FF625E">
              <w:t>Latin Capital letter O with acute</w:t>
            </w:r>
          </w:p>
        </w:tc>
        <w:tc>
          <w:tcPr>
            <w:tcW w:w="0" w:type="auto"/>
          </w:tcPr>
          <w:p w:rsidR="00584F18" w:rsidRPr="00FF625E" w:rsidRDefault="00584F18" w:rsidP="00B6771B">
            <w:pPr>
              <w:pStyle w:val="TabelleKlein"/>
              <w:jc w:val="left"/>
            </w:pPr>
            <w:r w:rsidRPr="00FF625E">
              <w:t xml:space="preserve">Ó </w:t>
            </w:r>
          </w:p>
        </w:tc>
        <w:tc>
          <w:tcPr>
            <w:tcW w:w="0" w:type="auto"/>
          </w:tcPr>
          <w:p w:rsidR="00584F18" w:rsidRPr="00FF625E" w:rsidRDefault="00584F18" w:rsidP="00B6771B">
            <w:pPr>
              <w:pStyle w:val="TabelleKlein"/>
              <w:jc w:val="left"/>
            </w:pPr>
            <w:r w:rsidRPr="00FF625E">
              <w:t>0x4F</w:t>
            </w:r>
          </w:p>
        </w:tc>
        <w:tc>
          <w:tcPr>
            <w:tcW w:w="0" w:type="auto"/>
          </w:tcPr>
          <w:p w:rsidR="00584F18" w:rsidRPr="00FF625E" w:rsidRDefault="00584F18" w:rsidP="00B6771B">
            <w:pPr>
              <w:pStyle w:val="TabelleKlein"/>
              <w:jc w:val="left"/>
            </w:pPr>
            <w:r w:rsidRPr="00FF625E">
              <w:t>O</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0xD4 </w:t>
            </w:r>
          </w:p>
        </w:tc>
        <w:tc>
          <w:tcPr>
            <w:tcW w:w="0" w:type="auto"/>
          </w:tcPr>
          <w:p w:rsidR="00584F18" w:rsidRPr="00FF625E" w:rsidRDefault="00584F18" w:rsidP="00B6771B">
            <w:pPr>
              <w:pStyle w:val="TabelleKlein"/>
              <w:jc w:val="left"/>
            </w:pPr>
            <w:r w:rsidRPr="00FF625E">
              <w:t xml:space="preserve">U+00D4 </w:t>
            </w:r>
          </w:p>
        </w:tc>
        <w:tc>
          <w:tcPr>
            <w:tcW w:w="0" w:type="auto"/>
          </w:tcPr>
          <w:p w:rsidR="00584F18" w:rsidRPr="00FF625E" w:rsidRDefault="00584F18" w:rsidP="00B6771B">
            <w:pPr>
              <w:pStyle w:val="TabelleKlein"/>
              <w:jc w:val="left"/>
            </w:pPr>
            <w:r w:rsidRPr="00FF625E">
              <w:t>Latin Capital letter O with circumflex</w:t>
            </w:r>
          </w:p>
        </w:tc>
        <w:tc>
          <w:tcPr>
            <w:tcW w:w="0" w:type="auto"/>
          </w:tcPr>
          <w:p w:rsidR="00584F18" w:rsidRPr="00FF625E" w:rsidRDefault="00584F18" w:rsidP="00B6771B">
            <w:pPr>
              <w:pStyle w:val="TabelleKlein"/>
              <w:jc w:val="left"/>
            </w:pPr>
            <w:r w:rsidRPr="00FF625E">
              <w:t xml:space="preserve">Ô </w:t>
            </w:r>
          </w:p>
        </w:tc>
        <w:tc>
          <w:tcPr>
            <w:tcW w:w="0" w:type="auto"/>
          </w:tcPr>
          <w:p w:rsidR="00584F18" w:rsidRPr="00FF625E" w:rsidRDefault="00584F18" w:rsidP="00B6771B">
            <w:pPr>
              <w:pStyle w:val="TabelleKlein"/>
              <w:jc w:val="left"/>
            </w:pPr>
            <w:r w:rsidRPr="00FF625E">
              <w:t>0x4F</w:t>
            </w:r>
          </w:p>
        </w:tc>
        <w:tc>
          <w:tcPr>
            <w:tcW w:w="0" w:type="auto"/>
          </w:tcPr>
          <w:p w:rsidR="00584F18" w:rsidRPr="00FF625E" w:rsidRDefault="00584F18" w:rsidP="00B6771B">
            <w:pPr>
              <w:pStyle w:val="TabelleKlein"/>
              <w:jc w:val="left"/>
            </w:pPr>
            <w:r w:rsidRPr="00FF625E">
              <w:t>O</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0xD5 </w:t>
            </w:r>
          </w:p>
        </w:tc>
        <w:tc>
          <w:tcPr>
            <w:tcW w:w="0" w:type="auto"/>
          </w:tcPr>
          <w:p w:rsidR="00584F18" w:rsidRPr="00FF625E" w:rsidRDefault="00584F18" w:rsidP="00B6771B">
            <w:pPr>
              <w:pStyle w:val="TabelleKlein"/>
              <w:jc w:val="left"/>
            </w:pPr>
            <w:r w:rsidRPr="00FF625E">
              <w:t xml:space="preserve">U+00D5 </w:t>
            </w:r>
          </w:p>
        </w:tc>
        <w:tc>
          <w:tcPr>
            <w:tcW w:w="0" w:type="auto"/>
          </w:tcPr>
          <w:p w:rsidR="00584F18" w:rsidRPr="00FF625E" w:rsidRDefault="00584F18" w:rsidP="00B6771B">
            <w:pPr>
              <w:pStyle w:val="TabelleKlein"/>
              <w:jc w:val="left"/>
            </w:pPr>
            <w:r w:rsidRPr="00FF625E">
              <w:t>Latin Capital letter O with tilde</w:t>
            </w:r>
          </w:p>
        </w:tc>
        <w:tc>
          <w:tcPr>
            <w:tcW w:w="0" w:type="auto"/>
          </w:tcPr>
          <w:p w:rsidR="00584F18" w:rsidRPr="00FF625E" w:rsidRDefault="00584F18" w:rsidP="00B6771B">
            <w:pPr>
              <w:pStyle w:val="TabelleKlein"/>
              <w:jc w:val="left"/>
            </w:pPr>
            <w:r w:rsidRPr="00FF625E">
              <w:t xml:space="preserve">Õ </w:t>
            </w:r>
          </w:p>
        </w:tc>
        <w:tc>
          <w:tcPr>
            <w:tcW w:w="0" w:type="auto"/>
          </w:tcPr>
          <w:p w:rsidR="00584F18" w:rsidRPr="00FF625E" w:rsidRDefault="00584F18" w:rsidP="00B6771B">
            <w:pPr>
              <w:pStyle w:val="TabelleKlein"/>
              <w:jc w:val="left"/>
            </w:pPr>
            <w:r w:rsidRPr="00FF625E">
              <w:t>0x4F</w:t>
            </w:r>
          </w:p>
        </w:tc>
        <w:tc>
          <w:tcPr>
            <w:tcW w:w="0" w:type="auto"/>
          </w:tcPr>
          <w:p w:rsidR="00584F18" w:rsidRPr="00FF625E" w:rsidRDefault="00584F18" w:rsidP="00B6771B">
            <w:pPr>
              <w:pStyle w:val="TabelleKlein"/>
              <w:jc w:val="left"/>
            </w:pPr>
            <w:r w:rsidRPr="00FF625E">
              <w:t>O</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0xD6 </w:t>
            </w:r>
          </w:p>
        </w:tc>
        <w:tc>
          <w:tcPr>
            <w:tcW w:w="0" w:type="auto"/>
          </w:tcPr>
          <w:p w:rsidR="00584F18" w:rsidRPr="00FF625E" w:rsidRDefault="00584F18" w:rsidP="00B6771B">
            <w:pPr>
              <w:pStyle w:val="TabelleKlein"/>
              <w:jc w:val="left"/>
            </w:pPr>
            <w:r w:rsidRPr="00FF625E">
              <w:t xml:space="preserve">U+00D6 </w:t>
            </w:r>
          </w:p>
        </w:tc>
        <w:tc>
          <w:tcPr>
            <w:tcW w:w="0" w:type="auto"/>
          </w:tcPr>
          <w:p w:rsidR="00584F18" w:rsidRPr="00FF625E" w:rsidRDefault="00584F18" w:rsidP="00B6771B">
            <w:pPr>
              <w:pStyle w:val="TabelleKlein"/>
              <w:jc w:val="left"/>
            </w:pPr>
            <w:r w:rsidRPr="00FF625E">
              <w:t>Latin Capital letter O with diaeresis</w:t>
            </w:r>
          </w:p>
        </w:tc>
        <w:tc>
          <w:tcPr>
            <w:tcW w:w="0" w:type="auto"/>
          </w:tcPr>
          <w:p w:rsidR="00584F18" w:rsidRPr="00FF625E" w:rsidRDefault="00584F18" w:rsidP="00B6771B">
            <w:pPr>
              <w:pStyle w:val="TabelleKlein"/>
              <w:jc w:val="left"/>
            </w:pPr>
            <w:r w:rsidRPr="00FF625E">
              <w:t xml:space="preserve">Ö </w:t>
            </w:r>
          </w:p>
        </w:tc>
        <w:tc>
          <w:tcPr>
            <w:tcW w:w="0" w:type="auto"/>
          </w:tcPr>
          <w:p w:rsidR="00584F18" w:rsidRPr="00FF625E" w:rsidRDefault="00584F18" w:rsidP="00B6771B">
            <w:pPr>
              <w:pStyle w:val="TabelleKlein"/>
              <w:jc w:val="left"/>
            </w:pPr>
            <w:r w:rsidRPr="00FF625E">
              <w:t>0x4F 0x65</w:t>
            </w:r>
          </w:p>
        </w:tc>
        <w:tc>
          <w:tcPr>
            <w:tcW w:w="0" w:type="auto"/>
          </w:tcPr>
          <w:p w:rsidR="00584F18" w:rsidRPr="00FF625E" w:rsidRDefault="00584F18" w:rsidP="00B6771B">
            <w:pPr>
              <w:pStyle w:val="TabelleKlein"/>
              <w:jc w:val="left"/>
            </w:pPr>
            <w:r w:rsidRPr="00FF625E">
              <w:t>Oe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0xD7 </w:t>
            </w:r>
          </w:p>
        </w:tc>
        <w:tc>
          <w:tcPr>
            <w:tcW w:w="0" w:type="auto"/>
          </w:tcPr>
          <w:p w:rsidR="00584F18" w:rsidRPr="00FF625E" w:rsidRDefault="00584F18" w:rsidP="00B6771B">
            <w:pPr>
              <w:pStyle w:val="TabelleKlein"/>
              <w:jc w:val="left"/>
            </w:pPr>
            <w:r w:rsidRPr="00FF625E">
              <w:t xml:space="preserve">U+00D7 </w:t>
            </w:r>
          </w:p>
        </w:tc>
        <w:tc>
          <w:tcPr>
            <w:tcW w:w="0" w:type="auto"/>
          </w:tcPr>
          <w:p w:rsidR="00584F18" w:rsidRPr="00FF625E" w:rsidRDefault="00584F18" w:rsidP="00B6771B">
            <w:pPr>
              <w:pStyle w:val="TabelleKlein"/>
              <w:jc w:val="left"/>
            </w:pPr>
            <w:r w:rsidRPr="00FF625E">
              <w:t>Multiplication sign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0x78</w:t>
            </w:r>
          </w:p>
        </w:tc>
        <w:tc>
          <w:tcPr>
            <w:tcW w:w="0" w:type="auto"/>
          </w:tcPr>
          <w:p w:rsidR="00584F18" w:rsidRPr="00FF625E" w:rsidRDefault="00584F18" w:rsidP="00B6771B">
            <w:pPr>
              <w:pStyle w:val="TabelleKlein"/>
              <w:jc w:val="left"/>
            </w:pPr>
            <w:r w:rsidRPr="00FF625E">
              <w:t>x</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0xD8 </w:t>
            </w:r>
          </w:p>
        </w:tc>
        <w:tc>
          <w:tcPr>
            <w:tcW w:w="0" w:type="auto"/>
          </w:tcPr>
          <w:p w:rsidR="00584F18" w:rsidRPr="00FF625E" w:rsidRDefault="00584F18" w:rsidP="00B6771B">
            <w:pPr>
              <w:pStyle w:val="TabelleKlein"/>
              <w:jc w:val="left"/>
            </w:pPr>
            <w:r w:rsidRPr="00FF625E">
              <w:t xml:space="preserve">U+00D8 </w:t>
            </w:r>
          </w:p>
        </w:tc>
        <w:tc>
          <w:tcPr>
            <w:tcW w:w="0" w:type="auto"/>
          </w:tcPr>
          <w:p w:rsidR="00584F18" w:rsidRPr="00FF625E" w:rsidRDefault="00584F18" w:rsidP="00B6771B">
            <w:pPr>
              <w:pStyle w:val="TabelleKlein"/>
              <w:jc w:val="left"/>
            </w:pPr>
            <w:r w:rsidRPr="00FF625E">
              <w:t>Latin Capital letter O with stroke</w:t>
            </w:r>
          </w:p>
        </w:tc>
        <w:tc>
          <w:tcPr>
            <w:tcW w:w="0" w:type="auto"/>
          </w:tcPr>
          <w:p w:rsidR="00584F18" w:rsidRPr="00FF625E" w:rsidRDefault="00584F18" w:rsidP="00B6771B">
            <w:pPr>
              <w:pStyle w:val="TabelleKlein"/>
              <w:jc w:val="left"/>
            </w:pPr>
            <w:r w:rsidRPr="00FF625E">
              <w:t xml:space="preserve">Ø </w:t>
            </w:r>
          </w:p>
        </w:tc>
        <w:tc>
          <w:tcPr>
            <w:tcW w:w="0" w:type="auto"/>
          </w:tcPr>
          <w:p w:rsidR="00584F18" w:rsidRPr="00FF625E" w:rsidRDefault="00584F18" w:rsidP="00B6771B">
            <w:pPr>
              <w:pStyle w:val="TabelleKlein"/>
              <w:jc w:val="left"/>
            </w:pPr>
            <w:r w:rsidRPr="00FF625E">
              <w:t>0x4F</w:t>
            </w:r>
          </w:p>
        </w:tc>
        <w:tc>
          <w:tcPr>
            <w:tcW w:w="0" w:type="auto"/>
          </w:tcPr>
          <w:p w:rsidR="00584F18" w:rsidRPr="00FF625E" w:rsidRDefault="00584F18" w:rsidP="00B6771B">
            <w:pPr>
              <w:pStyle w:val="TabelleKlein"/>
              <w:jc w:val="left"/>
            </w:pPr>
            <w:r w:rsidRPr="00FF625E">
              <w:t>O</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0xD9 </w:t>
            </w:r>
          </w:p>
        </w:tc>
        <w:tc>
          <w:tcPr>
            <w:tcW w:w="0" w:type="auto"/>
          </w:tcPr>
          <w:p w:rsidR="00584F18" w:rsidRPr="00FF625E" w:rsidRDefault="00584F18" w:rsidP="00B6771B">
            <w:pPr>
              <w:pStyle w:val="TabelleKlein"/>
              <w:jc w:val="left"/>
            </w:pPr>
            <w:r w:rsidRPr="00FF625E">
              <w:t xml:space="preserve">U+00D9 </w:t>
            </w:r>
          </w:p>
        </w:tc>
        <w:tc>
          <w:tcPr>
            <w:tcW w:w="0" w:type="auto"/>
          </w:tcPr>
          <w:p w:rsidR="00584F18" w:rsidRPr="00FF625E" w:rsidRDefault="00584F18" w:rsidP="00B6771B">
            <w:pPr>
              <w:pStyle w:val="TabelleKlein"/>
              <w:jc w:val="left"/>
            </w:pPr>
            <w:r w:rsidRPr="00FF625E">
              <w:t>Latin Capital letter U with grave</w:t>
            </w:r>
          </w:p>
        </w:tc>
        <w:tc>
          <w:tcPr>
            <w:tcW w:w="0" w:type="auto"/>
          </w:tcPr>
          <w:p w:rsidR="00584F18" w:rsidRPr="00FF625E" w:rsidRDefault="00584F18" w:rsidP="00B6771B">
            <w:pPr>
              <w:pStyle w:val="TabelleKlein"/>
              <w:jc w:val="left"/>
            </w:pPr>
            <w:r w:rsidRPr="00FF625E">
              <w:t xml:space="preserve">Ù </w:t>
            </w:r>
          </w:p>
        </w:tc>
        <w:tc>
          <w:tcPr>
            <w:tcW w:w="0" w:type="auto"/>
          </w:tcPr>
          <w:p w:rsidR="00584F18" w:rsidRPr="00FF625E" w:rsidRDefault="00584F18" w:rsidP="00B6771B">
            <w:pPr>
              <w:pStyle w:val="TabelleKlein"/>
              <w:jc w:val="left"/>
            </w:pPr>
            <w:r w:rsidRPr="00FF625E">
              <w:t>0x55</w:t>
            </w:r>
          </w:p>
        </w:tc>
        <w:tc>
          <w:tcPr>
            <w:tcW w:w="0" w:type="auto"/>
          </w:tcPr>
          <w:p w:rsidR="00584F18" w:rsidRPr="00FF625E" w:rsidRDefault="00584F18" w:rsidP="00B6771B">
            <w:pPr>
              <w:pStyle w:val="TabelleKlein"/>
              <w:jc w:val="left"/>
            </w:pPr>
            <w:r w:rsidRPr="00FF625E">
              <w:t>U</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0xDA </w:t>
            </w:r>
          </w:p>
        </w:tc>
        <w:tc>
          <w:tcPr>
            <w:tcW w:w="0" w:type="auto"/>
          </w:tcPr>
          <w:p w:rsidR="00584F18" w:rsidRPr="00FF625E" w:rsidRDefault="00584F18" w:rsidP="00B6771B">
            <w:pPr>
              <w:pStyle w:val="TabelleKlein"/>
              <w:jc w:val="left"/>
            </w:pPr>
            <w:r w:rsidRPr="00FF625E">
              <w:t xml:space="preserve">U+00DA </w:t>
            </w:r>
          </w:p>
        </w:tc>
        <w:tc>
          <w:tcPr>
            <w:tcW w:w="0" w:type="auto"/>
          </w:tcPr>
          <w:p w:rsidR="00584F18" w:rsidRPr="00FF625E" w:rsidRDefault="00584F18" w:rsidP="00B6771B">
            <w:pPr>
              <w:pStyle w:val="TabelleKlein"/>
              <w:jc w:val="left"/>
            </w:pPr>
            <w:r w:rsidRPr="00FF625E">
              <w:t>Latin Capital letter U with acute</w:t>
            </w:r>
          </w:p>
        </w:tc>
        <w:tc>
          <w:tcPr>
            <w:tcW w:w="0" w:type="auto"/>
          </w:tcPr>
          <w:p w:rsidR="00584F18" w:rsidRPr="00FF625E" w:rsidRDefault="00584F18" w:rsidP="00B6771B">
            <w:pPr>
              <w:pStyle w:val="TabelleKlein"/>
              <w:jc w:val="left"/>
            </w:pPr>
            <w:r w:rsidRPr="00FF625E">
              <w:t xml:space="preserve">Ú </w:t>
            </w:r>
          </w:p>
        </w:tc>
        <w:tc>
          <w:tcPr>
            <w:tcW w:w="0" w:type="auto"/>
          </w:tcPr>
          <w:p w:rsidR="00584F18" w:rsidRPr="00FF625E" w:rsidRDefault="00584F18" w:rsidP="00B6771B">
            <w:pPr>
              <w:pStyle w:val="TabelleKlein"/>
              <w:jc w:val="left"/>
            </w:pPr>
            <w:r w:rsidRPr="00FF625E">
              <w:t>0x55</w:t>
            </w:r>
          </w:p>
        </w:tc>
        <w:tc>
          <w:tcPr>
            <w:tcW w:w="0" w:type="auto"/>
          </w:tcPr>
          <w:p w:rsidR="00584F18" w:rsidRPr="00FF625E" w:rsidRDefault="00584F18" w:rsidP="00B6771B">
            <w:pPr>
              <w:pStyle w:val="TabelleKlein"/>
              <w:jc w:val="left"/>
            </w:pPr>
            <w:r w:rsidRPr="00FF625E">
              <w:t>U</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0xDB </w:t>
            </w:r>
          </w:p>
        </w:tc>
        <w:tc>
          <w:tcPr>
            <w:tcW w:w="0" w:type="auto"/>
          </w:tcPr>
          <w:p w:rsidR="00584F18" w:rsidRPr="00FF625E" w:rsidRDefault="00584F18" w:rsidP="00B6771B">
            <w:pPr>
              <w:pStyle w:val="TabelleKlein"/>
              <w:jc w:val="left"/>
            </w:pPr>
            <w:r w:rsidRPr="00FF625E">
              <w:t xml:space="preserve">U+00DB </w:t>
            </w:r>
          </w:p>
        </w:tc>
        <w:tc>
          <w:tcPr>
            <w:tcW w:w="0" w:type="auto"/>
          </w:tcPr>
          <w:p w:rsidR="00584F18" w:rsidRPr="00FF625E" w:rsidRDefault="00584F18" w:rsidP="00B6771B">
            <w:pPr>
              <w:pStyle w:val="TabelleKlein"/>
              <w:jc w:val="left"/>
            </w:pPr>
            <w:r w:rsidRPr="00FF625E">
              <w:t>Latin Capital Letter U with circumflex</w:t>
            </w:r>
          </w:p>
        </w:tc>
        <w:tc>
          <w:tcPr>
            <w:tcW w:w="0" w:type="auto"/>
          </w:tcPr>
          <w:p w:rsidR="00584F18" w:rsidRPr="00FF625E" w:rsidRDefault="00584F18" w:rsidP="00B6771B">
            <w:pPr>
              <w:pStyle w:val="TabelleKlein"/>
              <w:jc w:val="left"/>
            </w:pPr>
            <w:r w:rsidRPr="00FF625E">
              <w:t xml:space="preserve">Û </w:t>
            </w:r>
          </w:p>
        </w:tc>
        <w:tc>
          <w:tcPr>
            <w:tcW w:w="0" w:type="auto"/>
          </w:tcPr>
          <w:p w:rsidR="00584F18" w:rsidRPr="00FF625E" w:rsidRDefault="00584F18" w:rsidP="00B6771B">
            <w:pPr>
              <w:pStyle w:val="TabelleKlein"/>
              <w:jc w:val="left"/>
            </w:pPr>
            <w:r w:rsidRPr="00FF625E">
              <w:t>0x55</w:t>
            </w:r>
          </w:p>
        </w:tc>
        <w:tc>
          <w:tcPr>
            <w:tcW w:w="0" w:type="auto"/>
          </w:tcPr>
          <w:p w:rsidR="00584F18" w:rsidRPr="00FF625E" w:rsidRDefault="00584F18" w:rsidP="00B6771B">
            <w:pPr>
              <w:pStyle w:val="TabelleKlein"/>
              <w:jc w:val="left"/>
            </w:pPr>
            <w:r w:rsidRPr="00FF625E">
              <w:t>U</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0xDC </w:t>
            </w:r>
          </w:p>
        </w:tc>
        <w:tc>
          <w:tcPr>
            <w:tcW w:w="0" w:type="auto"/>
          </w:tcPr>
          <w:p w:rsidR="00584F18" w:rsidRPr="00FF625E" w:rsidRDefault="00584F18" w:rsidP="00B6771B">
            <w:pPr>
              <w:pStyle w:val="TabelleKlein"/>
              <w:jc w:val="left"/>
            </w:pPr>
            <w:r w:rsidRPr="00FF625E">
              <w:t xml:space="preserve">U+00DC </w:t>
            </w:r>
          </w:p>
        </w:tc>
        <w:tc>
          <w:tcPr>
            <w:tcW w:w="0" w:type="auto"/>
          </w:tcPr>
          <w:p w:rsidR="00584F18" w:rsidRPr="00FF625E" w:rsidRDefault="00584F18" w:rsidP="00B6771B">
            <w:pPr>
              <w:pStyle w:val="TabelleKlein"/>
              <w:jc w:val="left"/>
            </w:pPr>
            <w:r w:rsidRPr="00FF625E">
              <w:t>Latin Capital Letter U with diaeresis</w:t>
            </w:r>
          </w:p>
        </w:tc>
        <w:tc>
          <w:tcPr>
            <w:tcW w:w="0" w:type="auto"/>
          </w:tcPr>
          <w:p w:rsidR="00584F18" w:rsidRPr="00FF625E" w:rsidRDefault="00584F18" w:rsidP="00B6771B">
            <w:pPr>
              <w:pStyle w:val="TabelleKlein"/>
              <w:jc w:val="left"/>
            </w:pPr>
            <w:r w:rsidRPr="00FF625E">
              <w:t xml:space="preserve">Ü </w:t>
            </w:r>
          </w:p>
        </w:tc>
        <w:tc>
          <w:tcPr>
            <w:tcW w:w="0" w:type="auto"/>
          </w:tcPr>
          <w:p w:rsidR="00584F18" w:rsidRPr="00FF625E" w:rsidRDefault="00584F18" w:rsidP="00B6771B">
            <w:pPr>
              <w:pStyle w:val="TabelleKlein"/>
              <w:jc w:val="left"/>
            </w:pPr>
            <w:r w:rsidRPr="00FF625E">
              <w:t>0x55 0x65</w:t>
            </w:r>
          </w:p>
        </w:tc>
        <w:tc>
          <w:tcPr>
            <w:tcW w:w="0" w:type="auto"/>
          </w:tcPr>
          <w:p w:rsidR="00584F18" w:rsidRPr="00FF625E" w:rsidRDefault="00584F18" w:rsidP="00B6771B">
            <w:pPr>
              <w:pStyle w:val="TabelleKlein"/>
              <w:jc w:val="left"/>
            </w:pPr>
            <w:r w:rsidRPr="00FF625E">
              <w:t>Ue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0xDD </w:t>
            </w:r>
          </w:p>
        </w:tc>
        <w:tc>
          <w:tcPr>
            <w:tcW w:w="0" w:type="auto"/>
          </w:tcPr>
          <w:p w:rsidR="00584F18" w:rsidRPr="00FF625E" w:rsidRDefault="00584F18" w:rsidP="00B6771B">
            <w:pPr>
              <w:pStyle w:val="TabelleKlein"/>
              <w:jc w:val="left"/>
            </w:pPr>
            <w:r w:rsidRPr="00FF625E">
              <w:t xml:space="preserve">U+00DD </w:t>
            </w:r>
          </w:p>
        </w:tc>
        <w:tc>
          <w:tcPr>
            <w:tcW w:w="0" w:type="auto"/>
          </w:tcPr>
          <w:p w:rsidR="00584F18" w:rsidRPr="00FF625E" w:rsidRDefault="00584F18" w:rsidP="00B6771B">
            <w:pPr>
              <w:pStyle w:val="TabelleKlein"/>
              <w:jc w:val="left"/>
            </w:pPr>
            <w:r w:rsidRPr="00FF625E">
              <w:t>Latin Capital Letter Y with acute</w:t>
            </w:r>
          </w:p>
        </w:tc>
        <w:tc>
          <w:tcPr>
            <w:tcW w:w="0" w:type="auto"/>
          </w:tcPr>
          <w:p w:rsidR="00584F18" w:rsidRPr="00FF625E" w:rsidRDefault="00584F18" w:rsidP="00B6771B">
            <w:pPr>
              <w:pStyle w:val="TabelleKlein"/>
              <w:jc w:val="left"/>
            </w:pPr>
            <w:r w:rsidRPr="00FF625E">
              <w:t xml:space="preserve">Ý </w:t>
            </w:r>
          </w:p>
        </w:tc>
        <w:tc>
          <w:tcPr>
            <w:tcW w:w="0" w:type="auto"/>
          </w:tcPr>
          <w:p w:rsidR="00584F18" w:rsidRPr="00FF625E" w:rsidRDefault="00584F18" w:rsidP="00B6771B">
            <w:pPr>
              <w:pStyle w:val="TabelleKlein"/>
              <w:jc w:val="left"/>
            </w:pPr>
            <w:r w:rsidRPr="00FF625E">
              <w:t>0x59</w:t>
            </w:r>
          </w:p>
        </w:tc>
        <w:tc>
          <w:tcPr>
            <w:tcW w:w="0" w:type="auto"/>
          </w:tcPr>
          <w:p w:rsidR="00584F18" w:rsidRPr="00FF625E" w:rsidRDefault="00584F18" w:rsidP="00B6771B">
            <w:pPr>
              <w:pStyle w:val="TabelleKlein"/>
              <w:jc w:val="left"/>
            </w:pPr>
            <w:r w:rsidRPr="00FF625E">
              <w:t>Y</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0xDE </w:t>
            </w:r>
          </w:p>
        </w:tc>
        <w:tc>
          <w:tcPr>
            <w:tcW w:w="0" w:type="auto"/>
          </w:tcPr>
          <w:p w:rsidR="00584F18" w:rsidRPr="00FF625E" w:rsidRDefault="00584F18" w:rsidP="00B6771B">
            <w:pPr>
              <w:pStyle w:val="TabelleKlein"/>
              <w:jc w:val="left"/>
            </w:pPr>
            <w:r w:rsidRPr="00FF625E">
              <w:t xml:space="preserve">U+00DE </w:t>
            </w:r>
          </w:p>
        </w:tc>
        <w:tc>
          <w:tcPr>
            <w:tcW w:w="0" w:type="auto"/>
          </w:tcPr>
          <w:p w:rsidR="00584F18" w:rsidRPr="00FF625E" w:rsidRDefault="00584F18" w:rsidP="00B6771B">
            <w:pPr>
              <w:pStyle w:val="TabelleKlein"/>
              <w:jc w:val="left"/>
            </w:pPr>
            <w:r w:rsidRPr="00FF625E">
              <w:t>Latin Capital Letter Thorn</w:t>
            </w:r>
          </w:p>
        </w:tc>
        <w:tc>
          <w:tcPr>
            <w:tcW w:w="0" w:type="auto"/>
          </w:tcPr>
          <w:p w:rsidR="00584F18" w:rsidRPr="00FF625E" w:rsidRDefault="00584F18" w:rsidP="00B6771B">
            <w:pPr>
              <w:pStyle w:val="TabelleKlein"/>
              <w:jc w:val="left"/>
            </w:pPr>
            <w:r w:rsidRPr="00FF625E">
              <w:t xml:space="preserve">Þ </w:t>
            </w:r>
          </w:p>
        </w:tc>
        <w:tc>
          <w:tcPr>
            <w:tcW w:w="0" w:type="auto"/>
          </w:tcPr>
          <w:p w:rsidR="00584F18" w:rsidRPr="00FF625E" w:rsidRDefault="00584F18" w:rsidP="00B6771B">
            <w:pPr>
              <w:pStyle w:val="TabelleKlein"/>
              <w:jc w:val="left"/>
            </w:pPr>
            <w:r w:rsidRPr="00FF625E">
              <w:t>0x54 0x68</w:t>
            </w:r>
          </w:p>
        </w:tc>
        <w:tc>
          <w:tcPr>
            <w:tcW w:w="0" w:type="auto"/>
          </w:tcPr>
          <w:p w:rsidR="00584F18" w:rsidRPr="00FF625E" w:rsidRDefault="00584F18" w:rsidP="00B6771B">
            <w:pPr>
              <w:pStyle w:val="TabelleKlein"/>
              <w:jc w:val="left"/>
            </w:pPr>
            <w:r w:rsidRPr="00FF625E">
              <w:t>Th</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0xDF </w:t>
            </w:r>
          </w:p>
        </w:tc>
        <w:tc>
          <w:tcPr>
            <w:tcW w:w="0" w:type="auto"/>
          </w:tcPr>
          <w:p w:rsidR="00584F18" w:rsidRPr="00FF625E" w:rsidRDefault="00584F18" w:rsidP="00B6771B">
            <w:pPr>
              <w:pStyle w:val="TabelleKlein"/>
              <w:jc w:val="left"/>
            </w:pPr>
            <w:r w:rsidRPr="00FF625E">
              <w:t xml:space="preserve">U+00DF </w:t>
            </w:r>
          </w:p>
        </w:tc>
        <w:tc>
          <w:tcPr>
            <w:tcW w:w="0" w:type="auto"/>
          </w:tcPr>
          <w:p w:rsidR="00584F18" w:rsidRPr="00FF625E" w:rsidRDefault="00584F18" w:rsidP="00B6771B">
            <w:pPr>
              <w:pStyle w:val="TabelleKlein"/>
              <w:jc w:val="left"/>
            </w:pPr>
            <w:r w:rsidRPr="00FF625E">
              <w:t>Latin Small Letter sharp S</w:t>
            </w:r>
          </w:p>
        </w:tc>
        <w:tc>
          <w:tcPr>
            <w:tcW w:w="0" w:type="auto"/>
          </w:tcPr>
          <w:p w:rsidR="00584F18" w:rsidRPr="00FF625E" w:rsidRDefault="00584F18" w:rsidP="00B6771B">
            <w:pPr>
              <w:pStyle w:val="TabelleKlein"/>
              <w:jc w:val="left"/>
            </w:pPr>
            <w:r w:rsidRPr="00FF625E">
              <w:t xml:space="preserve">ß </w:t>
            </w:r>
          </w:p>
        </w:tc>
        <w:tc>
          <w:tcPr>
            <w:tcW w:w="0" w:type="auto"/>
          </w:tcPr>
          <w:p w:rsidR="00584F18" w:rsidRPr="00FF625E" w:rsidRDefault="00584F18" w:rsidP="00B6771B">
            <w:pPr>
              <w:pStyle w:val="TabelleKlein"/>
              <w:jc w:val="left"/>
            </w:pPr>
            <w:r w:rsidRPr="00FF625E">
              <w:t>0x73 0x73</w:t>
            </w:r>
          </w:p>
        </w:tc>
        <w:tc>
          <w:tcPr>
            <w:tcW w:w="0" w:type="auto"/>
          </w:tcPr>
          <w:p w:rsidR="00584F18" w:rsidRPr="00FF625E" w:rsidRDefault="00584F18" w:rsidP="00B6771B">
            <w:pPr>
              <w:pStyle w:val="TabelleKlein"/>
              <w:jc w:val="left"/>
            </w:pPr>
            <w:r w:rsidRPr="00FF625E">
              <w:t>ss</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0xE0 </w:t>
            </w:r>
          </w:p>
        </w:tc>
        <w:tc>
          <w:tcPr>
            <w:tcW w:w="0" w:type="auto"/>
          </w:tcPr>
          <w:p w:rsidR="00584F18" w:rsidRPr="00FF625E" w:rsidRDefault="00584F18" w:rsidP="00B6771B">
            <w:pPr>
              <w:pStyle w:val="TabelleKlein"/>
              <w:jc w:val="left"/>
            </w:pPr>
            <w:r w:rsidRPr="00FF625E">
              <w:t xml:space="preserve">U+00E0 </w:t>
            </w:r>
          </w:p>
        </w:tc>
        <w:tc>
          <w:tcPr>
            <w:tcW w:w="0" w:type="auto"/>
          </w:tcPr>
          <w:p w:rsidR="00584F18" w:rsidRPr="00FF625E" w:rsidRDefault="00584F18" w:rsidP="00B6771B">
            <w:pPr>
              <w:pStyle w:val="TabelleKlein"/>
              <w:jc w:val="left"/>
            </w:pPr>
            <w:r w:rsidRPr="00FF625E">
              <w:t>Latin Small Letter A with grave</w:t>
            </w:r>
          </w:p>
        </w:tc>
        <w:tc>
          <w:tcPr>
            <w:tcW w:w="0" w:type="auto"/>
          </w:tcPr>
          <w:p w:rsidR="00584F18" w:rsidRPr="00FF625E" w:rsidRDefault="00584F18" w:rsidP="00B6771B">
            <w:pPr>
              <w:pStyle w:val="TabelleKlein"/>
              <w:jc w:val="left"/>
            </w:pPr>
            <w:r w:rsidRPr="00FF625E">
              <w:t xml:space="preserve">à </w:t>
            </w:r>
          </w:p>
        </w:tc>
        <w:tc>
          <w:tcPr>
            <w:tcW w:w="0" w:type="auto"/>
          </w:tcPr>
          <w:p w:rsidR="00584F18" w:rsidRPr="00FF625E" w:rsidRDefault="00584F18" w:rsidP="00B6771B">
            <w:pPr>
              <w:pStyle w:val="TabelleKlein"/>
              <w:jc w:val="left"/>
            </w:pPr>
            <w:r w:rsidRPr="00FF625E">
              <w:t>0x61</w:t>
            </w:r>
          </w:p>
        </w:tc>
        <w:tc>
          <w:tcPr>
            <w:tcW w:w="0" w:type="auto"/>
          </w:tcPr>
          <w:p w:rsidR="00584F18" w:rsidRPr="00FF625E" w:rsidRDefault="00584F18" w:rsidP="00B6771B">
            <w:pPr>
              <w:pStyle w:val="TabelleKlein"/>
              <w:jc w:val="left"/>
            </w:pPr>
            <w:r w:rsidRPr="00FF625E">
              <w:t>a</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0xE1 </w:t>
            </w:r>
          </w:p>
        </w:tc>
        <w:tc>
          <w:tcPr>
            <w:tcW w:w="0" w:type="auto"/>
          </w:tcPr>
          <w:p w:rsidR="00584F18" w:rsidRPr="00FF625E" w:rsidRDefault="00584F18" w:rsidP="00B6771B">
            <w:pPr>
              <w:pStyle w:val="TabelleKlein"/>
              <w:jc w:val="left"/>
            </w:pPr>
            <w:r w:rsidRPr="00FF625E">
              <w:t xml:space="preserve">U+00E1 </w:t>
            </w:r>
          </w:p>
        </w:tc>
        <w:tc>
          <w:tcPr>
            <w:tcW w:w="0" w:type="auto"/>
          </w:tcPr>
          <w:p w:rsidR="00584F18" w:rsidRPr="00FF625E" w:rsidRDefault="00584F18" w:rsidP="00B6771B">
            <w:pPr>
              <w:pStyle w:val="TabelleKlein"/>
              <w:jc w:val="left"/>
            </w:pPr>
            <w:r w:rsidRPr="00FF625E">
              <w:t>Latin Small Letter A with acute</w:t>
            </w:r>
          </w:p>
        </w:tc>
        <w:tc>
          <w:tcPr>
            <w:tcW w:w="0" w:type="auto"/>
          </w:tcPr>
          <w:p w:rsidR="00584F18" w:rsidRPr="00FF625E" w:rsidRDefault="00584F18" w:rsidP="00B6771B">
            <w:pPr>
              <w:pStyle w:val="TabelleKlein"/>
              <w:jc w:val="left"/>
            </w:pPr>
            <w:r w:rsidRPr="00FF625E">
              <w:t xml:space="preserve">á </w:t>
            </w:r>
          </w:p>
        </w:tc>
        <w:tc>
          <w:tcPr>
            <w:tcW w:w="0" w:type="auto"/>
          </w:tcPr>
          <w:p w:rsidR="00584F18" w:rsidRPr="00FF625E" w:rsidRDefault="00584F18" w:rsidP="00B6771B">
            <w:pPr>
              <w:pStyle w:val="TabelleKlein"/>
              <w:jc w:val="left"/>
            </w:pPr>
            <w:r w:rsidRPr="00FF625E">
              <w:t>0x61</w:t>
            </w:r>
          </w:p>
        </w:tc>
        <w:tc>
          <w:tcPr>
            <w:tcW w:w="0" w:type="auto"/>
          </w:tcPr>
          <w:p w:rsidR="00584F18" w:rsidRPr="00FF625E" w:rsidRDefault="00584F18" w:rsidP="00B6771B">
            <w:pPr>
              <w:pStyle w:val="TabelleKlein"/>
              <w:jc w:val="left"/>
            </w:pPr>
            <w:r w:rsidRPr="00FF625E">
              <w:t>a</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0xE2 </w:t>
            </w:r>
          </w:p>
        </w:tc>
        <w:tc>
          <w:tcPr>
            <w:tcW w:w="0" w:type="auto"/>
          </w:tcPr>
          <w:p w:rsidR="00584F18" w:rsidRPr="00FF625E" w:rsidRDefault="00584F18" w:rsidP="00B6771B">
            <w:pPr>
              <w:pStyle w:val="TabelleKlein"/>
              <w:jc w:val="left"/>
            </w:pPr>
            <w:r w:rsidRPr="00FF625E">
              <w:t xml:space="preserve">U+00E2 </w:t>
            </w:r>
          </w:p>
        </w:tc>
        <w:tc>
          <w:tcPr>
            <w:tcW w:w="0" w:type="auto"/>
          </w:tcPr>
          <w:p w:rsidR="00584F18" w:rsidRPr="00FF625E" w:rsidRDefault="00584F18" w:rsidP="00B6771B">
            <w:pPr>
              <w:pStyle w:val="TabelleKlein"/>
              <w:jc w:val="left"/>
            </w:pPr>
            <w:r w:rsidRPr="00FF625E">
              <w:t>Latin Small Letter A with circumflex</w:t>
            </w:r>
          </w:p>
        </w:tc>
        <w:tc>
          <w:tcPr>
            <w:tcW w:w="0" w:type="auto"/>
          </w:tcPr>
          <w:p w:rsidR="00584F18" w:rsidRPr="00FF625E" w:rsidRDefault="00584F18" w:rsidP="00B6771B">
            <w:pPr>
              <w:pStyle w:val="TabelleKlein"/>
              <w:jc w:val="left"/>
            </w:pPr>
            <w:r w:rsidRPr="00FF625E">
              <w:t xml:space="preserve">â </w:t>
            </w:r>
          </w:p>
        </w:tc>
        <w:tc>
          <w:tcPr>
            <w:tcW w:w="0" w:type="auto"/>
          </w:tcPr>
          <w:p w:rsidR="00584F18" w:rsidRPr="00FF625E" w:rsidRDefault="00584F18" w:rsidP="00B6771B">
            <w:pPr>
              <w:pStyle w:val="TabelleKlein"/>
              <w:jc w:val="left"/>
            </w:pPr>
            <w:r w:rsidRPr="00FF625E">
              <w:t>0x61</w:t>
            </w:r>
          </w:p>
        </w:tc>
        <w:tc>
          <w:tcPr>
            <w:tcW w:w="0" w:type="auto"/>
          </w:tcPr>
          <w:p w:rsidR="00584F18" w:rsidRPr="00FF625E" w:rsidRDefault="00584F18" w:rsidP="00B6771B">
            <w:pPr>
              <w:pStyle w:val="TabelleKlein"/>
              <w:jc w:val="left"/>
            </w:pPr>
            <w:r w:rsidRPr="00FF625E">
              <w:t>a</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0xE3 </w:t>
            </w:r>
          </w:p>
        </w:tc>
        <w:tc>
          <w:tcPr>
            <w:tcW w:w="0" w:type="auto"/>
          </w:tcPr>
          <w:p w:rsidR="00584F18" w:rsidRPr="00FF625E" w:rsidRDefault="00584F18" w:rsidP="00B6771B">
            <w:pPr>
              <w:pStyle w:val="TabelleKlein"/>
              <w:jc w:val="left"/>
            </w:pPr>
            <w:r w:rsidRPr="00FF625E">
              <w:t xml:space="preserve">U+00E3 </w:t>
            </w:r>
          </w:p>
        </w:tc>
        <w:tc>
          <w:tcPr>
            <w:tcW w:w="0" w:type="auto"/>
          </w:tcPr>
          <w:p w:rsidR="00584F18" w:rsidRPr="00FF625E" w:rsidRDefault="00584F18" w:rsidP="00B6771B">
            <w:pPr>
              <w:pStyle w:val="TabelleKlein"/>
              <w:jc w:val="left"/>
            </w:pPr>
            <w:r w:rsidRPr="00FF625E">
              <w:t>Latin Small Letter A with tilde</w:t>
            </w:r>
          </w:p>
        </w:tc>
        <w:tc>
          <w:tcPr>
            <w:tcW w:w="0" w:type="auto"/>
          </w:tcPr>
          <w:p w:rsidR="00584F18" w:rsidRPr="00FF625E" w:rsidRDefault="00584F18" w:rsidP="00B6771B">
            <w:pPr>
              <w:pStyle w:val="TabelleKlein"/>
              <w:jc w:val="left"/>
            </w:pPr>
            <w:r w:rsidRPr="00FF625E">
              <w:t xml:space="preserve">ã </w:t>
            </w:r>
          </w:p>
        </w:tc>
        <w:tc>
          <w:tcPr>
            <w:tcW w:w="0" w:type="auto"/>
          </w:tcPr>
          <w:p w:rsidR="00584F18" w:rsidRPr="00FF625E" w:rsidRDefault="00584F18" w:rsidP="00B6771B">
            <w:pPr>
              <w:pStyle w:val="TabelleKlein"/>
              <w:jc w:val="left"/>
            </w:pPr>
            <w:r w:rsidRPr="00FF625E">
              <w:t>0x61</w:t>
            </w:r>
          </w:p>
        </w:tc>
        <w:tc>
          <w:tcPr>
            <w:tcW w:w="0" w:type="auto"/>
          </w:tcPr>
          <w:p w:rsidR="00584F18" w:rsidRPr="00FF625E" w:rsidRDefault="00584F18" w:rsidP="00B6771B">
            <w:pPr>
              <w:pStyle w:val="TabelleKlein"/>
              <w:jc w:val="left"/>
            </w:pPr>
            <w:r w:rsidRPr="00FF625E">
              <w:t>a</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0xE4 </w:t>
            </w:r>
          </w:p>
        </w:tc>
        <w:tc>
          <w:tcPr>
            <w:tcW w:w="0" w:type="auto"/>
          </w:tcPr>
          <w:p w:rsidR="00584F18" w:rsidRPr="00FF625E" w:rsidRDefault="00584F18" w:rsidP="00B6771B">
            <w:pPr>
              <w:pStyle w:val="TabelleKlein"/>
              <w:jc w:val="left"/>
            </w:pPr>
            <w:r w:rsidRPr="00FF625E">
              <w:t xml:space="preserve">U+00E4 </w:t>
            </w:r>
          </w:p>
        </w:tc>
        <w:tc>
          <w:tcPr>
            <w:tcW w:w="0" w:type="auto"/>
          </w:tcPr>
          <w:p w:rsidR="00584F18" w:rsidRPr="00FF625E" w:rsidRDefault="00584F18" w:rsidP="00B6771B">
            <w:pPr>
              <w:pStyle w:val="TabelleKlein"/>
              <w:jc w:val="left"/>
            </w:pPr>
            <w:r w:rsidRPr="00FF625E">
              <w:t>Latin Small Letter A with diaeresis</w:t>
            </w:r>
          </w:p>
        </w:tc>
        <w:tc>
          <w:tcPr>
            <w:tcW w:w="0" w:type="auto"/>
          </w:tcPr>
          <w:p w:rsidR="00584F18" w:rsidRPr="00FF625E" w:rsidRDefault="00584F18" w:rsidP="00B6771B">
            <w:pPr>
              <w:pStyle w:val="TabelleKlein"/>
              <w:jc w:val="left"/>
            </w:pPr>
            <w:r w:rsidRPr="00FF625E">
              <w:t xml:space="preserve">ä </w:t>
            </w:r>
          </w:p>
        </w:tc>
        <w:tc>
          <w:tcPr>
            <w:tcW w:w="0" w:type="auto"/>
          </w:tcPr>
          <w:p w:rsidR="00584F18" w:rsidRPr="00FF625E" w:rsidRDefault="00584F18" w:rsidP="00B6771B">
            <w:pPr>
              <w:pStyle w:val="TabelleKlein"/>
              <w:jc w:val="left"/>
            </w:pPr>
            <w:r w:rsidRPr="00FF625E">
              <w:t>0x61 0x65</w:t>
            </w:r>
          </w:p>
        </w:tc>
        <w:tc>
          <w:tcPr>
            <w:tcW w:w="0" w:type="auto"/>
          </w:tcPr>
          <w:p w:rsidR="00584F18" w:rsidRPr="00FF625E" w:rsidRDefault="00584F18" w:rsidP="00B6771B">
            <w:pPr>
              <w:pStyle w:val="TabelleKlein"/>
              <w:jc w:val="left"/>
            </w:pPr>
            <w:r w:rsidRPr="00FF625E">
              <w:t>ae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0xE5 </w:t>
            </w:r>
          </w:p>
        </w:tc>
        <w:tc>
          <w:tcPr>
            <w:tcW w:w="0" w:type="auto"/>
          </w:tcPr>
          <w:p w:rsidR="00584F18" w:rsidRPr="00FF625E" w:rsidRDefault="00584F18" w:rsidP="00B6771B">
            <w:pPr>
              <w:pStyle w:val="TabelleKlein"/>
              <w:jc w:val="left"/>
            </w:pPr>
            <w:r w:rsidRPr="00FF625E">
              <w:t xml:space="preserve">U+00E5 </w:t>
            </w:r>
          </w:p>
        </w:tc>
        <w:tc>
          <w:tcPr>
            <w:tcW w:w="0" w:type="auto"/>
          </w:tcPr>
          <w:p w:rsidR="00584F18" w:rsidRPr="00FF625E" w:rsidRDefault="00584F18" w:rsidP="00B6771B">
            <w:pPr>
              <w:pStyle w:val="TabelleKlein"/>
              <w:jc w:val="left"/>
            </w:pPr>
            <w:r w:rsidRPr="00FF625E">
              <w:t>Latin Small Letter A with ring above</w:t>
            </w:r>
          </w:p>
        </w:tc>
        <w:tc>
          <w:tcPr>
            <w:tcW w:w="0" w:type="auto"/>
          </w:tcPr>
          <w:p w:rsidR="00584F18" w:rsidRPr="00FF625E" w:rsidRDefault="00584F18" w:rsidP="00B6771B">
            <w:pPr>
              <w:pStyle w:val="TabelleKlein"/>
              <w:jc w:val="left"/>
            </w:pPr>
            <w:r w:rsidRPr="00FF625E">
              <w:t xml:space="preserve">å </w:t>
            </w:r>
          </w:p>
        </w:tc>
        <w:tc>
          <w:tcPr>
            <w:tcW w:w="0" w:type="auto"/>
          </w:tcPr>
          <w:p w:rsidR="00584F18" w:rsidRPr="00FF625E" w:rsidRDefault="00584F18" w:rsidP="00B6771B">
            <w:pPr>
              <w:pStyle w:val="TabelleKlein"/>
              <w:jc w:val="left"/>
            </w:pPr>
            <w:r w:rsidRPr="00FF625E">
              <w:t>0x61</w:t>
            </w:r>
          </w:p>
        </w:tc>
        <w:tc>
          <w:tcPr>
            <w:tcW w:w="0" w:type="auto"/>
          </w:tcPr>
          <w:p w:rsidR="00584F18" w:rsidRPr="00FF625E" w:rsidRDefault="00584F18" w:rsidP="00B6771B">
            <w:pPr>
              <w:pStyle w:val="TabelleKlein"/>
              <w:jc w:val="left"/>
            </w:pPr>
            <w:r w:rsidRPr="00FF625E">
              <w:t>a</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0xE6 </w:t>
            </w:r>
          </w:p>
        </w:tc>
        <w:tc>
          <w:tcPr>
            <w:tcW w:w="0" w:type="auto"/>
          </w:tcPr>
          <w:p w:rsidR="00584F18" w:rsidRPr="00FF625E" w:rsidRDefault="00584F18" w:rsidP="00B6771B">
            <w:pPr>
              <w:pStyle w:val="TabelleKlein"/>
              <w:jc w:val="left"/>
            </w:pPr>
            <w:r w:rsidRPr="00FF625E">
              <w:t xml:space="preserve">U+00E6 </w:t>
            </w:r>
          </w:p>
        </w:tc>
        <w:tc>
          <w:tcPr>
            <w:tcW w:w="0" w:type="auto"/>
          </w:tcPr>
          <w:p w:rsidR="00584F18" w:rsidRPr="00FF625E" w:rsidRDefault="00584F18" w:rsidP="00B6771B">
            <w:pPr>
              <w:pStyle w:val="TabelleKlein"/>
              <w:jc w:val="left"/>
            </w:pPr>
            <w:r w:rsidRPr="00FF625E">
              <w:t>Latin Small Letter AE</w:t>
            </w:r>
          </w:p>
        </w:tc>
        <w:tc>
          <w:tcPr>
            <w:tcW w:w="0" w:type="auto"/>
          </w:tcPr>
          <w:p w:rsidR="00584F18" w:rsidRPr="00FF625E" w:rsidRDefault="00584F18" w:rsidP="00B6771B">
            <w:pPr>
              <w:pStyle w:val="TabelleKlein"/>
              <w:jc w:val="left"/>
            </w:pPr>
            <w:r w:rsidRPr="00FF625E">
              <w:t xml:space="preserve">æ </w:t>
            </w:r>
          </w:p>
        </w:tc>
        <w:tc>
          <w:tcPr>
            <w:tcW w:w="0" w:type="auto"/>
          </w:tcPr>
          <w:p w:rsidR="00584F18" w:rsidRPr="00FF625E" w:rsidRDefault="00584F18" w:rsidP="00B6771B">
            <w:pPr>
              <w:pStyle w:val="TabelleKlein"/>
              <w:jc w:val="left"/>
            </w:pPr>
            <w:r w:rsidRPr="00FF625E">
              <w:t>0x61 0x65</w:t>
            </w:r>
          </w:p>
        </w:tc>
        <w:tc>
          <w:tcPr>
            <w:tcW w:w="0" w:type="auto"/>
          </w:tcPr>
          <w:p w:rsidR="00584F18" w:rsidRPr="00FF625E" w:rsidRDefault="00584F18" w:rsidP="00B6771B">
            <w:pPr>
              <w:pStyle w:val="TabelleKlein"/>
              <w:jc w:val="left"/>
            </w:pPr>
            <w:r w:rsidRPr="00FF625E">
              <w:t>ae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0xE7 </w:t>
            </w:r>
          </w:p>
        </w:tc>
        <w:tc>
          <w:tcPr>
            <w:tcW w:w="0" w:type="auto"/>
          </w:tcPr>
          <w:p w:rsidR="00584F18" w:rsidRPr="00FF625E" w:rsidRDefault="00584F18" w:rsidP="00B6771B">
            <w:pPr>
              <w:pStyle w:val="TabelleKlein"/>
              <w:jc w:val="left"/>
            </w:pPr>
            <w:r w:rsidRPr="00FF625E">
              <w:t xml:space="preserve">U+00E7 </w:t>
            </w:r>
          </w:p>
        </w:tc>
        <w:tc>
          <w:tcPr>
            <w:tcW w:w="0" w:type="auto"/>
          </w:tcPr>
          <w:p w:rsidR="00584F18" w:rsidRPr="00FF625E" w:rsidRDefault="00584F18" w:rsidP="00B6771B">
            <w:pPr>
              <w:pStyle w:val="TabelleKlein"/>
              <w:jc w:val="left"/>
            </w:pPr>
            <w:r w:rsidRPr="00FF625E">
              <w:t>Latin Small Letter C with cedilla</w:t>
            </w:r>
          </w:p>
        </w:tc>
        <w:tc>
          <w:tcPr>
            <w:tcW w:w="0" w:type="auto"/>
          </w:tcPr>
          <w:p w:rsidR="00584F18" w:rsidRPr="00FF625E" w:rsidRDefault="00584F18" w:rsidP="00B6771B">
            <w:pPr>
              <w:pStyle w:val="TabelleKlein"/>
              <w:jc w:val="left"/>
            </w:pPr>
            <w:r w:rsidRPr="00FF625E">
              <w:t xml:space="preserve">ç </w:t>
            </w:r>
          </w:p>
        </w:tc>
        <w:tc>
          <w:tcPr>
            <w:tcW w:w="0" w:type="auto"/>
          </w:tcPr>
          <w:p w:rsidR="00584F18" w:rsidRPr="00FF625E" w:rsidRDefault="00584F18" w:rsidP="00B6771B">
            <w:pPr>
              <w:pStyle w:val="TabelleKlein"/>
              <w:jc w:val="left"/>
            </w:pPr>
            <w:r w:rsidRPr="00FF625E">
              <w:t>0x63</w:t>
            </w:r>
          </w:p>
        </w:tc>
        <w:tc>
          <w:tcPr>
            <w:tcW w:w="0" w:type="auto"/>
          </w:tcPr>
          <w:p w:rsidR="00584F18" w:rsidRPr="00FF625E" w:rsidRDefault="00584F18" w:rsidP="00B6771B">
            <w:pPr>
              <w:pStyle w:val="TabelleKlein"/>
              <w:jc w:val="left"/>
            </w:pPr>
            <w:r w:rsidRPr="00FF625E">
              <w:t>c</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0xE8 </w:t>
            </w:r>
          </w:p>
        </w:tc>
        <w:tc>
          <w:tcPr>
            <w:tcW w:w="0" w:type="auto"/>
          </w:tcPr>
          <w:p w:rsidR="00584F18" w:rsidRPr="00FF625E" w:rsidRDefault="00584F18" w:rsidP="00B6771B">
            <w:pPr>
              <w:pStyle w:val="TabelleKlein"/>
              <w:jc w:val="left"/>
            </w:pPr>
            <w:r w:rsidRPr="00FF625E">
              <w:t xml:space="preserve">U+00E8 </w:t>
            </w:r>
          </w:p>
        </w:tc>
        <w:tc>
          <w:tcPr>
            <w:tcW w:w="0" w:type="auto"/>
          </w:tcPr>
          <w:p w:rsidR="00584F18" w:rsidRPr="00FF625E" w:rsidRDefault="00584F18" w:rsidP="00B6771B">
            <w:pPr>
              <w:pStyle w:val="TabelleKlein"/>
              <w:jc w:val="left"/>
            </w:pPr>
            <w:r w:rsidRPr="00FF625E">
              <w:t>Latin Small Letter E with grave</w:t>
            </w:r>
          </w:p>
        </w:tc>
        <w:tc>
          <w:tcPr>
            <w:tcW w:w="0" w:type="auto"/>
          </w:tcPr>
          <w:p w:rsidR="00584F18" w:rsidRPr="00FF625E" w:rsidRDefault="00584F18" w:rsidP="00B6771B">
            <w:pPr>
              <w:pStyle w:val="TabelleKlein"/>
              <w:jc w:val="left"/>
            </w:pPr>
            <w:r w:rsidRPr="00FF625E">
              <w:t xml:space="preserve">è </w:t>
            </w:r>
          </w:p>
        </w:tc>
        <w:tc>
          <w:tcPr>
            <w:tcW w:w="0" w:type="auto"/>
          </w:tcPr>
          <w:p w:rsidR="00584F18" w:rsidRPr="00FF625E" w:rsidRDefault="00584F18" w:rsidP="00B6771B">
            <w:pPr>
              <w:pStyle w:val="TabelleKlein"/>
              <w:jc w:val="left"/>
            </w:pPr>
            <w:r w:rsidRPr="00FF625E">
              <w:t>0x65</w:t>
            </w:r>
          </w:p>
        </w:tc>
        <w:tc>
          <w:tcPr>
            <w:tcW w:w="0" w:type="auto"/>
          </w:tcPr>
          <w:p w:rsidR="00584F18" w:rsidRPr="00FF625E" w:rsidRDefault="00584F18" w:rsidP="00B6771B">
            <w:pPr>
              <w:pStyle w:val="TabelleKlein"/>
              <w:jc w:val="left"/>
            </w:pPr>
            <w:r w:rsidRPr="00FF625E">
              <w:t>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0xE9 </w:t>
            </w:r>
          </w:p>
        </w:tc>
        <w:tc>
          <w:tcPr>
            <w:tcW w:w="0" w:type="auto"/>
          </w:tcPr>
          <w:p w:rsidR="00584F18" w:rsidRPr="00FF625E" w:rsidRDefault="00584F18" w:rsidP="00B6771B">
            <w:pPr>
              <w:pStyle w:val="TabelleKlein"/>
              <w:jc w:val="left"/>
            </w:pPr>
            <w:r w:rsidRPr="00FF625E">
              <w:t xml:space="preserve">U+00E9 </w:t>
            </w:r>
          </w:p>
        </w:tc>
        <w:tc>
          <w:tcPr>
            <w:tcW w:w="0" w:type="auto"/>
          </w:tcPr>
          <w:p w:rsidR="00584F18" w:rsidRPr="00FF625E" w:rsidRDefault="00584F18" w:rsidP="00B6771B">
            <w:pPr>
              <w:pStyle w:val="TabelleKlein"/>
              <w:jc w:val="left"/>
            </w:pPr>
            <w:r w:rsidRPr="00FF625E">
              <w:t>Latin Small Letter E with acute</w:t>
            </w:r>
          </w:p>
        </w:tc>
        <w:tc>
          <w:tcPr>
            <w:tcW w:w="0" w:type="auto"/>
          </w:tcPr>
          <w:p w:rsidR="00584F18" w:rsidRPr="00FF625E" w:rsidRDefault="00584F18" w:rsidP="00B6771B">
            <w:pPr>
              <w:pStyle w:val="TabelleKlein"/>
              <w:jc w:val="left"/>
            </w:pPr>
            <w:r w:rsidRPr="00FF625E">
              <w:t xml:space="preserve">é </w:t>
            </w:r>
          </w:p>
        </w:tc>
        <w:tc>
          <w:tcPr>
            <w:tcW w:w="0" w:type="auto"/>
          </w:tcPr>
          <w:p w:rsidR="00584F18" w:rsidRPr="00FF625E" w:rsidRDefault="00584F18" w:rsidP="00B6771B">
            <w:pPr>
              <w:pStyle w:val="TabelleKlein"/>
              <w:jc w:val="left"/>
            </w:pPr>
            <w:r w:rsidRPr="00FF625E">
              <w:t>0x65</w:t>
            </w:r>
          </w:p>
        </w:tc>
        <w:tc>
          <w:tcPr>
            <w:tcW w:w="0" w:type="auto"/>
          </w:tcPr>
          <w:p w:rsidR="00584F18" w:rsidRPr="00FF625E" w:rsidRDefault="00584F18" w:rsidP="00B6771B">
            <w:pPr>
              <w:pStyle w:val="TabelleKlein"/>
              <w:jc w:val="left"/>
            </w:pPr>
            <w:r w:rsidRPr="00FF625E">
              <w:t>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0xEA </w:t>
            </w:r>
          </w:p>
        </w:tc>
        <w:tc>
          <w:tcPr>
            <w:tcW w:w="0" w:type="auto"/>
          </w:tcPr>
          <w:p w:rsidR="00584F18" w:rsidRPr="00FF625E" w:rsidRDefault="00584F18" w:rsidP="00B6771B">
            <w:pPr>
              <w:pStyle w:val="TabelleKlein"/>
              <w:jc w:val="left"/>
            </w:pPr>
            <w:r w:rsidRPr="00FF625E">
              <w:t xml:space="preserve">U+00EA </w:t>
            </w:r>
          </w:p>
        </w:tc>
        <w:tc>
          <w:tcPr>
            <w:tcW w:w="0" w:type="auto"/>
          </w:tcPr>
          <w:p w:rsidR="00584F18" w:rsidRPr="00FF625E" w:rsidRDefault="00584F18" w:rsidP="00B6771B">
            <w:pPr>
              <w:pStyle w:val="TabelleKlein"/>
              <w:jc w:val="left"/>
            </w:pPr>
            <w:r w:rsidRPr="00FF625E">
              <w:t>Latin Small Letter E with circumflex</w:t>
            </w:r>
          </w:p>
        </w:tc>
        <w:tc>
          <w:tcPr>
            <w:tcW w:w="0" w:type="auto"/>
          </w:tcPr>
          <w:p w:rsidR="00584F18" w:rsidRPr="00FF625E" w:rsidRDefault="00584F18" w:rsidP="00B6771B">
            <w:pPr>
              <w:pStyle w:val="TabelleKlein"/>
              <w:jc w:val="left"/>
            </w:pPr>
            <w:r w:rsidRPr="00FF625E">
              <w:t xml:space="preserve">ê </w:t>
            </w:r>
          </w:p>
        </w:tc>
        <w:tc>
          <w:tcPr>
            <w:tcW w:w="0" w:type="auto"/>
          </w:tcPr>
          <w:p w:rsidR="00584F18" w:rsidRPr="00FF625E" w:rsidRDefault="00584F18" w:rsidP="00B6771B">
            <w:pPr>
              <w:pStyle w:val="TabelleKlein"/>
              <w:jc w:val="left"/>
            </w:pPr>
            <w:r w:rsidRPr="00FF625E">
              <w:t>0x65</w:t>
            </w:r>
          </w:p>
        </w:tc>
        <w:tc>
          <w:tcPr>
            <w:tcW w:w="0" w:type="auto"/>
          </w:tcPr>
          <w:p w:rsidR="00584F18" w:rsidRPr="00FF625E" w:rsidRDefault="00584F18" w:rsidP="00B6771B">
            <w:pPr>
              <w:pStyle w:val="TabelleKlein"/>
              <w:jc w:val="left"/>
            </w:pPr>
            <w:r w:rsidRPr="00FF625E">
              <w:t>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0xEB </w:t>
            </w:r>
          </w:p>
        </w:tc>
        <w:tc>
          <w:tcPr>
            <w:tcW w:w="0" w:type="auto"/>
          </w:tcPr>
          <w:p w:rsidR="00584F18" w:rsidRPr="00FF625E" w:rsidRDefault="00584F18" w:rsidP="00B6771B">
            <w:pPr>
              <w:pStyle w:val="TabelleKlein"/>
              <w:jc w:val="left"/>
            </w:pPr>
            <w:r w:rsidRPr="00FF625E">
              <w:t xml:space="preserve">U+00EB </w:t>
            </w:r>
          </w:p>
        </w:tc>
        <w:tc>
          <w:tcPr>
            <w:tcW w:w="0" w:type="auto"/>
          </w:tcPr>
          <w:p w:rsidR="00584F18" w:rsidRPr="00FF625E" w:rsidRDefault="00584F18" w:rsidP="00B6771B">
            <w:pPr>
              <w:pStyle w:val="TabelleKlein"/>
              <w:jc w:val="left"/>
            </w:pPr>
            <w:r w:rsidRPr="00FF625E">
              <w:t>Latin Small Letter E with diaeresis</w:t>
            </w:r>
          </w:p>
        </w:tc>
        <w:tc>
          <w:tcPr>
            <w:tcW w:w="0" w:type="auto"/>
          </w:tcPr>
          <w:p w:rsidR="00584F18" w:rsidRPr="00FF625E" w:rsidRDefault="00584F18" w:rsidP="00B6771B">
            <w:pPr>
              <w:pStyle w:val="TabelleKlein"/>
              <w:jc w:val="left"/>
            </w:pPr>
            <w:r w:rsidRPr="00FF625E">
              <w:t xml:space="preserve">ë </w:t>
            </w:r>
          </w:p>
        </w:tc>
        <w:tc>
          <w:tcPr>
            <w:tcW w:w="0" w:type="auto"/>
          </w:tcPr>
          <w:p w:rsidR="00584F18" w:rsidRPr="00FF625E" w:rsidRDefault="00584F18" w:rsidP="00B6771B">
            <w:pPr>
              <w:pStyle w:val="TabelleKlein"/>
              <w:jc w:val="left"/>
            </w:pPr>
            <w:r w:rsidRPr="00FF625E">
              <w:t>0x65</w:t>
            </w:r>
          </w:p>
        </w:tc>
        <w:tc>
          <w:tcPr>
            <w:tcW w:w="0" w:type="auto"/>
          </w:tcPr>
          <w:p w:rsidR="00584F18" w:rsidRPr="00FF625E" w:rsidRDefault="00584F18" w:rsidP="00B6771B">
            <w:pPr>
              <w:pStyle w:val="TabelleKlein"/>
              <w:jc w:val="left"/>
            </w:pPr>
            <w:r w:rsidRPr="00FF625E">
              <w:t>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0xEC </w:t>
            </w:r>
          </w:p>
        </w:tc>
        <w:tc>
          <w:tcPr>
            <w:tcW w:w="0" w:type="auto"/>
          </w:tcPr>
          <w:p w:rsidR="00584F18" w:rsidRPr="00FF625E" w:rsidRDefault="00584F18" w:rsidP="00B6771B">
            <w:pPr>
              <w:pStyle w:val="TabelleKlein"/>
              <w:jc w:val="left"/>
            </w:pPr>
            <w:r w:rsidRPr="00FF625E">
              <w:t xml:space="preserve">U+00EC </w:t>
            </w:r>
          </w:p>
        </w:tc>
        <w:tc>
          <w:tcPr>
            <w:tcW w:w="0" w:type="auto"/>
          </w:tcPr>
          <w:p w:rsidR="00584F18" w:rsidRPr="00FF625E" w:rsidRDefault="00584F18" w:rsidP="00B6771B">
            <w:pPr>
              <w:pStyle w:val="TabelleKlein"/>
              <w:jc w:val="left"/>
            </w:pPr>
            <w:r w:rsidRPr="00FF625E">
              <w:t>Latin Small Letter I with grave</w:t>
            </w:r>
          </w:p>
        </w:tc>
        <w:tc>
          <w:tcPr>
            <w:tcW w:w="0" w:type="auto"/>
          </w:tcPr>
          <w:p w:rsidR="00584F18" w:rsidRPr="00FF625E" w:rsidRDefault="00584F18" w:rsidP="00B6771B">
            <w:pPr>
              <w:pStyle w:val="TabelleKlein"/>
              <w:jc w:val="left"/>
            </w:pPr>
            <w:r w:rsidRPr="00FF625E">
              <w:t xml:space="preserve">ì </w:t>
            </w:r>
          </w:p>
        </w:tc>
        <w:tc>
          <w:tcPr>
            <w:tcW w:w="0" w:type="auto"/>
          </w:tcPr>
          <w:p w:rsidR="00584F18" w:rsidRPr="00FF625E" w:rsidRDefault="00584F18" w:rsidP="00B6771B">
            <w:pPr>
              <w:pStyle w:val="TabelleKlein"/>
              <w:jc w:val="left"/>
            </w:pPr>
            <w:r w:rsidRPr="00FF625E">
              <w:t>0x69</w:t>
            </w:r>
          </w:p>
        </w:tc>
        <w:tc>
          <w:tcPr>
            <w:tcW w:w="0" w:type="auto"/>
          </w:tcPr>
          <w:p w:rsidR="00584F18" w:rsidRPr="00FF625E" w:rsidRDefault="00584F18" w:rsidP="00B6771B">
            <w:pPr>
              <w:pStyle w:val="TabelleKlein"/>
              <w:jc w:val="left"/>
            </w:pPr>
            <w:r w:rsidRPr="00FF625E">
              <w:t>i</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0xED </w:t>
            </w:r>
          </w:p>
        </w:tc>
        <w:tc>
          <w:tcPr>
            <w:tcW w:w="0" w:type="auto"/>
          </w:tcPr>
          <w:p w:rsidR="00584F18" w:rsidRPr="00FF625E" w:rsidRDefault="00584F18" w:rsidP="00B6771B">
            <w:pPr>
              <w:pStyle w:val="TabelleKlein"/>
              <w:jc w:val="left"/>
            </w:pPr>
            <w:r w:rsidRPr="00FF625E">
              <w:t xml:space="preserve">U+00ED </w:t>
            </w:r>
          </w:p>
        </w:tc>
        <w:tc>
          <w:tcPr>
            <w:tcW w:w="0" w:type="auto"/>
          </w:tcPr>
          <w:p w:rsidR="00584F18" w:rsidRPr="00FF625E" w:rsidRDefault="00584F18" w:rsidP="00B6771B">
            <w:pPr>
              <w:pStyle w:val="TabelleKlein"/>
              <w:jc w:val="left"/>
            </w:pPr>
            <w:r w:rsidRPr="00FF625E">
              <w:t>Latin Small Letter I with acute</w:t>
            </w:r>
          </w:p>
        </w:tc>
        <w:tc>
          <w:tcPr>
            <w:tcW w:w="0" w:type="auto"/>
          </w:tcPr>
          <w:p w:rsidR="00584F18" w:rsidRPr="00FF625E" w:rsidRDefault="00584F18" w:rsidP="00B6771B">
            <w:pPr>
              <w:pStyle w:val="TabelleKlein"/>
              <w:jc w:val="left"/>
            </w:pPr>
            <w:r w:rsidRPr="00FF625E">
              <w:t xml:space="preserve">í </w:t>
            </w:r>
          </w:p>
        </w:tc>
        <w:tc>
          <w:tcPr>
            <w:tcW w:w="0" w:type="auto"/>
          </w:tcPr>
          <w:p w:rsidR="00584F18" w:rsidRPr="00FF625E" w:rsidRDefault="00584F18" w:rsidP="00B6771B">
            <w:pPr>
              <w:pStyle w:val="TabelleKlein"/>
              <w:jc w:val="left"/>
            </w:pPr>
            <w:r w:rsidRPr="00FF625E">
              <w:t>0x69</w:t>
            </w:r>
          </w:p>
        </w:tc>
        <w:tc>
          <w:tcPr>
            <w:tcW w:w="0" w:type="auto"/>
          </w:tcPr>
          <w:p w:rsidR="00584F18" w:rsidRPr="00FF625E" w:rsidRDefault="00584F18" w:rsidP="00B6771B">
            <w:pPr>
              <w:pStyle w:val="TabelleKlein"/>
              <w:jc w:val="left"/>
            </w:pPr>
            <w:r w:rsidRPr="00FF625E">
              <w:t>i</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0xEE </w:t>
            </w:r>
          </w:p>
        </w:tc>
        <w:tc>
          <w:tcPr>
            <w:tcW w:w="0" w:type="auto"/>
          </w:tcPr>
          <w:p w:rsidR="00584F18" w:rsidRPr="00FF625E" w:rsidRDefault="00584F18" w:rsidP="00B6771B">
            <w:pPr>
              <w:pStyle w:val="TabelleKlein"/>
              <w:jc w:val="left"/>
            </w:pPr>
            <w:r w:rsidRPr="00FF625E">
              <w:t xml:space="preserve">U+00EE </w:t>
            </w:r>
          </w:p>
        </w:tc>
        <w:tc>
          <w:tcPr>
            <w:tcW w:w="0" w:type="auto"/>
          </w:tcPr>
          <w:p w:rsidR="00584F18" w:rsidRPr="00FF625E" w:rsidRDefault="00584F18" w:rsidP="00B6771B">
            <w:pPr>
              <w:pStyle w:val="TabelleKlein"/>
              <w:jc w:val="left"/>
            </w:pPr>
            <w:r w:rsidRPr="00FF625E">
              <w:t>Latin Small Letter I with circumflex</w:t>
            </w:r>
          </w:p>
        </w:tc>
        <w:tc>
          <w:tcPr>
            <w:tcW w:w="0" w:type="auto"/>
          </w:tcPr>
          <w:p w:rsidR="00584F18" w:rsidRPr="00FF625E" w:rsidRDefault="00584F18" w:rsidP="00B6771B">
            <w:pPr>
              <w:pStyle w:val="TabelleKlein"/>
              <w:jc w:val="left"/>
            </w:pPr>
            <w:r w:rsidRPr="00FF625E">
              <w:t xml:space="preserve">î </w:t>
            </w:r>
          </w:p>
        </w:tc>
        <w:tc>
          <w:tcPr>
            <w:tcW w:w="0" w:type="auto"/>
          </w:tcPr>
          <w:p w:rsidR="00584F18" w:rsidRPr="00FF625E" w:rsidRDefault="00584F18" w:rsidP="00B6771B">
            <w:pPr>
              <w:pStyle w:val="TabelleKlein"/>
              <w:jc w:val="left"/>
            </w:pPr>
            <w:r w:rsidRPr="00FF625E">
              <w:t>0x69</w:t>
            </w:r>
          </w:p>
        </w:tc>
        <w:tc>
          <w:tcPr>
            <w:tcW w:w="0" w:type="auto"/>
          </w:tcPr>
          <w:p w:rsidR="00584F18" w:rsidRPr="00FF625E" w:rsidRDefault="00584F18" w:rsidP="00B6771B">
            <w:pPr>
              <w:pStyle w:val="TabelleKlein"/>
              <w:jc w:val="left"/>
            </w:pPr>
            <w:r w:rsidRPr="00FF625E">
              <w:t>i</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0xEF </w:t>
            </w:r>
          </w:p>
        </w:tc>
        <w:tc>
          <w:tcPr>
            <w:tcW w:w="0" w:type="auto"/>
          </w:tcPr>
          <w:p w:rsidR="00584F18" w:rsidRPr="00FF625E" w:rsidRDefault="00584F18" w:rsidP="00B6771B">
            <w:pPr>
              <w:pStyle w:val="TabelleKlein"/>
              <w:jc w:val="left"/>
            </w:pPr>
            <w:r w:rsidRPr="00FF625E">
              <w:t xml:space="preserve">U+00EF </w:t>
            </w:r>
          </w:p>
        </w:tc>
        <w:tc>
          <w:tcPr>
            <w:tcW w:w="0" w:type="auto"/>
          </w:tcPr>
          <w:p w:rsidR="00584F18" w:rsidRPr="00FF625E" w:rsidRDefault="00584F18" w:rsidP="00B6771B">
            <w:pPr>
              <w:pStyle w:val="TabelleKlein"/>
              <w:jc w:val="left"/>
            </w:pPr>
            <w:r w:rsidRPr="00FF625E">
              <w:t>Latin Small Letter I with diaeresis</w:t>
            </w:r>
          </w:p>
        </w:tc>
        <w:tc>
          <w:tcPr>
            <w:tcW w:w="0" w:type="auto"/>
          </w:tcPr>
          <w:p w:rsidR="00584F18" w:rsidRPr="00FF625E" w:rsidRDefault="00584F18" w:rsidP="00B6771B">
            <w:pPr>
              <w:pStyle w:val="TabelleKlein"/>
              <w:jc w:val="left"/>
            </w:pPr>
            <w:r w:rsidRPr="00FF625E">
              <w:t xml:space="preserve">ï </w:t>
            </w:r>
          </w:p>
        </w:tc>
        <w:tc>
          <w:tcPr>
            <w:tcW w:w="0" w:type="auto"/>
          </w:tcPr>
          <w:p w:rsidR="00584F18" w:rsidRPr="00FF625E" w:rsidRDefault="00584F18" w:rsidP="00B6771B">
            <w:pPr>
              <w:pStyle w:val="TabelleKlein"/>
              <w:jc w:val="left"/>
            </w:pPr>
            <w:r w:rsidRPr="00FF625E">
              <w:t>0x69</w:t>
            </w:r>
          </w:p>
        </w:tc>
        <w:tc>
          <w:tcPr>
            <w:tcW w:w="0" w:type="auto"/>
          </w:tcPr>
          <w:p w:rsidR="00584F18" w:rsidRPr="00FF625E" w:rsidRDefault="00584F18" w:rsidP="00B6771B">
            <w:pPr>
              <w:pStyle w:val="TabelleKlein"/>
              <w:jc w:val="left"/>
            </w:pPr>
            <w:r w:rsidRPr="00FF625E">
              <w:t>i</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0xF0 </w:t>
            </w:r>
          </w:p>
        </w:tc>
        <w:tc>
          <w:tcPr>
            <w:tcW w:w="0" w:type="auto"/>
          </w:tcPr>
          <w:p w:rsidR="00584F18" w:rsidRPr="00FF625E" w:rsidRDefault="00584F18" w:rsidP="00B6771B">
            <w:pPr>
              <w:pStyle w:val="TabelleKlein"/>
              <w:jc w:val="left"/>
            </w:pPr>
            <w:r w:rsidRPr="00FF625E">
              <w:t xml:space="preserve">U+00F0 </w:t>
            </w:r>
          </w:p>
        </w:tc>
        <w:tc>
          <w:tcPr>
            <w:tcW w:w="0" w:type="auto"/>
          </w:tcPr>
          <w:p w:rsidR="00584F18" w:rsidRPr="00FF625E" w:rsidRDefault="00584F18" w:rsidP="00B6771B">
            <w:pPr>
              <w:pStyle w:val="TabelleKlein"/>
              <w:jc w:val="left"/>
            </w:pPr>
            <w:r w:rsidRPr="00FF625E">
              <w:t>Latin Small Letter Eth</w:t>
            </w:r>
          </w:p>
        </w:tc>
        <w:tc>
          <w:tcPr>
            <w:tcW w:w="0" w:type="auto"/>
          </w:tcPr>
          <w:p w:rsidR="00584F18" w:rsidRPr="00FF625E" w:rsidRDefault="00584F18" w:rsidP="00B6771B">
            <w:pPr>
              <w:pStyle w:val="TabelleKlein"/>
              <w:jc w:val="left"/>
            </w:pPr>
            <w:r w:rsidRPr="00FF625E">
              <w:t xml:space="preserve">ð </w:t>
            </w:r>
          </w:p>
        </w:tc>
        <w:tc>
          <w:tcPr>
            <w:tcW w:w="0" w:type="auto"/>
          </w:tcPr>
          <w:p w:rsidR="00584F18" w:rsidRPr="00FF625E" w:rsidRDefault="00584F18" w:rsidP="00B6771B">
            <w:pPr>
              <w:pStyle w:val="TabelleKlein"/>
              <w:jc w:val="left"/>
            </w:pPr>
            <w:r w:rsidRPr="00FF625E">
              <w:t>0x64</w:t>
            </w:r>
          </w:p>
        </w:tc>
        <w:tc>
          <w:tcPr>
            <w:tcW w:w="0" w:type="auto"/>
          </w:tcPr>
          <w:p w:rsidR="00584F18" w:rsidRPr="00FF625E" w:rsidRDefault="00584F18" w:rsidP="00B6771B">
            <w:pPr>
              <w:pStyle w:val="TabelleKlein"/>
              <w:jc w:val="left"/>
            </w:pPr>
            <w:r w:rsidRPr="00FF625E">
              <w:t>d</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0xF1 </w:t>
            </w:r>
          </w:p>
        </w:tc>
        <w:tc>
          <w:tcPr>
            <w:tcW w:w="0" w:type="auto"/>
          </w:tcPr>
          <w:p w:rsidR="00584F18" w:rsidRPr="00FF625E" w:rsidRDefault="00584F18" w:rsidP="00B6771B">
            <w:pPr>
              <w:pStyle w:val="TabelleKlein"/>
              <w:jc w:val="left"/>
            </w:pPr>
            <w:r w:rsidRPr="00FF625E">
              <w:t xml:space="preserve">U+00F1 </w:t>
            </w:r>
          </w:p>
        </w:tc>
        <w:tc>
          <w:tcPr>
            <w:tcW w:w="0" w:type="auto"/>
          </w:tcPr>
          <w:p w:rsidR="00584F18" w:rsidRPr="00FF625E" w:rsidRDefault="00584F18" w:rsidP="00B6771B">
            <w:pPr>
              <w:pStyle w:val="TabelleKlein"/>
              <w:jc w:val="left"/>
            </w:pPr>
            <w:r w:rsidRPr="00FF625E">
              <w:t>Latin Small Letter N with tilde</w:t>
            </w:r>
          </w:p>
        </w:tc>
        <w:tc>
          <w:tcPr>
            <w:tcW w:w="0" w:type="auto"/>
          </w:tcPr>
          <w:p w:rsidR="00584F18" w:rsidRPr="00FF625E" w:rsidRDefault="00584F18" w:rsidP="00B6771B">
            <w:pPr>
              <w:pStyle w:val="TabelleKlein"/>
              <w:jc w:val="left"/>
            </w:pPr>
            <w:r w:rsidRPr="00FF625E">
              <w:t xml:space="preserve">ñ </w:t>
            </w:r>
          </w:p>
        </w:tc>
        <w:tc>
          <w:tcPr>
            <w:tcW w:w="0" w:type="auto"/>
          </w:tcPr>
          <w:p w:rsidR="00584F18" w:rsidRPr="00FF625E" w:rsidRDefault="00584F18" w:rsidP="00B6771B">
            <w:pPr>
              <w:pStyle w:val="TabelleKlein"/>
              <w:jc w:val="left"/>
            </w:pPr>
            <w:r w:rsidRPr="00FF625E">
              <w:t>0x6E</w:t>
            </w:r>
          </w:p>
        </w:tc>
        <w:tc>
          <w:tcPr>
            <w:tcW w:w="0" w:type="auto"/>
          </w:tcPr>
          <w:p w:rsidR="00584F18" w:rsidRPr="00FF625E" w:rsidRDefault="00584F18" w:rsidP="00B6771B">
            <w:pPr>
              <w:pStyle w:val="TabelleKlein"/>
              <w:jc w:val="left"/>
            </w:pPr>
            <w:r w:rsidRPr="00FF625E">
              <w:t>n</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0xF2 </w:t>
            </w:r>
          </w:p>
        </w:tc>
        <w:tc>
          <w:tcPr>
            <w:tcW w:w="0" w:type="auto"/>
          </w:tcPr>
          <w:p w:rsidR="00584F18" w:rsidRPr="00FF625E" w:rsidRDefault="00584F18" w:rsidP="00B6771B">
            <w:pPr>
              <w:pStyle w:val="TabelleKlein"/>
              <w:jc w:val="left"/>
            </w:pPr>
            <w:r w:rsidRPr="00FF625E">
              <w:t xml:space="preserve">U+00F2 </w:t>
            </w:r>
          </w:p>
        </w:tc>
        <w:tc>
          <w:tcPr>
            <w:tcW w:w="0" w:type="auto"/>
          </w:tcPr>
          <w:p w:rsidR="00584F18" w:rsidRPr="00FF625E" w:rsidRDefault="00584F18" w:rsidP="00B6771B">
            <w:pPr>
              <w:pStyle w:val="TabelleKlein"/>
              <w:jc w:val="left"/>
            </w:pPr>
            <w:r w:rsidRPr="00FF625E">
              <w:t>Latin Small Letter O with grave</w:t>
            </w:r>
          </w:p>
        </w:tc>
        <w:tc>
          <w:tcPr>
            <w:tcW w:w="0" w:type="auto"/>
          </w:tcPr>
          <w:p w:rsidR="00584F18" w:rsidRPr="00FF625E" w:rsidRDefault="00584F18" w:rsidP="00B6771B">
            <w:pPr>
              <w:pStyle w:val="TabelleKlein"/>
              <w:jc w:val="left"/>
            </w:pPr>
            <w:r w:rsidRPr="00FF625E">
              <w:t xml:space="preserve">ò </w:t>
            </w:r>
          </w:p>
        </w:tc>
        <w:tc>
          <w:tcPr>
            <w:tcW w:w="0" w:type="auto"/>
          </w:tcPr>
          <w:p w:rsidR="00584F18" w:rsidRPr="00FF625E" w:rsidRDefault="00584F18" w:rsidP="00B6771B">
            <w:pPr>
              <w:pStyle w:val="TabelleKlein"/>
              <w:jc w:val="left"/>
            </w:pPr>
            <w:r w:rsidRPr="00FF625E">
              <w:t>0x6F</w:t>
            </w:r>
          </w:p>
        </w:tc>
        <w:tc>
          <w:tcPr>
            <w:tcW w:w="0" w:type="auto"/>
          </w:tcPr>
          <w:p w:rsidR="00584F18" w:rsidRPr="00FF625E" w:rsidRDefault="00584F18" w:rsidP="00B6771B">
            <w:pPr>
              <w:pStyle w:val="TabelleKlein"/>
              <w:jc w:val="left"/>
            </w:pPr>
            <w:r w:rsidRPr="00FF625E">
              <w:t>o</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0xF3 </w:t>
            </w:r>
          </w:p>
        </w:tc>
        <w:tc>
          <w:tcPr>
            <w:tcW w:w="0" w:type="auto"/>
          </w:tcPr>
          <w:p w:rsidR="00584F18" w:rsidRPr="00FF625E" w:rsidRDefault="00584F18" w:rsidP="00B6771B">
            <w:pPr>
              <w:pStyle w:val="TabelleKlein"/>
              <w:jc w:val="left"/>
            </w:pPr>
            <w:r w:rsidRPr="00FF625E">
              <w:t xml:space="preserve">U+00F3 </w:t>
            </w:r>
          </w:p>
        </w:tc>
        <w:tc>
          <w:tcPr>
            <w:tcW w:w="0" w:type="auto"/>
          </w:tcPr>
          <w:p w:rsidR="00584F18" w:rsidRPr="00FF625E" w:rsidRDefault="00584F18" w:rsidP="00B6771B">
            <w:pPr>
              <w:pStyle w:val="TabelleKlein"/>
              <w:jc w:val="left"/>
            </w:pPr>
            <w:r w:rsidRPr="00FF625E">
              <w:t>Latin Small Letter O with acute</w:t>
            </w:r>
          </w:p>
        </w:tc>
        <w:tc>
          <w:tcPr>
            <w:tcW w:w="0" w:type="auto"/>
          </w:tcPr>
          <w:p w:rsidR="00584F18" w:rsidRPr="00FF625E" w:rsidRDefault="00584F18" w:rsidP="00B6771B">
            <w:pPr>
              <w:pStyle w:val="TabelleKlein"/>
              <w:jc w:val="left"/>
            </w:pPr>
            <w:r w:rsidRPr="00FF625E">
              <w:t xml:space="preserve">ó </w:t>
            </w:r>
          </w:p>
        </w:tc>
        <w:tc>
          <w:tcPr>
            <w:tcW w:w="0" w:type="auto"/>
          </w:tcPr>
          <w:p w:rsidR="00584F18" w:rsidRPr="00FF625E" w:rsidRDefault="00584F18" w:rsidP="00B6771B">
            <w:pPr>
              <w:pStyle w:val="TabelleKlein"/>
              <w:jc w:val="left"/>
            </w:pPr>
            <w:r w:rsidRPr="00FF625E">
              <w:t>0x6F</w:t>
            </w:r>
          </w:p>
        </w:tc>
        <w:tc>
          <w:tcPr>
            <w:tcW w:w="0" w:type="auto"/>
          </w:tcPr>
          <w:p w:rsidR="00584F18" w:rsidRPr="00FF625E" w:rsidRDefault="00584F18" w:rsidP="00B6771B">
            <w:pPr>
              <w:pStyle w:val="TabelleKlein"/>
              <w:jc w:val="left"/>
            </w:pPr>
            <w:r w:rsidRPr="00FF625E">
              <w:t>o</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0xF4 </w:t>
            </w:r>
          </w:p>
        </w:tc>
        <w:tc>
          <w:tcPr>
            <w:tcW w:w="0" w:type="auto"/>
          </w:tcPr>
          <w:p w:rsidR="00584F18" w:rsidRPr="00FF625E" w:rsidRDefault="00584F18" w:rsidP="00B6771B">
            <w:pPr>
              <w:pStyle w:val="TabelleKlein"/>
              <w:jc w:val="left"/>
            </w:pPr>
            <w:r w:rsidRPr="00FF625E">
              <w:t xml:space="preserve">U+00F4 </w:t>
            </w:r>
          </w:p>
        </w:tc>
        <w:tc>
          <w:tcPr>
            <w:tcW w:w="0" w:type="auto"/>
          </w:tcPr>
          <w:p w:rsidR="00584F18" w:rsidRPr="00FF625E" w:rsidRDefault="00584F18" w:rsidP="00B6771B">
            <w:pPr>
              <w:pStyle w:val="TabelleKlein"/>
              <w:jc w:val="left"/>
            </w:pPr>
            <w:r w:rsidRPr="00FF625E">
              <w:t>Latin Small Letter O with circumflex</w:t>
            </w:r>
          </w:p>
        </w:tc>
        <w:tc>
          <w:tcPr>
            <w:tcW w:w="0" w:type="auto"/>
          </w:tcPr>
          <w:p w:rsidR="00584F18" w:rsidRPr="00FF625E" w:rsidRDefault="00584F18" w:rsidP="00B6771B">
            <w:pPr>
              <w:pStyle w:val="TabelleKlein"/>
              <w:jc w:val="left"/>
            </w:pPr>
            <w:r w:rsidRPr="00FF625E">
              <w:t xml:space="preserve">ô </w:t>
            </w:r>
          </w:p>
        </w:tc>
        <w:tc>
          <w:tcPr>
            <w:tcW w:w="0" w:type="auto"/>
          </w:tcPr>
          <w:p w:rsidR="00584F18" w:rsidRPr="00FF625E" w:rsidRDefault="00584F18" w:rsidP="00B6771B">
            <w:pPr>
              <w:pStyle w:val="TabelleKlein"/>
              <w:jc w:val="left"/>
            </w:pPr>
            <w:r w:rsidRPr="00FF625E">
              <w:t>0x6F</w:t>
            </w:r>
          </w:p>
        </w:tc>
        <w:tc>
          <w:tcPr>
            <w:tcW w:w="0" w:type="auto"/>
          </w:tcPr>
          <w:p w:rsidR="00584F18" w:rsidRPr="00FF625E" w:rsidRDefault="00584F18" w:rsidP="00B6771B">
            <w:pPr>
              <w:pStyle w:val="TabelleKlein"/>
              <w:jc w:val="left"/>
            </w:pPr>
            <w:r w:rsidRPr="00FF625E">
              <w:t>o</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0xF5 </w:t>
            </w:r>
          </w:p>
        </w:tc>
        <w:tc>
          <w:tcPr>
            <w:tcW w:w="0" w:type="auto"/>
          </w:tcPr>
          <w:p w:rsidR="00584F18" w:rsidRPr="00FF625E" w:rsidRDefault="00584F18" w:rsidP="00B6771B">
            <w:pPr>
              <w:pStyle w:val="TabelleKlein"/>
              <w:jc w:val="left"/>
            </w:pPr>
            <w:r w:rsidRPr="00FF625E">
              <w:t xml:space="preserve">U+00F5 </w:t>
            </w:r>
          </w:p>
        </w:tc>
        <w:tc>
          <w:tcPr>
            <w:tcW w:w="0" w:type="auto"/>
          </w:tcPr>
          <w:p w:rsidR="00584F18" w:rsidRPr="00FF625E" w:rsidRDefault="00584F18" w:rsidP="00B6771B">
            <w:pPr>
              <w:pStyle w:val="TabelleKlein"/>
              <w:jc w:val="left"/>
            </w:pPr>
            <w:r w:rsidRPr="00FF625E">
              <w:t>Latin Small Letter O with tilde</w:t>
            </w:r>
          </w:p>
        </w:tc>
        <w:tc>
          <w:tcPr>
            <w:tcW w:w="0" w:type="auto"/>
          </w:tcPr>
          <w:p w:rsidR="00584F18" w:rsidRPr="00FF625E" w:rsidRDefault="00584F18" w:rsidP="00B6771B">
            <w:pPr>
              <w:pStyle w:val="TabelleKlein"/>
              <w:jc w:val="left"/>
            </w:pPr>
            <w:r w:rsidRPr="00FF625E">
              <w:t xml:space="preserve">õ </w:t>
            </w:r>
          </w:p>
        </w:tc>
        <w:tc>
          <w:tcPr>
            <w:tcW w:w="0" w:type="auto"/>
          </w:tcPr>
          <w:p w:rsidR="00584F18" w:rsidRPr="00FF625E" w:rsidRDefault="00584F18" w:rsidP="00B6771B">
            <w:pPr>
              <w:pStyle w:val="TabelleKlein"/>
              <w:jc w:val="left"/>
            </w:pPr>
            <w:r w:rsidRPr="00FF625E">
              <w:t>0x6F</w:t>
            </w:r>
          </w:p>
        </w:tc>
        <w:tc>
          <w:tcPr>
            <w:tcW w:w="0" w:type="auto"/>
          </w:tcPr>
          <w:p w:rsidR="00584F18" w:rsidRPr="00FF625E" w:rsidRDefault="00584F18" w:rsidP="00B6771B">
            <w:pPr>
              <w:pStyle w:val="TabelleKlein"/>
              <w:jc w:val="left"/>
            </w:pPr>
            <w:r w:rsidRPr="00FF625E">
              <w:t>o</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0xF6 </w:t>
            </w:r>
          </w:p>
        </w:tc>
        <w:tc>
          <w:tcPr>
            <w:tcW w:w="0" w:type="auto"/>
          </w:tcPr>
          <w:p w:rsidR="00584F18" w:rsidRPr="00FF625E" w:rsidRDefault="00584F18" w:rsidP="00B6771B">
            <w:pPr>
              <w:pStyle w:val="TabelleKlein"/>
              <w:jc w:val="left"/>
            </w:pPr>
            <w:r w:rsidRPr="00FF625E">
              <w:t xml:space="preserve">U+00F6 </w:t>
            </w:r>
          </w:p>
        </w:tc>
        <w:tc>
          <w:tcPr>
            <w:tcW w:w="0" w:type="auto"/>
          </w:tcPr>
          <w:p w:rsidR="00584F18" w:rsidRPr="00FF625E" w:rsidRDefault="00584F18" w:rsidP="00B6771B">
            <w:pPr>
              <w:pStyle w:val="TabelleKlein"/>
              <w:jc w:val="left"/>
            </w:pPr>
            <w:r w:rsidRPr="00FF625E">
              <w:t>Latin Small Letter O with diaeresis</w:t>
            </w:r>
          </w:p>
        </w:tc>
        <w:tc>
          <w:tcPr>
            <w:tcW w:w="0" w:type="auto"/>
          </w:tcPr>
          <w:p w:rsidR="00584F18" w:rsidRPr="00FF625E" w:rsidRDefault="00584F18" w:rsidP="00B6771B">
            <w:pPr>
              <w:pStyle w:val="TabelleKlein"/>
              <w:jc w:val="left"/>
            </w:pPr>
            <w:r w:rsidRPr="00FF625E">
              <w:t xml:space="preserve">ö </w:t>
            </w:r>
          </w:p>
        </w:tc>
        <w:tc>
          <w:tcPr>
            <w:tcW w:w="0" w:type="auto"/>
          </w:tcPr>
          <w:p w:rsidR="00584F18" w:rsidRPr="00FF625E" w:rsidRDefault="00584F18" w:rsidP="00B6771B">
            <w:pPr>
              <w:pStyle w:val="TabelleKlein"/>
              <w:jc w:val="left"/>
            </w:pPr>
            <w:r w:rsidRPr="00FF625E">
              <w:t>0x6F</w:t>
            </w:r>
          </w:p>
        </w:tc>
        <w:tc>
          <w:tcPr>
            <w:tcW w:w="0" w:type="auto"/>
          </w:tcPr>
          <w:p w:rsidR="00584F18" w:rsidRPr="00FF625E" w:rsidRDefault="00584F18" w:rsidP="00B6771B">
            <w:pPr>
              <w:pStyle w:val="TabelleKlein"/>
              <w:jc w:val="left"/>
            </w:pPr>
            <w:r w:rsidRPr="00FF625E">
              <w:t>oe</w:t>
            </w:r>
          </w:p>
        </w:tc>
      </w:tr>
      <w:tr w:rsidR="00584F18" w:rsidRPr="00FF625E" w:rsidTr="00B6771B">
        <w:trPr>
          <w:cantSplit/>
        </w:trPr>
        <w:tc>
          <w:tcPr>
            <w:tcW w:w="0" w:type="auto"/>
          </w:tcPr>
          <w:p w:rsidR="00584F18" w:rsidRPr="00FF625E" w:rsidRDefault="00584F18" w:rsidP="00B6771B">
            <w:pPr>
              <w:pStyle w:val="TabelleKlein"/>
              <w:jc w:val="left"/>
            </w:pPr>
            <w:r w:rsidRPr="00FF625E">
              <w:lastRenderedPageBreak/>
              <w:t xml:space="preserve">0xF7 </w:t>
            </w:r>
          </w:p>
        </w:tc>
        <w:tc>
          <w:tcPr>
            <w:tcW w:w="0" w:type="auto"/>
          </w:tcPr>
          <w:p w:rsidR="00584F18" w:rsidRPr="00FF625E" w:rsidRDefault="00584F18" w:rsidP="00B6771B">
            <w:pPr>
              <w:pStyle w:val="TabelleKlein"/>
              <w:jc w:val="left"/>
            </w:pPr>
            <w:r w:rsidRPr="00FF625E">
              <w:t xml:space="preserve">U+00F7 </w:t>
            </w:r>
          </w:p>
        </w:tc>
        <w:tc>
          <w:tcPr>
            <w:tcW w:w="0" w:type="auto"/>
          </w:tcPr>
          <w:p w:rsidR="00584F18" w:rsidRPr="00FF625E" w:rsidRDefault="00584F18" w:rsidP="00B6771B">
            <w:pPr>
              <w:pStyle w:val="TabelleKlein"/>
              <w:jc w:val="left"/>
            </w:pPr>
            <w:r w:rsidRPr="00FF625E">
              <w:t>Division sign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0xF8 </w:t>
            </w:r>
          </w:p>
        </w:tc>
        <w:tc>
          <w:tcPr>
            <w:tcW w:w="0" w:type="auto"/>
          </w:tcPr>
          <w:p w:rsidR="00584F18" w:rsidRPr="00FF625E" w:rsidRDefault="00584F18" w:rsidP="00B6771B">
            <w:pPr>
              <w:pStyle w:val="TabelleKlein"/>
              <w:jc w:val="left"/>
            </w:pPr>
            <w:r w:rsidRPr="00FF625E">
              <w:t xml:space="preserve">U+00F8 </w:t>
            </w:r>
          </w:p>
        </w:tc>
        <w:tc>
          <w:tcPr>
            <w:tcW w:w="0" w:type="auto"/>
          </w:tcPr>
          <w:p w:rsidR="00584F18" w:rsidRPr="00FF625E" w:rsidRDefault="00584F18" w:rsidP="00B6771B">
            <w:pPr>
              <w:pStyle w:val="TabelleKlein"/>
              <w:jc w:val="left"/>
            </w:pPr>
            <w:r w:rsidRPr="00FF625E">
              <w:t>Latin Small Letter O with stroke</w:t>
            </w:r>
          </w:p>
        </w:tc>
        <w:tc>
          <w:tcPr>
            <w:tcW w:w="0" w:type="auto"/>
          </w:tcPr>
          <w:p w:rsidR="00584F18" w:rsidRPr="00FF625E" w:rsidRDefault="00584F18" w:rsidP="00B6771B">
            <w:pPr>
              <w:pStyle w:val="TabelleKlein"/>
              <w:jc w:val="left"/>
            </w:pPr>
            <w:r w:rsidRPr="00FF625E">
              <w:t xml:space="preserve">ø </w:t>
            </w:r>
          </w:p>
        </w:tc>
        <w:tc>
          <w:tcPr>
            <w:tcW w:w="0" w:type="auto"/>
          </w:tcPr>
          <w:p w:rsidR="00584F18" w:rsidRPr="00FF625E" w:rsidRDefault="00584F18" w:rsidP="00B6771B">
            <w:pPr>
              <w:pStyle w:val="TabelleKlein"/>
              <w:jc w:val="left"/>
            </w:pPr>
            <w:r w:rsidRPr="00FF625E">
              <w:t>0x6F</w:t>
            </w:r>
          </w:p>
        </w:tc>
        <w:tc>
          <w:tcPr>
            <w:tcW w:w="0" w:type="auto"/>
          </w:tcPr>
          <w:p w:rsidR="00584F18" w:rsidRPr="00FF625E" w:rsidRDefault="00584F18" w:rsidP="00B6771B">
            <w:pPr>
              <w:pStyle w:val="TabelleKlein"/>
              <w:jc w:val="left"/>
            </w:pPr>
            <w:r w:rsidRPr="00FF625E">
              <w:t>o</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0xF9 </w:t>
            </w:r>
          </w:p>
        </w:tc>
        <w:tc>
          <w:tcPr>
            <w:tcW w:w="0" w:type="auto"/>
          </w:tcPr>
          <w:p w:rsidR="00584F18" w:rsidRPr="00FF625E" w:rsidRDefault="00584F18" w:rsidP="00B6771B">
            <w:pPr>
              <w:pStyle w:val="TabelleKlein"/>
              <w:jc w:val="left"/>
            </w:pPr>
            <w:r w:rsidRPr="00FF625E">
              <w:t xml:space="preserve">U+00F9 </w:t>
            </w:r>
          </w:p>
        </w:tc>
        <w:tc>
          <w:tcPr>
            <w:tcW w:w="0" w:type="auto"/>
          </w:tcPr>
          <w:p w:rsidR="00584F18" w:rsidRPr="00FF625E" w:rsidRDefault="00584F18" w:rsidP="00B6771B">
            <w:pPr>
              <w:pStyle w:val="TabelleKlein"/>
              <w:jc w:val="left"/>
            </w:pPr>
            <w:r w:rsidRPr="00FF625E">
              <w:t>Latin Small Letter U with grave</w:t>
            </w:r>
          </w:p>
        </w:tc>
        <w:tc>
          <w:tcPr>
            <w:tcW w:w="0" w:type="auto"/>
          </w:tcPr>
          <w:p w:rsidR="00584F18" w:rsidRPr="00FF625E" w:rsidRDefault="00584F18" w:rsidP="00B6771B">
            <w:pPr>
              <w:pStyle w:val="TabelleKlein"/>
              <w:jc w:val="left"/>
            </w:pPr>
            <w:r w:rsidRPr="00FF625E">
              <w:t xml:space="preserve">ù </w:t>
            </w:r>
          </w:p>
        </w:tc>
        <w:tc>
          <w:tcPr>
            <w:tcW w:w="0" w:type="auto"/>
          </w:tcPr>
          <w:p w:rsidR="00584F18" w:rsidRPr="00FF625E" w:rsidRDefault="00584F18" w:rsidP="00B6771B">
            <w:pPr>
              <w:pStyle w:val="TabelleKlein"/>
              <w:jc w:val="left"/>
            </w:pPr>
            <w:r w:rsidRPr="00FF625E">
              <w:t>0x75</w:t>
            </w:r>
          </w:p>
        </w:tc>
        <w:tc>
          <w:tcPr>
            <w:tcW w:w="0" w:type="auto"/>
          </w:tcPr>
          <w:p w:rsidR="00584F18" w:rsidRPr="00FF625E" w:rsidRDefault="00584F18" w:rsidP="00B6771B">
            <w:pPr>
              <w:pStyle w:val="TabelleKlein"/>
              <w:jc w:val="left"/>
            </w:pPr>
            <w:r w:rsidRPr="00FF625E">
              <w:t>u</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0xFA </w:t>
            </w:r>
          </w:p>
        </w:tc>
        <w:tc>
          <w:tcPr>
            <w:tcW w:w="0" w:type="auto"/>
          </w:tcPr>
          <w:p w:rsidR="00584F18" w:rsidRPr="00FF625E" w:rsidRDefault="00584F18" w:rsidP="00B6771B">
            <w:pPr>
              <w:pStyle w:val="TabelleKlein"/>
              <w:jc w:val="left"/>
            </w:pPr>
            <w:r w:rsidRPr="00FF625E">
              <w:t xml:space="preserve">U+00FA </w:t>
            </w:r>
          </w:p>
        </w:tc>
        <w:tc>
          <w:tcPr>
            <w:tcW w:w="0" w:type="auto"/>
          </w:tcPr>
          <w:p w:rsidR="00584F18" w:rsidRPr="00FF625E" w:rsidRDefault="00584F18" w:rsidP="00B6771B">
            <w:pPr>
              <w:pStyle w:val="TabelleKlein"/>
              <w:jc w:val="left"/>
            </w:pPr>
            <w:r w:rsidRPr="00FF625E">
              <w:t>Latin Small Letter U with acute</w:t>
            </w:r>
          </w:p>
        </w:tc>
        <w:tc>
          <w:tcPr>
            <w:tcW w:w="0" w:type="auto"/>
          </w:tcPr>
          <w:p w:rsidR="00584F18" w:rsidRPr="00FF625E" w:rsidRDefault="00584F18" w:rsidP="00B6771B">
            <w:pPr>
              <w:pStyle w:val="TabelleKlein"/>
              <w:jc w:val="left"/>
            </w:pPr>
            <w:r w:rsidRPr="00FF625E">
              <w:t xml:space="preserve">ú </w:t>
            </w:r>
          </w:p>
        </w:tc>
        <w:tc>
          <w:tcPr>
            <w:tcW w:w="0" w:type="auto"/>
          </w:tcPr>
          <w:p w:rsidR="00584F18" w:rsidRPr="00FF625E" w:rsidRDefault="00584F18" w:rsidP="00B6771B">
            <w:pPr>
              <w:pStyle w:val="TabelleKlein"/>
              <w:jc w:val="left"/>
            </w:pPr>
            <w:r w:rsidRPr="00FF625E">
              <w:t>0x75</w:t>
            </w:r>
          </w:p>
        </w:tc>
        <w:tc>
          <w:tcPr>
            <w:tcW w:w="0" w:type="auto"/>
          </w:tcPr>
          <w:p w:rsidR="00584F18" w:rsidRPr="00FF625E" w:rsidRDefault="00584F18" w:rsidP="00B6771B">
            <w:pPr>
              <w:pStyle w:val="TabelleKlein"/>
              <w:jc w:val="left"/>
            </w:pPr>
            <w:r w:rsidRPr="00FF625E">
              <w:t>u</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0xFB </w:t>
            </w:r>
          </w:p>
        </w:tc>
        <w:tc>
          <w:tcPr>
            <w:tcW w:w="0" w:type="auto"/>
          </w:tcPr>
          <w:p w:rsidR="00584F18" w:rsidRPr="00FF625E" w:rsidRDefault="00584F18" w:rsidP="00B6771B">
            <w:pPr>
              <w:pStyle w:val="TabelleKlein"/>
              <w:jc w:val="left"/>
            </w:pPr>
            <w:r w:rsidRPr="00FF625E">
              <w:t xml:space="preserve">U+00FB </w:t>
            </w:r>
          </w:p>
        </w:tc>
        <w:tc>
          <w:tcPr>
            <w:tcW w:w="0" w:type="auto"/>
          </w:tcPr>
          <w:p w:rsidR="00584F18" w:rsidRPr="00FF625E" w:rsidRDefault="00584F18" w:rsidP="00B6771B">
            <w:pPr>
              <w:pStyle w:val="TabelleKlein"/>
              <w:jc w:val="left"/>
            </w:pPr>
            <w:r w:rsidRPr="00FF625E">
              <w:t>Latin Small Letter U with circumflex</w:t>
            </w:r>
          </w:p>
        </w:tc>
        <w:tc>
          <w:tcPr>
            <w:tcW w:w="0" w:type="auto"/>
          </w:tcPr>
          <w:p w:rsidR="00584F18" w:rsidRPr="00FF625E" w:rsidRDefault="00584F18" w:rsidP="00B6771B">
            <w:pPr>
              <w:pStyle w:val="TabelleKlein"/>
              <w:jc w:val="left"/>
            </w:pPr>
            <w:r w:rsidRPr="00FF625E">
              <w:t xml:space="preserve">û </w:t>
            </w:r>
          </w:p>
        </w:tc>
        <w:tc>
          <w:tcPr>
            <w:tcW w:w="0" w:type="auto"/>
          </w:tcPr>
          <w:p w:rsidR="00584F18" w:rsidRPr="00FF625E" w:rsidRDefault="00584F18" w:rsidP="00B6771B">
            <w:pPr>
              <w:pStyle w:val="TabelleKlein"/>
              <w:jc w:val="left"/>
            </w:pPr>
            <w:r w:rsidRPr="00FF625E">
              <w:t>0x75</w:t>
            </w:r>
          </w:p>
        </w:tc>
        <w:tc>
          <w:tcPr>
            <w:tcW w:w="0" w:type="auto"/>
          </w:tcPr>
          <w:p w:rsidR="00584F18" w:rsidRPr="00FF625E" w:rsidRDefault="00584F18" w:rsidP="00B6771B">
            <w:pPr>
              <w:pStyle w:val="TabelleKlein"/>
              <w:jc w:val="left"/>
            </w:pPr>
            <w:r w:rsidRPr="00FF625E">
              <w:t>u</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0xFC </w:t>
            </w:r>
          </w:p>
        </w:tc>
        <w:tc>
          <w:tcPr>
            <w:tcW w:w="0" w:type="auto"/>
          </w:tcPr>
          <w:p w:rsidR="00584F18" w:rsidRPr="00FF625E" w:rsidRDefault="00584F18" w:rsidP="00B6771B">
            <w:pPr>
              <w:pStyle w:val="TabelleKlein"/>
              <w:jc w:val="left"/>
            </w:pPr>
            <w:r w:rsidRPr="00FF625E">
              <w:t xml:space="preserve">U+00FC </w:t>
            </w:r>
          </w:p>
        </w:tc>
        <w:tc>
          <w:tcPr>
            <w:tcW w:w="0" w:type="auto"/>
          </w:tcPr>
          <w:p w:rsidR="00584F18" w:rsidRPr="00FF625E" w:rsidRDefault="00584F18" w:rsidP="00B6771B">
            <w:pPr>
              <w:pStyle w:val="TabelleKlein"/>
              <w:jc w:val="left"/>
            </w:pPr>
            <w:r w:rsidRPr="00FF625E">
              <w:t>Latin Small Letter U with diaeresis</w:t>
            </w:r>
          </w:p>
        </w:tc>
        <w:tc>
          <w:tcPr>
            <w:tcW w:w="0" w:type="auto"/>
          </w:tcPr>
          <w:p w:rsidR="00584F18" w:rsidRPr="00FF625E" w:rsidRDefault="00584F18" w:rsidP="00B6771B">
            <w:pPr>
              <w:pStyle w:val="TabelleKlein"/>
              <w:jc w:val="left"/>
            </w:pPr>
            <w:r w:rsidRPr="00FF625E">
              <w:t xml:space="preserve">ü </w:t>
            </w:r>
          </w:p>
        </w:tc>
        <w:tc>
          <w:tcPr>
            <w:tcW w:w="0" w:type="auto"/>
          </w:tcPr>
          <w:p w:rsidR="00584F18" w:rsidRPr="00FF625E" w:rsidRDefault="00584F18" w:rsidP="00B6771B">
            <w:pPr>
              <w:pStyle w:val="TabelleKlein"/>
              <w:jc w:val="left"/>
            </w:pPr>
            <w:r w:rsidRPr="00FF625E">
              <w:t>0x75 0x65</w:t>
            </w:r>
          </w:p>
        </w:tc>
        <w:tc>
          <w:tcPr>
            <w:tcW w:w="0" w:type="auto"/>
          </w:tcPr>
          <w:p w:rsidR="00584F18" w:rsidRPr="00FF625E" w:rsidRDefault="00584F18" w:rsidP="00B6771B">
            <w:pPr>
              <w:pStyle w:val="TabelleKlein"/>
              <w:jc w:val="left"/>
            </w:pPr>
            <w:r w:rsidRPr="00FF625E">
              <w:t>ue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0xFD </w:t>
            </w:r>
          </w:p>
        </w:tc>
        <w:tc>
          <w:tcPr>
            <w:tcW w:w="0" w:type="auto"/>
          </w:tcPr>
          <w:p w:rsidR="00584F18" w:rsidRPr="00FF625E" w:rsidRDefault="00584F18" w:rsidP="00B6771B">
            <w:pPr>
              <w:pStyle w:val="TabelleKlein"/>
              <w:jc w:val="left"/>
            </w:pPr>
            <w:r w:rsidRPr="00FF625E">
              <w:t xml:space="preserve">U+00FD </w:t>
            </w:r>
          </w:p>
        </w:tc>
        <w:tc>
          <w:tcPr>
            <w:tcW w:w="0" w:type="auto"/>
          </w:tcPr>
          <w:p w:rsidR="00584F18" w:rsidRPr="00FF625E" w:rsidRDefault="00584F18" w:rsidP="00B6771B">
            <w:pPr>
              <w:pStyle w:val="TabelleKlein"/>
              <w:jc w:val="left"/>
            </w:pPr>
            <w:r w:rsidRPr="00FF625E">
              <w:t>Latin Small Letter Y with acute</w:t>
            </w:r>
          </w:p>
        </w:tc>
        <w:tc>
          <w:tcPr>
            <w:tcW w:w="0" w:type="auto"/>
          </w:tcPr>
          <w:p w:rsidR="00584F18" w:rsidRPr="00FF625E" w:rsidRDefault="00584F18" w:rsidP="00B6771B">
            <w:pPr>
              <w:pStyle w:val="TabelleKlein"/>
              <w:jc w:val="left"/>
            </w:pPr>
            <w:r w:rsidRPr="00FF625E">
              <w:t xml:space="preserve">ý </w:t>
            </w:r>
          </w:p>
        </w:tc>
        <w:tc>
          <w:tcPr>
            <w:tcW w:w="0" w:type="auto"/>
          </w:tcPr>
          <w:p w:rsidR="00584F18" w:rsidRPr="00FF625E" w:rsidRDefault="00584F18" w:rsidP="00B6771B">
            <w:pPr>
              <w:pStyle w:val="TabelleKlein"/>
              <w:jc w:val="left"/>
            </w:pPr>
            <w:r w:rsidRPr="00FF625E">
              <w:t>0x79</w:t>
            </w:r>
          </w:p>
        </w:tc>
        <w:tc>
          <w:tcPr>
            <w:tcW w:w="0" w:type="auto"/>
          </w:tcPr>
          <w:p w:rsidR="00584F18" w:rsidRPr="00FF625E" w:rsidRDefault="00584F18" w:rsidP="00B6771B">
            <w:pPr>
              <w:pStyle w:val="TabelleKlein"/>
              <w:jc w:val="left"/>
            </w:pPr>
            <w:r w:rsidRPr="00FF625E">
              <w:t>y</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0xFE </w:t>
            </w:r>
          </w:p>
        </w:tc>
        <w:tc>
          <w:tcPr>
            <w:tcW w:w="0" w:type="auto"/>
          </w:tcPr>
          <w:p w:rsidR="00584F18" w:rsidRPr="00FF625E" w:rsidRDefault="00584F18" w:rsidP="00B6771B">
            <w:pPr>
              <w:pStyle w:val="TabelleKlein"/>
              <w:jc w:val="left"/>
            </w:pPr>
            <w:r w:rsidRPr="00FF625E">
              <w:t xml:space="preserve">U+00FE </w:t>
            </w:r>
          </w:p>
        </w:tc>
        <w:tc>
          <w:tcPr>
            <w:tcW w:w="0" w:type="auto"/>
          </w:tcPr>
          <w:p w:rsidR="00584F18" w:rsidRPr="00FF625E" w:rsidRDefault="00584F18" w:rsidP="00B6771B">
            <w:pPr>
              <w:pStyle w:val="TabelleKlein"/>
              <w:jc w:val="left"/>
            </w:pPr>
            <w:r w:rsidRPr="00FF625E">
              <w:t>Latin Small Letter Thorn</w:t>
            </w:r>
          </w:p>
        </w:tc>
        <w:tc>
          <w:tcPr>
            <w:tcW w:w="0" w:type="auto"/>
          </w:tcPr>
          <w:p w:rsidR="00584F18" w:rsidRPr="00FF625E" w:rsidRDefault="00584F18" w:rsidP="00B6771B">
            <w:pPr>
              <w:pStyle w:val="TabelleKlein"/>
              <w:jc w:val="left"/>
            </w:pPr>
            <w:r w:rsidRPr="00FF625E">
              <w:t xml:space="preserve">þ </w:t>
            </w:r>
          </w:p>
        </w:tc>
        <w:tc>
          <w:tcPr>
            <w:tcW w:w="0" w:type="auto"/>
          </w:tcPr>
          <w:p w:rsidR="00584F18" w:rsidRPr="00FF625E" w:rsidRDefault="00584F18" w:rsidP="00B6771B">
            <w:pPr>
              <w:pStyle w:val="TabelleKlein"/>
              <w:jc w:val="left"/>
            </w:pPr>
            <w:r w:rsidRPr="00FF625E">
              <w:t>0x74 0x68</w:t>
            </w:r>
          </w:p>
        </w:tc>
        <w:tc>
          <w:tcPr>
            <w:tcW w:w="0" w:type="auto"/>
          </w:tcPr>
          <w:p w:rsidR="00584F18" w:rsidRPr="00FF625E" w:rsidRDefault="00584F18" w:rsidP="00B6771B">
            <w:pPr>
              <w:pStyle w:val="TabelleKlein"/>
              <w:jc w:val="left"/>
            </w:pPr>
            <w:r w:rsidRPr="00FF625E">
              <w:t>th</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0xFF </w:t>
            </w:r>
          </w:p>
        </w:tc>
        <w:tc>
          <w:tcPr>
            <w:tcW w:w="0" w:type="auto"/>
          </w:tcPr>
          <w:p w:rsidR="00584F18" w:rsidRPr="00FF625E" w:rsidRDefault="00584F18" w:rsidP="00B6771B">
            <w:pPr>
              <w:pStyle w:val="TabelleKlein"/>
              <w:jc w:val="left"/>
            </w:pPr>
            <w:r w:rsidRPr="00FF625E">
              <w:t xml:space="preserve">U+00FF </w:t>
            </w:r>
          </w:p>
        </w:tc>
        <w:tc>
          <w:tcPr>
            <w:tcW w:w="0" w:type="auto"/>
          </w:tcPr>
          <w:p w:rsidR="00584F18" w:rsidRPr="00FF625E" w:rsidRDefault="00584F18" w:rsidP="00B6771B">
            <w:pPr>
              <w:pStyle w:val="TabelleKlein"/>
              <w:jc w:val="left"/>
            </w:pPr>
            <w:r w:rsidRPr="00FF625E">
              <w:t>Latin Small Letter Y with diaeresis</w:t>
            </w:r>
          </w:p>
        </w:tc>
        <w:tc>
          <w:tcPr>
            <w:tcW w:w="0" w:type="auto"/>
          </w:tcPr>
          <w:p w:rsidR="00584F18" w:rsidRPr="00FF625E" w:rsidRDefault="00584F18" w:rsidP="00B6771B">
            <w:pPr>
              <w:pStyle w:val="TabelleKlein"/>
              <w:jc w:val="left"/>
            </w:pPr>
            <w:r w:rsidRPr="00FF625E">
              <w:t xml:space="preserve">ÿ </w:t>
            </w:r>
          </w:p>
        </w:tc>
        <w:tc>
          <w:tcPr>
            <w:tcW w:w="0" w:type="auto"/>
          </w:tcPr>
          <w:p w:rsidR="00584F18" w:rsidRPr="00FF625E" w:rsidRDefault="00584F18" w:rsidP="00B6771B">
            <w:pPr>
              <w:pStyle w:val="TabelleKlein"/>
              <w:jc w:val="left"/>
            </w:pPr>
            <w:r w:rsidRPr="00FF625E">
              <w:t>0x79</w:t>
            </w:r>
          </w:p>
        </w:tc>
        <w:tc>
          <w:tcPr>
            <w:tcW w:w="0" w:type="auto"/>
          </w:tcPr>
          <w:p w:rsidR="00584F18" w:rsidRPr="00FF625E" w:rsidRDefault="00584F18" w:rsidP="00B6771B">
            <w:pPr>
              <w:pStyle w:val="TabelleKlein"/>
              <w:jc w:val="left"/>
            </w:pPr>
            <w:r w:rsidRPr="00FF625E">
              <w:t>y</w:t>
            </w:r>
          </w:p>
        </w:tc>
      </w:tr>
    </w:tbl>
    <w:p w:rsidR="00584F18" w:rsidRDefault="00584F18" w:rsidP="00584F18"/>
    <w:p w:rsidR="00584F18" w:rsidRDefault="00584F18" w:rsidP="00584F18">
      <w:pPr>
        <w:spacing w:line="300" w:lineRule="atLeast"/>
        <w:jc w:val="both"/>
      </w:pPr>
      <w:r>
        <w:t>Für die Zeichen des ISO-8859-15, die sich von ISO-8859-1 unterscheiden, ist nach dem gleichen Rezept wie oben vorzugehen.</w:t>
      </w:r>
    </w:p>
    <w:p w:rsidR="00584F18" w:rsidRDefault="00584F18" w:rsidP="00584F18">
      <w:pPr>
        <w:spacing w:line="300" w:lineRule="atLeast"/>
        <w:jc w:val="both"/>
      </w:pPr>
    </w:p>
    <w:p w:rsidR="00584F18" w:rsidRPr="00C80C3F" w:rsidRDefault="00584F18" w:rsidP="00584F18">
      <w:pPr>
        <w:jc w:val="both"/>
        <w:rPr>
          <w:b/>
          <w:bCs/>
        </w:rPr>
      </w:pPr>
      <w:bookmarkStart w:id="251" w:name="_Toc232485745"/>
      <w:r>
        <w:rPr>
          <w:b/>
          <w:bCs/>
        </w:rPr>
        <w:t>H</w:t>
      </w:r>
      <w:r w:rsidRPr="00C80C3F">
        <w:rPr>
          <w:b/>
          <w:bCs/>
        </w:rPr>
        <w:t>.2.</w:t>
      </w:r>
      <w:r>
        <w:rPr>
          <w:b/>
          <w:bCs/>
        </w:rPr>
        <w:t>6</w:t>
      </w:r>
      <w:r>
        <w:rPr>
          <w:b/>
          <w:bCs/>
        </w:rPr>
        <w:tab/>
      </w:r>
      <w:r w:rsidRPr="00C80C3F">
        <w:rPr>
          <w:b/>
          <w:bCs/>
        </w:rPr>
        <w:t>Normalisierung von Unicode ab dem Zeichen U+0100</w:t>
      </w:r>
      <w:bookmarkEnd w:id="251"/>
    </w:p>
    <w:p w:rsidR="00584F18" w:rsidRDefault="00584F18" w:rsidP="00584F18">
      <w:pPr>
        <w:tabs>
          <w:tab w:val="left" w:pos="2520"/>
        </w:tabs>
        <w:spacing w:line="300" w:lineRule="atLeast"/>
        <w:jc w:val="both"/>
      </w:pPr>
      <w:r>
        <w:t>Treten Zeichen in Dateinamen auf, die Unicodes U+0100 oder grösser sind, sind diese alle in erlaubte US-ASCII-Zeichen bzw. Zeichensequenzen umzuwandeln. Dabei ist nach dem gleichen Rezept wie oben vorzugehen.</w:t>
      </w:r>
    </w:p>
    <w:p w:rsidR="005850F2" w:rsidRDefault="005850F2">
      <w:pPr>
        <w:spacing w:after="0" w:line="240" w:lineRule="auto"/>
        <w:rPr>
          <w:b/>
          <w:sz w:val="32"/>
        </w:rPr>
      </w:pPr>
      <w:r>
        <w:br w:type="page"/>
      </w:r>
    </w:p>
    <w:p w:rsidR="005850F2" w:rsidRPr="009B46B4" w:rsidRDefault="005850F2" w:rsidP="005850F2">
      <w:pPr>
        <w:pStyle w:val="Anhang"/>
      </w:pPr>
      <w:r>
        <w:lastRenderedPageBreak/>
        <w:t>Anhang I – Beziehung zu weiteren archivischen Standards</w:t>
      </w:r>
    </w:p>
    <w:p w:rsidR="003C2CE1" w:rsidRPr="0053609D" w:rsidRDefault="003C2CE1" w:rsidP="003C2CE1">
      <w:pPr>
        <w:rPr>
          <w:b/>
        </w:rPr>
      </w:pPr>
      <w:r w:rsidRPr="0053609D">
        <w:rPr>
          <w:b/>
        </w:rPr>
        <w:t>I.1</w:t>
      </w:r>
      <w:r w:rsidRPr="0053609D">
        <w:rPr>
          <w:b/>
        </w:rPr>
        <w:tab/>
        <w:t>Einleitung</w:t>
      </w:r>
    </w:p>
    <w:p w:rsidR="00D32F39" w:rsidRDefault="00043C80" w:rsidP="00F008D5">
      <w:r>
        <w:t>Dieser Anhang beschreibt</w:t>
      </w:r>
      <w:r w:rsidR="00D32F39" w:rsidRPr="002E01B5">
        <w:t xml:space="preserve"> einen </w:t>
      </w:r>
      <w:r w:rsidR="00D32F39" w:rsidRPr="002E01B5">
        <w:rPr>
          <w:i/>
        </w:rPr>
        <w:t>Crosswalk</w:t>
      </w:r>
      <w:r w:rsidR="00D32F39" w:rsidRPr="002E01B5">
        <w:t xml:space="preserve"> beziehungsweise eine Metadatentransformation zwischen der archivischen Ablieferungsschnittstelle [eCH-0160] und dem massgeblichen archivischen Verzeichnungsstandard [ISAD(G)], respektive seiner Kodierung in [EAD]. Das Ziel ist nicht die vollständige Abbildung aller Metadaten der Ablieferungsschnittstelle</w:t>
      </w:r>
      <w:r w:rsidR="00F008D5">
        <w:t xml:space="preserve"> eCH-0160</w:t>
      </w:r>
      <w:r w:rsidR="00D32F39" w:rsidRPr="002E01B5">
        <w:t xml:space="preserve">, sondern das Extrahieren der Erschliessungsinformationen, im OAIS Modell als </w:t>
      </w:r>
      <w:r w:rsidR="00D32F39" w:rsidRPr="002E01B5">
        <w:rPr>
          <w:i/>
        </w:rPr>
        <w:t>Descriptive Information</w:t>
      </w:r>
      <w:r w:rsidR="00D32F39" w:rsidRPr="002E01B5">
        <w:t xml:space="preserve"> bezeichnet.</w:t>
      </w:r>
      <w:r w:rsidR="00F008D5">
        <w:t xml:space="preserve"> Der Anhang basiert auf dem WhitePaper „Extraktion deskriptiver Metadaten aus der archivischen Ablieferungsschnittstelle eCH-0160“ das am </w:t>
      </w:r>
      <w:r w:rsidR="00F008D5" w:rsidRPr="00C5136F">
        <w:rPr>
          <w:highlight w:val="yellow"/>
        </w:rPr>
        <w:t>XX.XX.XXXX</w:t>
      </w:r>
      <w:r w:rsidR="00F008D5">
        <w:t xml:space="preserve"> von der eCH Fachgruppe Digitale Archivierung veröffentlicht wurde.</w:t>
      </w:r>
    </w:p>
    <w:p w:rsidR="00D32F39" w:rsidRPr="00F56E3F" w:rsidRDefault="00D32F39" w:rsidP="00D32F39">
      <w:pPr>
        <w:pStyle w:val="Textkrper"/>
      </w:pPr>
      <w:r w:rsidRPr="00F56E3F">
        <w:t>Jeder Crosswalk oder Metadatentransformation beinhaltet eine gewisse Willkürlichkeit bei der Wahl der Abbildung, d.h. es ist nicht in allen Fällen eine eindeut</w:t>
      </w:r>
      <w:r w:rsidR="00F008D5">
        <w:t>ige Abbildung möglich. Dieser</w:t>
      </w:r>
      <w:r w:rsidRPr="00F56E3F">
        <w:t xml:space="preserve"> </w:t>
      </w:r>
      <w:r w:rsidR="00F008D5">
        <w:t>Anhang</w:t>
      </w:r>
      <w:r w:rsidRPr="00F56E3F">
        <w:t xml:space="preserve"> beschreibt deshalb nicht einen allgemeinen Crosswalk zwischen archivischen Standards, sondern fokussiert auf die Metadatentransformation von real implementierten Interpretationen dieser Standards bei Schweizer Archiven, nämlich ISAD(G) in der Ausprägung xIsadg der </w:t>
      </w:r>
      <w:r w:rsidRPr="00F56E3F">
        <w:rPr>
          <w:i/>
        </w:rPr>
        <w:t>bentō</w:t>
      </w:r>
      <w:r w:rsidRPr="00F56E3F">
        <w:t xml:space="preserve">-Rahmenspezifikation der KOST [xIsadg] mit einer Implementierung im Staatsarchiv Basel-Stadt und EAD im [Matterhorn METS Profile], wie es von der Firma docuteam und dem Staatsarchiv Wallis bei der </w:t>
      </w:r>
      <w:r w:rsidRPr="00F56E3F">
        <w:rPr>
          <w:i/>
        </w:rPr>
        <w:t>Library of Congress</w:t>
      </w:r>
      <w:r w:rsidRPr="00F56E3F">
        <w:t xml:space="preserve"> eingereicht und auch implementiert worden ist.</w:t>
      </w:r>
    </w:p>
    <w:p w:rsidR="00D32F39" w:rsidRDefault="00D32F39" w:rsidP="00D32F39">
      <w:pPr>
        <w:pStyle w:val="Textkrper"/>
      </w:pPr>
      <w:r>
        <w:t>Bei der Transformation ist nicht die vollständige Abbildung aller Metadaten das Ziel, sondern die Abbildung aller Erschliess</w:t>
      </w:r>
      <w:r w:rsidRPr="00E40851">
        <w:t>ungsinformationen</w:t>
      </w:r>
      <w:r>
        <w:t xml:space="preserve">, die im OAIS Modell als </w:t>
      </w:r>
      <w:r w:rsidRPr="0072019F">
        <w:rPr>
          <w:i/>
        </w:rPr>
        <w:t>Descriptive Information</w:t>
      </w:r>
      <w:r>
        <w:t xml:space="preserve"> bezeichnet sind. Metadaten der Ablieferungsebene bleiben unberücksichtigt.</w:t>
      </w:r>
    </w:p>
    <w:p w:rsidR="00D32F39" w:rsidRDefault="00D32F39" w:rsidP="00D32F39">
      <w:pPr>
        <w:pStyle w:val="Textkrper"/>
      </w:pPr>
      <w:r>
        <w:t xml:space="preserve">Als Beilagen zum </w:t>
      </w:r>
      <w:r w:rsidR="00F008D5">
        <w:t>Anhang</w:t>
      </w:r>
      <w:r>
        <w:t xml:space="preserve"> sind die beiden Extraktionen als X</w:t>
      </w:r>
      <w:r w:rsidR="00F008D5">
        <w:t xml:space="preserve">SL-Transformationen realisiert; dies, </w:t>
      </w:r>
      <w:r>
        <w:t xml:space="preserve">um die technische Umsetzung </w:t>
      </w:r>
      <w:r w:rsidR="00F008D5">
        <w:t xml:space="preserve">im Detail </w:t>
      </w:r>
      <w:r>
        <w:t>zu verdeutlichen.</w:t>
      </w:r>
    </w:p>
    <w:p w:rsidR="0053609D" w:rsidRPr="0053609D" w:rsidRDefault="0053609D" w:rsidP="0053609D">
      <w:pPr>
        <w:spacing w:line="300" w:lineRule="atLeast"/>
        <w:jc w:val="both"/>
        <w:rPr>
          <w:b/>
        </w:rPr>
      </w:pPr>
    </w:p>
    <w:p w:rsidR="0053609D" w:rsidRPr="0053609D" w:rsidRDefault="0053609D" w:rsidP="0053609D">
      <w:pPr>
        <w:rPr>
          <w:b/>
        </w:rPr>
      </w:pPr>
      <w:r w:rsidRPr="0053609D">
        <w:rPr>
          <w:b/>
        </w:rPr>
        <w:t>I.1.</w:t>
      </w:r>
      <w:r w:rsidR="00F008D5">
        <w:rPr>
          <w:b/>
        </w:rPr>
        <w:t>1</w:t>
      </w:r>
      <w:r w:rsidRPr="0053609D">
        <w:rPr>
          <w:b/>
        </w:rPr>
        <w:tab/>
        <w:t>Anwendungsgebiet</w:t>
      </w:r>
    </w:p>
    <w:p w:rsidR="00D32F39" w:rsidRPr="00354FE0" w:rsidRDefault="00D32F39" w:rsidP="00D32F39">
      <w:pPr>
        <w:pStyle w:val="Textkrper"/>
      </w:pPr>
      <w:r>
        <w:t xml:space="preserve">Die hier beschriebenen Metadatentransformationen sind für alle Institutionen nützlich, welche digitale Unterlagen in SIPs nach eCH-0160 zur Archivierung übernehmen und die archivischen Metadaten in ein Verzeichnis, Findmittel oder Archivinformationssystem (im OAIS-Modell auch </w:t>
      </w:r>
      <w:r w:rsidRPr="003F3E0A">
        <w:rPr>
          <w:i/>
        </w:rPr>
        <w:t>Data Management</w:t>
      </w:r>
      <w:r>
        <w:t xml:space="preserve"> genannt) entweder im EAD- oder im xIsadg-Format übernehmen möchten. Die Transformationen können auch dienlich sein, wenn das Ziel die Transformation von</w:t>
      </w:r>
      <w:r w:rsidRPr="00337C81">
        <w:t xml:space="preserve"> </w:t>
      </w:r>
      <w:r>
        <w:t>eCH-0160-SIPs in AIPs mit entsprechender Metadatenstruktur ist.</w:t>
      </w:r>
    </w:p>
    <w:p w:rsidR="0053609D" w:rsidRPr="0053609D" w:rsidRDefault="0053609D" w:rsidP="0053609D">
      <w:pPr>
        <w:spacing w:line="300" w:lineRule="atLeast"/>
        <w:jc w:val="both"/>
        <w:rPr>
          <w:b/>
        </w:rPr>
      </w:pPr>
    </w:p>
    <w:p w:rsidR="0053609D" w:rsidRPr="0053609D" w:rsidRDefault="0053609D" w:rsidP="0053609D">
      <w:pPr>
        <w:rPr>
          <w:b/>
        </w:rPr>
      </w:pPr>
      <w:r w:rsidRPr="0053609D">
        <w:rPr>
          <w:b/>
        </w:rPr>
        <w:t>I.1.</w:t>
      </w:r>
      <w:r w:rsidR="00F008D5">
        <w:rPr>
          <w:b/>
        </w:rPr>
        <w:t>2</w:t>
      </w:r>
      <w:r w:rsidRPr="0053609D">
        <w:rPr>
          <w:b/>
        </w:rPr>
        <w:tab/>
        <w:t>Vorteile</w:t>
      </w:r>
    </w:p>
    <w:p w:rsidR="00D32F39" w:rsidRDefault="00D32F39" w:rsidP="00D32F39">
      <w:pPr>
        <w:pStyle w:val="Textkrper"/>
      </w:pPr>
      <w:r>
        <w:t>Die Extraktion deskriptiver Metadaten aus SIPs trägt zur Lösung zweier miteinander verbundener Probleme der digitalen Archivierung bei:</w:t>
      </w:r>
    </w:p>
    <w:p w:rsidR="00D32F39" w:rsidRDefault="00D32F39" w:rsidP="00D32F39">
      <w:pPr>
        <w:pStyle w:val="Textkrper"/>
        <w:numPr>
          <w:ilvl w:val="0"/>
          <w:numId w:val="41"/>
        </w:numPr>
      </w:pPr>
      <w:r>
        <w:t>Die Erzeugung von Metadaten ist aufwändig. Naheliegend ist deshalb die Weiterverwendung bereits existierender Metadaten. Die Extraktion von Metadaten aus den Ursprungssystemen und ihre Übergabe an ein Archivinformationssystem über eine Ab</w:t>
      </w:r>
      <w:r>
        <w:lastRenderedPageBreak/>
        <w:t>lieferung als eCH-0160-SIP ermöglicht es, weitgehend von Vorleistungen zu profitieren.</w:t>
      </w:r>
    </w:p>
    <w:p w:rsidR="00D32F39" w:rsidRDefault="00D32F39" w:rsidP="00D32F39">
      <w:pPr>
        <w:pStyle w:val="Textkrper"/>
        <w:numPr>
          <w:ilvl w:val="0"/>
          <w:numId w:val="41"/>
        </w:numPr>
      </w:pPr>
      <w:r>
        <w:t>Die Archivierung grosser Mengen von digitalen Unterlagen, wie sämtliche Archivinstitutionen sie zukünftig realisieren müssen, ist ohne eine möglichst weitgehende Automatisierung nicht möglich. Die Extraktion von Metadaten erlaubt es, eine minimale oder eine darüber hinausgehende archivische Verzeichnung mit geringem individuellem Zusatzaufwand zu realisieren.</w:t>
      </w:r>
    </w:p>
    <w:p w:rsidR="00D32F39" w:rsidRPr="00354FE0" w:rsidRDefault="00D32F39" w:rsidP="00D32F39">
      <w:pPr>
        <w:pStyle w:val="Textkrper"/>
      </w:pPr>
      <w:r>
        <w:t>Die Normierung der Metadatentransformation vereinfacht die findmittelübergreifende Suche, wenn in jedem ISAD(G)- oder EAD-Feld jeweils die gleichen Metadaten aus der Ablieferung zu finden sind.</w:t>
      </w:r>
    </w:p>
    <w:p w:rsidR="00D32F39" w:rsidRDefault="00D32F39" w:rsidP="00D32F39">
      <w:r>
        <w:t>Ein Metadatenmapping ist eine aufwändige und konfliktbehaftete Arbeit; eine Vorgabe hilft hier eindeutig, Zeit und Ressourcen zu sparen.</w:t>
      </w:r>
    </w:p>
    <w:p w:rsidR="0053609D" w:rsidRPr="0053609D" w:rsidRDefault="0053609D" w:rsidP="0053609D">
      <w:pPr>
        <w:spacing w:line="300" w:lineRule="atLeast"/>
        <w:jc w:val="both"/>
        <w:rPr>
          <w:b/>
        </w:rPr>
      </w:pPr>
    </w:p>
    <w:p w:rsidR="0053609D" w:rsidRPr="0053609D" w:rsidRDefault="0053609D" w:rsidP="0053609D">
      <w:pPr>
        <w:rPr>
          <w:b/>
        </w:rPr>
      </w:pPr>
      <w:r w:rsidRPr="0053609D">
        <w:rPr>
          <w:b/>
        </w:rPr>
        <w:t>I.1.3</w:t>
      </w:r>
      <w:r w:rsidRPr="0053609D">
        <w:rPr>
          <w:b/>
        </w:rPr>
        <w:tab/>
        <w:t>Beilagen</w:t>
      </w:r>
    </w:p>
    <w:p w:rsidR="00D32F39" w:rsidRDefault="00D32F39" w:rsidP="00D32F39">
      <w:r w:rsidRPr="002B2E53">
        <w:t xml:space="preserve">Das </w:t>
      </w:r>
      <w:r w:rsidR="00F008D5">
        <w:t>Anhang</w:t>
      </w:r>
      <w:r w:rsidRPr="002B2E53">
        <w:t xml:space="preserve"> </w:t>
      </w:r>
      <w:r w:rsidR="00F008D5">
        <w:t xml:space="preserve">I </w:t>
      </w:r>
      <w:r w:rsidR="0044651A">
        <w:t>Anhang I „</w:t>
      </w:r>
      <w:r w:rsidR="00F008D5" w:rsidRPr="00F008D5">
        <w:t>Beziehung zu weiteren archivischen Standards</w:t>
      </w:r>
      <w:r w:rsidR="0044651A">
        <w:t>“</w:t>
      </w:r>
      <w:r w:rsidR="00F008D5" w:rsidRPr="00F008D5">
        <w:t xml:space="preserve"> </w:t>
      </w:r>
      <w:r w:rsidR="00F008D5">
        <w:t>beinhaltet</w:t>
      </w:r>
      <w:r w:rsidRPr="002B2E53">
        <w:t xml:space="preserve"> zwei weiteren integralen Beilagen</w:t>
      </w:r>
      <w:r w:rsidR="0044651A">
        <w:t>: eine</w:t>
      </w:r>
      <w:r w:rsidRPr="002B2E53">
        <w:t xml:space="preserve"> Excel-Datei mit den Transformationen in tabellarischer Form </w:t>
      </w:r>
      <w:r w:rsidRPr="002B2E53">
        <w:br/>
        <w:t>(</w:t>
      </w:r>
      <w:r>
        <w:t>eCH-0160_xIsadg&amp;EAD.xlsx</w:t>
      </w:r>
      <w:r w:rsidRPr="002B2E53">
        <w:t xml:space="preserve">) und einer ZIP-Datei mit den in XSL realisierten </w:t>
      </w:r>
      <w:r w:rsidRPr="002B2E53">
        <w:br/>
        <w:t>Transformationen (xsl-Transformation.zip).</w:t>
      </w:r>
    </w:p>
    <w:p w:rsidR="0053609D" w:rsidRPr="0053609D" w:rsidRDefault="0053609D" w:rsidP="0053609D">
      <w:pPr>
        <w:spacing w:line="300" w:lineRule="atLeast"/>
        <w:jc w:val="both"/>
        <w:rPr>
          <w:b/>
        </w:rPr>
      </w:pPr>
    </w:p>
    <w:p w:rsidR="0053609D" w:rsidRPr="0053609D" w:rsidRDefault="0053609D" w:rsidP="00296C4A">
      <w:pPr>
        <w:keepNext/>
        <w:rPr>
          <w:b/>
        </w:rPr>
      </w:pPr>
      <w:r w:rsidRPr="0053609D">
        <w:rPr>
          <w:b/>
        </w:rPr>
        <w:t>I.</w:t>
      </w:r>
      <w:r>
        <w:rPr>
          <w:b/>
        </w:rPr>
        <w:t>2</w:t>
      </w:r>
      <w:r w:rsidRPr="0053609D">
        <w:rPr>
          <w:b/>
        </w:rPr>
        <w:tab/>
      </w:r>
      <w:r>
        <w:rPr>
          <w:b/>
        </w:rPr>
        <w:t>Kontext</w:t>
      </w:r>
    </w:p>
    <w:p w:rsidR="0053609D" w:rsidRPr="0053609D" w:rsidRDefault="0053609D" w:rsidP="00296C4A">
      <w:pPr>
        <w:keepNext/>
        <w:rPr>
          <w:b/>
        </w:rPr>
      </w:pPr>
      <w:r w:rsidRPr="0053609D">
        <w:rPr>
          <w:b/>
        </w:rPr>
        <w:t>I.</w:t>
      </w:r>
      <w:r>
        <w:rPr>
          <w:b/>
        </w:rPr>
        <w:t>2.1</w:t>
      </w:r>
      <w:r w:rsidRPr="0053609D">
        <w:rPr>
          <w:b/>
        </w:rPr>
        <w:tab/>
      </w:r>
      <w:r>
        <w:rPr>
          <w:b/>
        </w:rPr>
        <w:t>OAIS</w:t>
      </w:r>
    </w:p>
    <w:p w:rsidR="00D32F39" w:rsidRDefault="00D32F39" w:rsidP="00D32F39">
      <w:pPr>
        <w:pStyle w:val="Textkrper"/>
      </w:pPr>
      <w:r>
        <w:t xml:space="preserve">Das international massgebende Referenzmodell für die digitale Archivierung ist das </w:t>
      </w:r>
      <w:r>
        <w:rPr>
          <w:i/>
        </w:rPr>
        <w:t>Reference Model for an O</w:t>
      </w:r>
      <w:r w:rsidRPr="00E40851">
        <w:rPr>
          <w:i/>
        </w:rPr>
        <w:t xml:space="preserve">pen Archival Information System </w:t>
      </w:r>
      <w:r>
        <w:t>OAIS. Es umfasst insbesondere ein Datenmodell und ein funktionales Modell.</w:t>
      </w:r>
    </w:p>
    <w:p w:rsidR="00D32F39" w:rsidRDefault="00D32F39" w:rsidP="00D32F39">
      <w:pPr>
        <w:pStyle w:val="Textkrper"/>
      </w:pPr>
      <w:r>
        <w:rPr>
          <w:noProof/>
        </w:rPr>
        <w:drawing>
          <wp:anchor distT="0" distB="0" distL="114300" distR="114300" simplePos="0" relativeHeight="251661312" behindDoc="1" locked="0" layoutInCell="1" allowOverlap="1" wp14:anchorId="28555908" wp14:editId="6D454A84">
            <wp:simplePos x="0" y="0"/>
            <wp:positionH relativeFrom="column">
              <wp:posOffset>690880</wp:posOffset>
            </wp:positionH>
            <wp:positionV relativeFrom="paragraph">
              <wp:posOffset>50800</wp:posOffset>
            </wp:positionV>
            <wp:extent cx="4162425" cy="2060575"/>
            <wp:effectExtent l="0" t="0" r="0" b="0"/>
            <wp:wrapTight wrapText="bothSides">
              <wp:wrapPolygon edited="0">
                <wp:start x="3262" y="0"/>
                <wp:lineTo x="1878" y="3195"/>
                <wp:lineTo x="198" y="5991"/>
                <wp:lineTo x="99" y="12980"/>
                <wp:lineTo x="1977" y="15975"/>
                <wp:lineTo x="2076" y="18172"/>
                <wp:lineTo x="4547" y="19170"/>
                <wp:lineTo x="9490" y="19170"/>
                <wp:lineTo x="8304" y="19969"/>
                <wp:lineTo x="8106" y="20768"/>
                <wp:lineTo x="11764" y="20768"/>
                <wp:lineTo x="11962" y="20369"/>
                <wp:lineTo x="11566" y="19969"/>
                <wp:lineTo x="9984" y="19170"/>
                <wp:lineTo x="16212" y="19170"/>
                <wp:lineTo x="19376" y="17972"/>
                <wp:lineTo x="19475" y="15975"/>
                <wp:lineTo x="21353" y="12980"/>
                <wp:lineTo x="21551" y="10584"/>
                <wp:lineTo x="21155" y="9585"/>
                <wp:lineTo x="20167" y="9585"/>
                <wp:lineTo x="21551" y="9186"/>
                <wp:lineTo x="21353" y="6590"/>
                <wp:lineTo x="17695" y="6390"/>
                <wp:lineTo x="21155" y="6390"/>
                <wp:lineTo x="21353" y="5791"/>
                <wp:lineTo x="19475" y="3195"/>
                <wp:lineTo x="17596" y="0"/>
                <wp:lineTo x="3262" y="0"/>
              </wp:wrapPolygon>
            </wp:wrapTight>
            <wp:docPr id="1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60"/>
                    <a:srcRect/>
                    <a:stretch>
                      <a:fillRect/>
                    </a:stretch>
                  </pic:blipFill>
                  <pic:spPr bwMode="auto">
                    <a:xfrm>
                      <a:off x="0" y="0"/>
                      <a:ext cx="4162425" cy="2060575"/>
                    </a:xfrm>
                    <a:prstGeom prst="rect">
                      <a:avLst/>
                    </a:prstGeom>
                    <a:noFill/>
                  </pic:spPr>
                </pic:pic>
              </a:graphicData>
            </a:graphic>
          </wp:anchor>
        </w:drawing>
      </w: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Pr="003C2CE1" w:rsidRDefault="003C2CE1" w:rsidP="00D32F39">
      <w:pPr>
        <w:pStyle w:val="Beschriftung"/>
        <w:rPr>
          <w:sz w:val="16"/>
          <w:szCs w:val="16"/>
        </w:rPr>
      </w:pPr>
      <w:r w:rsidRPr="003C2CE1">
        <w:rPr>
          <w:sz w:val="16"/>
          <w:szCs w:val="16"/>
        </w:rPr>
        <w:t>Abb</w:t>
      </w:r>
      <w:r>
        <w:rPr>
          <w:sz w:val="16"/>
          <w:szCs w:val="16"/>
        </w:rPr>
        <w:t>.</w:t>
      </w:r>
      <w:r w:rsidR="00D32F39" w:rsidRPr="003C2CE1">
        <w:rPr>
          <w:sz w:val="16"/>
          <w:szCs w:val="16"/>
        </w:rPr>
        <w:t xml:space="preserve"> </w:t>
      </w:r>
      <w:r w:rsidRPr="003C2CE1">
        <w:rPr>
          <w:sz w:val="16"/>
          <w:szCs w:val="16"/>
        </w:rPr>
        <w:t>I.</w:t>
      </w:r>
      <w:r>
        <w:rPr>
          <w:sz w:val="16"/>
          <w:szCs w:val="16"/>
        </w:rPr>
        <w:t>1</w:t>
      </w:r>
      <w:r w:rsidR="00D32F39" w:rsidRPr="003C2CE1">
        <w:rPr>
          <w:sz w:val="16"/>
          <w:szCs w:val="16"/>
        </w:rPr>
        <w:t xml:space="preserve">: Das funktionale Modell von OAIS </w:t>
      </w:r>
    </w:p>
    <w:p w:rsidR="00D32F39" w:rsidRDefault="00D32F39" w:rsidP="00D32F39">
      <w:pPr>
        <w:pStyle w:val="Textkrper"/>
      </w:pPr>
      <w:r>
        <w:t xml:space="preserve">Das funktionale Modell des OAIS unterscheidet sechs Funktionsbereiche: </w:t>
      </w:r>
      <w:r w:rsidRPr="00D23F07">
        <w:rPr>
          <w:i/>
        </w:rPr>
        <w:t>Ingest</w:t>
      </w:r>
      <w:r>
        <w:t xml:space="preserve"> (Übernahme), </w:t>
      </w:r>
      <w:r w:rsidRPr="00D23F07">
        <w:rPr>
          <w:i/>
        </w:rPr>
        <w:t>Data Management</w:t>
      </w:r>
      <w:r>
        <w:t xml:space="preserve"> (Datenverwaltung, unter anderem Verwaltung der Erschliess</w:t>
      </w:r>
      <w:r w:rsidRPr="00E40851">
        <w:t>ungsinformationen</w:t>
      </w:r>
      <w:r>
        <w:t xml:space="preserve">), </w:t>
      </w:r>
      <w:r w:rsidRPr="00D23F07">
        <w:rPr>
          <w:i/>
        </w:rPr>
        <w:t>Archival Storage</w:t>
      </w:r>
      <w:r>
        <w:t xml:space="preserve"> (Archivspeicher), </w:t>
      </w:r>
      <w:r w:rsidRPr="00D23F07">
        <w:rPr>
          <w:i/>
        </w:rPr>
        <w:t>Access</w:t>
      </w:r>
      <w:r>
        <w:t xml:space="preserve"> (Zugang), </w:t>
      </w:r>
      <w:r w:rsidRPr="00D23F07">
        <w:rPr>
          <w:i/>
        </w:rPr>
        <w:t>Administration</w:t>
      </w:r>
      <w:r>
        <w:t xml:space="preserve"> (Administration) und </w:t>
      </w:r>
      <w:r w:rsidRPr="00D23F07">
        <w:rPr>
          <w:i/>
        </w:rPr>
        <w:t>Preservation Planning</w:t>
      </w:r>
      <w:r>
        <w:t xml:space="preserve"> (Erhaltungsplanung). </w:t>
      </w:r>
    </w:p>
    <w:p w:rsidR="00D32F39" w:rsidRDefault="00D32F39" w:rsidP="00D32F39">
      <w:pPr>
        <w:pStyle w:val="Textkrper"/>
      </w:pPr>
      <w:r>
        <w:lastRenderedPageBreak/>
        <w:t xml:space="preserve">Die hier beschriebene Extraktion deskriptiver Metadaten gehört in den Funktionsbereich </w:t>
      </w:r>
      <w:r w:rsidRPr="00E40851">
        <w:rPr>
          <w:i/>
        </w:rPr>
        <w:t>Ingest</w:t>
      </w:r>
      <w:r>
        <w:t xml:space="preserve">, genauer zur Funktion </w:t>
      </w:r>
      <w:r w:rsidRPr="00F77736">
        <w:rPr>
          <w:i/>
        </w:rPr>
        <w:t>Generate Descriptive Information</w:t>
      </w:r>
      <w:r>
        <w:t xml:space="preserve"> (Erschliessungsinformationen erzeugen).</w:t>
      </w:r>
    </w:p>
    <w:p w:rsidR="0053609D" w:rsidRDefault="0053609D" w:rsidP="00D32F39">
      <w:pPr>
        <w:pStyle w:val="Textkrper"/>
      </w:pPr>
    </w:p>
    <w:p w:rsidR="0053609D" w:rsidRPr="0053609D" w:rsidRDefault="0053609D" w:rsidP="00296C4A">
      <w:pPr>
        <w:keepNext/>
        <w:rPr>
          <w:b/>
        </w:rPr>
      </w:pPr>
      <w:r w:rsidRPr="0053609D">
        <w:rPr>
          <w:b/>
        </w:rPr>
        <w:t>I.</w:t>
      </w:r>
      <w:r>
        <w:rPr>
          <w:b/>
        </w:rPr>
        <w:t>2.2</w:t>
      </w:r>
      <w:r w:rsidRPr="0053609D">
        <w:rPr>
          <w:b/>
        </w:rPr>
        <w:tab/>
        <w:t>Existierende und verwendete Standards</w:t>
      </w:r>
    </w:p>
    <w:p w:rsidR="0053609D" w:rsidRDefault="00D32F39" w:rsidP="0053609D">
      <w:pPr>
        <w:pStyle w:val="Textkrper"/>
      </w:pPr>
      <w:r>
        <w:t xml:space="preserve">Das OAIS ist auf einem hohen konzeptionellen Niveau angesiedelt. Seine Datenmodelle und Funktionen sind für die Implementierung im einzelnen zu spezifizieren. </w:t>
      </w:r>
      <w:r w:rsidR="0044651A">
        <w:t>In diesem</w:t>
      </w:r>
      <w:r>
        <w:t xml:space="preserve"> Kontext sind die folgenden nationalen und internationalen Standards von Bedeutung.</w:t>
      </w:r>
      <w:r w:rsidR="0053609D" w:rsidRPr="0053609D">
        <w:t xml:space="preserve"> </w:t>
      </w:r>
    </w:p>
    <w:p w:rsidR="0053609D" w:rsidRDefault="0053609D" w:rsidP="0053609D">
      <w:pPr>
        <w:pStyle w:val="Textkrper"/>
      </w:pPr>
    </w:p>
    <w:p w:rsidR="00D32F39" w:rsidRPr="00296C4A" w:rsidRDefault="0053609D" w:rsidP="00296C4A">
      <w:pPr>
        <w:keepNext/>
        <w:rPr>
          <w:b/>
        </w:rPr>
      </w:pPr>
      <w:r w:rsidRPr="0053609D">
        <w:rPr>
          <w:b/>
        </w:rPr>
        <w:t>I.</w:t>
      </w:r>
      <w:r>
        <w:rPr>
          <w:b/>
        </w:rPr>
        <w:t>2.2.1</w:t>
      </w:r>
      <w:r w:rsidRPr="0053609D">
        <w:rPr>
          <w:b/>
        </w:rPr>
        <w:tab/>
        <w:t>eCH-0160, Archivische Ablieferungsschnittstelle (SIP)</w:t>
      </w:r>
    </w:p>
    <w:p w:rsidR="00D32F39" w:rsidRDefault="00D32F39" w:rsidP="00D32F39">
      <w:pPr>
        <w:pStyle w:val="Textkrper"/>
      </w:pPr>
      <w:r>
        <w:t>Als Standard für die archivische Ablieferungsschnittstelle (SIP) steht eCH-0160 zur Verfügung. Dieser Standard definiert das Datenmodell eines SIPs und ermöglicht die strukturierte Ablieferung von Primär- und Metadaten aus GEVER-Systemen, Datensammlungen und Datenbanken an ein Archiv. Das SIP gemäss eCH-0160 gestattet insbesondere die Übernahme und Weiterverwendung der im Ursprungssystem erzeugten und abgelegten Metadaten.</w:t>
      </w:r>
    </w:p>
    <w:p w:rsidR="0053609D" w:rsidRDefault="0053609D" w:rsidP="00D32F39">
      <w:pPr>
        <w:pStyle w:val="Textkrper"/>
      </w:pPr>
    </w:p>
    <w:p w:rsidR="00D32F39" w:rsidRPr="00296C4A" w:rsidRDefault="0053609D" w:rsidP="00296C4A">
      <w:pPr>
        <w:keepNext/>
        <w:rPr>
          <w:b/>
        </w:rPr>
      </w:pPr>
      <w:r w:rsidRPr="0053609D">
        <w:rPr>
          <w:b/>
        </w:rPr>
        <w:t>I.</w:t>
      </w:r>
      <w:r>
        <w:rPr>
          <w:b/>
        </w:rPr>
        <w:t>2.2.2</w:t>
      </w:r>
      <w:r w:rsidRPr="0053609D">
        <w:rPr>
          <w:b/>
        </w:rPr>
        <w:tab/>
      </w:r>
      <w:bookmarkStart w:id="252" w:name="_Toc369613394"/>
      <w:r w:rsidR="00D32F39" w:rsidRPr="00296C4A">
        <w:rPr>
          <w:b/>
        </w:rPr>
        <w:t>General International Standard Archival Description ISAD(G)</w:t>
      </w:r>
      <w:bookmarkEnd w:id="252"/>
    </w:p>
    <w:p w:rsidR="00D32F39" w:rsidRPr="00F56E3F" w:rsidRDefault="00D32F39" w:rsidP="00D32F39">
      <w:pPr>
        <w:pStyle w:val="Textkrper"/>
      </w:pPr>
      <w:r w:rsidRPr="00F56E3F">
        <w:t xml:space="preserve">Der vom </w:t>
      </w:r>
      <w:r w:rsidRPr="00F56E3F">
        <w:rPr>
          <w:i/>
        </w:rPr>
        <w:t>International Council on Archives</w:t>
      </w:r>
      <w:r w:rsidRPr="00F56E3F">
        <w:t xml:space="preserve"> ICA entwickelte und betreute Standard ISAD(G) definiert ein Set von beschreibenden Metadaten für die archivische Verzeichnung von Unterlagen. ISAD(G) beruht auf dem Rekursionsprinzip und der stufengerechten Verzeichnung. Der Standard liegt allen massgeblichen aktuellen Archivinformationssystemen (AIS) zugrunde und eignet sich daher ideal für die standardisierte Übernahme von Verzeichnungsdaten. Eine schweizerische Interpretation von ISAD(G) wurde durch den Verband Schweizerischer Archivarinnen und Archivare (VSA) publiziert, siehe Anhang B [Richtlinie ISAD(G)]</w:t>
      </w:r>
    </w:p>
    <w:p w:rsidR="0053609D" w:rsidRDefault="0053609D" w:rsidP="0053609D">
      <w:pPr>
        <w:pStyle w:val="Textkrper"/>
      </w:pPr>
      <w:bookmarkStart w:id="253" w:name="_Toc369613395"/>
    </w:p>
    <w:p w:rsidR="00D32F39" w:rsidRPr="00296C4A" w:rsidRDefault="0053609D" w:rsidP="00296C4A">
      <w:pPr>
        <w:keepNext/>
        <w:rPr>
          <w:b/>
        </w:rPr>
      </w:pPr>
      <w:r w:rsidRPr="0053609D">
        <w:rPr>
          <w:b/>
        </w:rPr>
        <w:t>I.</w:t>
      </w:r>
      <w:r>
        <w:rPr>
          <w:b/>
        </w:rPr>
        <w:t>2.2.3</w:t>
      </w:r>
      <w:r w:rsidRPr="0053609D">
        <w:rPr>
          <w:b/>
        </w:rPr>
        <w:tab/>
      </w:r>
      <w:r w:rsidR="00D32F39" w:rsidRPr="00296C4A">
        <w:rPr>
          <w:b/>
        </w:rPr>
        <w:t>xIsadg</w:t>
      </w:r>
      <w:bookmarkEnd w:id="253"/>
    </w:p>
    <w:p w:rsidR="00D32F39" w:rsidRPr="00F56E3F" w:rsidRDefault="00D32F39" w:rsidP="00D32F39">
      <w:pPr>
        <w:pStyle w:val="Textkrper"/>
      </w:pPr>
      <w:r w:rsidRPr="00F56E3F">
        <w:t xml:space="preserve">xIsadg ist eine konzeptionelle XML-Implementation von ISAD(G). Um die automatische Verzeichnung von Archivalien zu fördern, haben verschiedene Archive xIsadg im Projekt </w:t>
      </w:r>
      <w:r w:rsidRPr="00F56E3F">
        <w:rPr>
          <w:i/>
        </w:rPr>
        <w:t>bentō</w:t>
      </w:r>
      <w:r w:rsidRPr="00F56E3F">
        <w:t xml:space="preserve"> der KOST entwickelt. Die Metadaten-Elemente von ISAD(G) wurden dabei speziell für die Verwendung bei der Archivierung digitaler Unterlagen um einige zusätzliche Elemente ergänzt. xIsadg ist inzwischen beim Staatsarchiv Basel-Stadt implementiert.</w:t>
      </w:r>
    </w:p>
    <w:p w:rsidR="00D32F39" w:rsidRPr="00F56E3F" w:rsidRDefault="00D32F39" w:rsidP="00D32F39">
      <w:pPr>
        <w:pStyle w:val="Textkrper"/>
      </w:pPr>
      <w:r w:rsidRPr="00F56E3F">
        <w:t>xIsadg ist einer der Endpunkte der hier vorgestellten Extraktionen.</w:t>
      </w:r>
    </w:p>
    <w:p w:rsidR="00296C4A" w:rsidRDefault="00296C4A" w:rsidP="00296C4A">
      <w:pPr>
        <w:pStyle w:val="Textkrper"/>
      </w:pPr>
      <w:bookmarkStart w:id="254" w:name="_Toc369613396"/>
    </w:p>
    <w:p w:rsidR="00D32F39" w:rsidRPr="00296C4A" w:rsidRDefault="00296C4A" w:rsidP="00296C4A">
      <w:pPr>
        <w:keepNext/>
        <w:rPr>
          <w:b/>
        </w:rPr>
      </w:pPr>
      <w:r w:rsidRPr="0053609D">
        <w:rPr>
          <w:b/>
        </w:rPr>
        <w:t>I.</w:t>
      </w:r>
      <w:r>
        <w:rPr>
          <w:b/>
        </w:rPr>
        <w:t>2.2.4</w:t>
      </w:r>
      <w:r w:rsidRPr="0053609D">
        <w:rPr>
          <w:b/>
        </w:rPr>
        <w:tab/>
      </w:r>
      <w:r w:rsidR="00D32F39" w:rsidRPr="00296C4A">
        <w:rPr>
          <w:b/>
        </w:rPr>
        <w:t>Encoded Archival Description EAD</w:t>
      </w:r>
      <w:bookmarkEnd w:id="254"/>
    </w:p>
    <w:p w:rsidR="00D32F39" w:rsidRDefault="00D32F39" w:rsidP="00D32F39">
      <w:pPr>
        <w:pStyle w:val="Textkrper"/>
      </w:pPr>
      <w:r w:rsidRPr="00F87E5E">
        <w:t xml:space="preserve">EAD </w:t>
      </w:r>
      <w:r w:rsidRPr="005E26F8">
        <w:rPr>
          <w:i/>
        </w:rPr>
        <w:t>(Encoded Archival Description)</w:t>
      </w:r>
      <w:r w:rsidRPr="005E26F8">
        <w:t xml:space="preserve"> </w:t>
      </w:r>
      <w:r w:rsidRPr="00F87E5E">
        <w:t>ist ein XML</w:t>
      </w:r>
      <w:r>
        <w:t>-Standard</w:t>
      </w:r>
      <w:r w:rsidRPr="00F87E5E">
        <w:t>,</w:t>
      </w:r>
      <w:r>
        <w:t xml:space="preserve"> der</w:t>
      </w:r>
      <w:r w:rsidRPr="00F87E5E">
        <w:t xml:space="preserve"> zur </w:t>
      </w:r>
      <w:r>
        <w:t xml:space="preserve">elektronischen Beschreibung von Findmitteln von der </w:t>
      </w:r>
      <w:r w:rsidRPr="0058567D">
        <w:rPr>
          <w:i/>
        </w:rPr>
        <w:t>Library of Congress</w:t>
      </w:r>
      <w:r>
        <w:t xml:space="preserve"> entwickelt wurde. Der Anwendungsbereich ist weit gefasst und umfasst Findmittel und Findbücher in Bibliotheken, Museen, aber auch Archiven. Die aktuelle Version ist EAD 2002, EAD 3 ist als </w:t>
      </w:r>
      <w:r w:rsidRPr="005E26F8">
        <w:t xml:space="preserve">Beta-Version </w:t>
      </w:r>
      <w:r>
        <w:t>verfügbar.</w:t>
      </w:r>
    </w:p>
    <w:p w:rsidR="00D32F39" w:rsidRDefault="00D32F39" w:rsidP="00D32F39">
      <w:pPr>
        <w:pStyle w:val="Textkrper"/>
      </w:pPr>
      <w:r w:rsidRPr="00F56E3F">
        <w:lastRenderedPageBreak/>
        <w:t>ISAD(G) und EAD wurden unabhängig voneinander in verschiedenen Kontexten und für verschiedene Zwecke entwickelt. Der Crosswalk zwischen den zwei Standards wird im Appendix A der EAD Tag-Library definiert, siehe:</w:t>
      </w:r>
      <w:r>
        <w:t xml:space="preserve"> </w:t>
      </w:r>
      <w:hyperlink r:id="rId61" w:history="1">
        <w:r w:rsidRPr="001F2979">
          <w:rPr>
            <w:rStyle w:val="Hyperlink"/>
          </w:rPr>
          <w:t>http://www.loc.gov/ead/tglib/appendix_a.html</w:t>
        </w:r>
      </w:hyperlink>
      <w:r>
        <w:t xml:space="preserve">. </w:t>
      </w:r>
    </w:p>
    <w:p w:rsidR="00D32F39" w:rsidRDefault="00D32F39" w:rsidP="00D32F39">
      <w:pPr>
        <w:pStyle w:val="Textkrper"/>
      </w:pPr>
      <w:r>
        <w:t>EAD ist einer der Endpunkte der hier vorgestellten Extraktionen.</w:t>
      </w:r>
    </w:p>
    <w:p w:rsidR="00296C4A" w:rsidRDefault="00296C4A" w:rsidP="00D32F39">
      <w:pPr>
        <w:pStyle w:val="Textkrper"/>
      </w:pPr>
    </w:p>
    <w:p w:rsidR="00D32F39" w:rsidRPr="00296C4A" w:rsidRDefault="00296C4A" w:rsidP="00296C4A">
      <w:pPr>
        <w:keepNext/>
        <w:rPr>
          <w:b/>
        </w:rPr>
      </w:pPr>
      <w:bookmarkStart w:id="255" w:name="_Toc369613397"/>
      <w:r w:rsidRPr="0053609D">
        <w:rPr>
          <w:b/>
        </w:rPr>
        <w:t>I.</w:t>
      </w:r>
      <w:r>
        <w:rPr>
          <w:b/>
        </w:rPr>
        <w:t>2.2.5</w:t>
      </w:r>
      <w:r w:rsidRPr="0053609D">
        <w:rPr>
          <w:b/>
        </w:rPr>
        <w:tab/>
      </w:r>
      <w:r w:rsidR="00D32F39" w:rsidRPr="00296C4A">
        <w:rPr>
          <w:b/>
        </w:rPr>
        <w:t>Matterhorn METS Profile</w:t>
      </w:r>
      <w:bookmarkEnd w:id="255"/>
    </w:p>
    <w:p w:rsidR="00D32F39" w:rsidRPr="00F56E3F" w:rsidRDefault="00D32F39" w:rsidP="00D32F39">
      <w:pPr>
        <w:pStyle w:val="Textkrper"/>
      </w:pPr>
      <w:r w:rsidRPr="00F56E3F">
        <w:t xml:space="preserve">Der </w:t>
      </w:r>
      <w:r w:rsidRPr="00F56E3F">
        <w:rPr>
          <w:i/>
        </w:rPr>
        <w:t>Metadata Encoding and Transfer Standard</w:t>
      </w:r>
      <w:r w:rsidRPr="00F56E3F">
        <w:t xml:space="preserve"> METS ist ein sehr offen definiertes Containerformat für die digitale Archivierung. Die Verwendung von METS wird mittels sogenannter Profile für konkrete Anwendungen genau spezifiziert. Das vom Staatsarchiv Wallis und von Docuteam bei der </w:t>
      </w:r>
      <w:r w:rsidRPr="00F56E3F">
        <w:rPr>
          <w:i/>
        </w:rPr>
        <w:t>Library of Congress</w:t>
      </w:r>
      <w:r w:rsidRPr="00F56E3F">
        <w:t xml:space="preserve"> registrierte Matterhorn METS Profile bildet das gesamte OAIS-Informationsmodell mittels international etablierter Standards ab. Es zeichnet sich insbesondere durch die Einbettung von EAD für die deskriptiven Informationen aus. </w:t>
      </w:r>
    </w:p>
    <w:p w:rsidR="00D32F39" w:rsidRPr="00F56E3F" w:rsidRDefault="00D32F39" w:rsidP="00D32F39">
      <w:pPr>
        <w:pStyle w:val="Textkrper"/>
      </w:pPr>
      <w:r w:rsidRPr="00F56E3F">
        <w:t>Die hier vorgestellte Metadatentransformation von eCH-0160 zu EAD ist in Zusammenarbeit mit dem Staatsarchiv Wallis und Docuteam entstanden. Die Transformation bildet eine der Grundlagen für die Überführung einer eCH-0160-Ablieferung in ein archivtaugliches Matterhorn-METS-Paket.</w:t>
      </w:r>
    </w:p>
    <w:p w:rsidR="00D32F39" w:rsidRPr="00296C4A" w:rsidRDefault="00D32F39" w:rsidP="00296C4A">
      <w:pPr>
        <w:keepNext/>
        <w:rPr>
          <w:b/>
        </w:rPr>
      </w:pPr>
    </w:p>
    <w:p w:rsidR="00D32F39" w:rsidRPr="00296C4A" w:rsidRDefault="00296C4A" w:rsidP="00296C4A">
      <w:pPr>
        <w:keepNext/>
        <w:rPr>
          <w:b/>
        </w:rPr>
      </w:pPr>
      <w:bookmarkStart w:id="256" w:name="_Toc369613398"/>
      <w:r>
        <w:rPr>
          <w:b/>
        </w:rPr>
        <w:t>I.3</w:t>
      </w:r>
      <w:r>
        <w:rPr>
          <w:b/>
        </w:rPr>
        <w:tab/>
      </w:r>
      <w:r w:rsidR="00D32F39" w:rsidRPr="00296C4A">
        <w:rPr>
          <w:b/>
        </w:rPr>
        <w:t>Realisierung</w:t>
      </w:r>
      <w:bookmarkEnd w:id="256"/>
    </w:p>
    <w:p w:rsidR="00D32F39" w:rsidRPr="00296C4A" w:rsidRDefault="00296C4A" w:rsidP="00296C4A">
      <w:pPr>
        <w:keepNext/>
        <w:rPr>
          <w:b/>
        </w:rPr>
      </w:pPr>
      <w:bookmarkStart w:id="257" w:name="_Toc369613399"/>
      <w:r>
        <w:rPr>
          <w:b/>
        </w:rPr>
        <w:t>I.3.1</w:t>
      </w:r>
      <w:r>
        <w:rPr>
          <w:b/>
        </w:rPr>
        <w:tab/>
      </w:r>
      <w:r w:rsidR="00D32F39" w:rsidRPr="00296C4A">
        <w:rPr>
          <w:b/>
        </w:rPr>
        <w:t>Transformationsrichtung</w:t>
      </w:r>
      <w:bookmarkEnd w:id="257"/>
    </w:p>
    <w:p w:rsidR="00D32F39" w:rsidRDefault="00D32F39" w:rsidP="00D32F39">
      <w:pPr>
        <w:pStyle w:val="Textkrper"/>
      </w:pPr>
      <w:r>
        <w:t>eCH-0160 definiert den Ausgangspunkt der hier dargestellten Metadatentransformation. Als erster Zwischenschritt wird die hierarchische Ordnungsstruktur von eCH-0160 auf eine ISAD(G)-konforme Verzeichnungsstruktur abgebildet. Als zweiter Zwischenschritt werden die eCH-0160-Metadaten jeder Ordnungsstrukturebene mit den entsprechenden ISAD(G)-Metadaten in Beziehung gesetzt. In der abschliessenden Metadatentransformation werden die ISAD(G)-Metadaten mit der konkreten xIsadg-Metadatenspezifikation bzw. dem EAD-Metadatenstandard für Erschliess</w:t>
      </w:r>
      <w:r w:rsidRPr="00E40851">
        <w:t>ungsinformationen</w:t>
      </w:r>
      <w:r>
        <w:t xml:space="preserve"> gemappt.</w:t>
      </w:r>
    </w:p>
    <w:p w:rsidR="00296C4A" w:rsidRDefault="00296C4A" w:rsidP="00D32F39">
      <w:pPr>
        <w:pStyle w:val="Textkrper"/>
      </w:pPr>
    </w:p>
    <w:p w:rsidR="00D32F39" w:rsidRPr="00296C4A" w:rsidRDefault="00296C4A" w:rsidP="00296C4A">
      <w:pPr>
        <w:keepNext/>
        <w:rPr>
          <w:b/>
        </w:rPr>
      </w:pPr>
      <w:bookmarkStart w:id="258" w:name="_Toc369613400"/>
      <w:r>
        <w:rPr>
          <w:b/>
        </w:rPr>
        <w:t>I.3.2</w:t>
      </w:r>
      <w:r>
        <w:rPr>
          <w:b/>
        </w:rPr>
        <w:tab/>
      </w:r>
      <w:r w:rsidR="00D32F39" w:rsidRPr="00296C4A">
        <w:rPr>
          <w:b/>
        </w:rPr>
        <w:t>Stratifizierung nach Verzeichnungseinheiten</w:t>
      </w:r>
      <w:bookmarkEnd w:id="258"/>
    </w:p>
    <w:p w:rsidR="00D32F39" w:rsidRDefault="00D32F39" w:rsidP="00D32F39">
      <w:pPr>
        <w:pStyle w:val="Textkrper"/>
      </w:pPr>
      <w:r w:rsidRPr="002B2E53">
        <w:t>Wir unterscheiden in eCH-0160 vier Entitäten [Spalten in der Exceltabelle] Paket/Ablief</w:t>
      </w:r>
      <w:r w:rsidRPr="002B2E53">
        <w:softHyphen/>
        <w:t xml:space="preserve">erung (1), Ordnungssystemposition (2), Dossier (3) und Dokument (4). Die Entität </w:t>
      </w:r>
      <w:r w:rsidRPr="002B2E53">
        <w:rPr>
          <w:i/>
        </w:rPr>
        <w:t>Ordnungssystemposition</w:t>
      </w:r>
      <w:r w:rsidRPr="002B2E53">
        <w:t xml:space="preserve"> und </w:t>
      </w:r>
      <w:r w:rsidRPr="002B2E53">
        <w:rPr>
          <w:i/>
        </w:rPr>
        <w:t>Dossier</w:t>
      </w:r>
      <w:r w:rsidRPr="002B2E53">
        <w:t xml:space="preserve"> kann rekursiv wiederholt werden. Diese vier Entitäten werden in ISAD(G) Bestand</w:t>
      </w:r>
      <w:r w:rsidRPr="002B2E53">
        <w:rPr>
          <w:rStyle w:val="Funotenzeichen"/>
        </w:rPr>
        <w:footnoteReference w:id="1"/>
      </w:r>
      <w:r w:rsidRPr="002B2E53">
        <w:t xml:space="preserve">, </w:t>
      </w:r>
      <w:r>
        <w:t>Serie</w:t>
      </w:r>
      <w:r w:rsidRPr="002B2E53">
        <w:t>, Dossier und Dokument genannt. Es gibt in eCH-0160 Metadatenattribute, die in allen oder mehreren Entitäten gleichermassen vorkommen (grün); Attribute, die nur in einer Entität anzutreffen sind (gelb); und unterschiedliche Attribute mit ähnlichem</w:t>
      </w:r>
      <w:r>
        <w:t xml:space="preserve"> Inhalt in mehreren Entitäten (rosa).</w:t>
      </w:r>
    </w:p>
    <w:p w:rsidR="00D32F39" w:rsidRDefault="00D32F39" w:rsidP="00D32F39">
      <w:pPr>
        <w:pStyle w:val="Textkrper"/>
      </w:pPr>
      <w:r>
        <w:lastRenderedPageBreak/>
        <w:t>Die einzelnen gleichwertigen Attribute aus verschiedenen Entitäten sind in Bahnen [Zeilen</w:t>
      </w:r>
      <w:r w:rsidRPr="003D25F7">
        <w:t xml:space="preserve"> </w:t>
      </w:r>
      <w:r>
        <w:t>in der Exceltabelle] zusammengefasst und können so mit den entsprechenden Attributen einer ISAD(G)-Verzeichnungseinheit in Beziehung gesetzt werden.</w:t>
      </w:r>
    </w:p>
    <w:p w:rsidR="00D32F39" w:rsidRDefault="00D32F39" w:rsidP="00D32F39">
      <w:pPr>
        <w:pStyle w:val="Textkrper"/>
      </w:pPr>
      <w:r>
        <w:t xml:space="preserve">Der Aufbau der Exceltabelle basiert auf dem eCH-0160 Data Dictionary, dem Data Dictionary zur </w:t>
      </w:r>
      <w:r w:rsidRPr="0058567D">
        <w:rPr>
          <w:i/>
        </w:rPr>
        <w:t>bentō</w:t>
      </w:r>
      <w:r>
        <w:t>-Rahmenspezifikation und der deutschen Übersetzung von ISAD(G).</w:t>
      </w:r>
    </w:p>
    <w:p w:rsidR="00D32F39" w:rsidRDefault="00D32F39" w:rsidP="00D32F39">
      <w:pPr>
        <w:pStyle w:val="Textkrper"/>
      </w:pPr>
      <w:r>
        <w:rPr>
          <w:noProof/>
        </w:rPr>
        <w:drawing>
          <wp:anchor distT="0" distB="0" distL="114300" distR="114300" simplePos="0" relativeHeight="251677696" behindDoc="0" locked="0" layoutInCell="1" allowOverlap="1" wp14:anchorId="16489627" wp14:editId="79B514BB">
            <wp:simplePos x="0" y="0"/>
            <wp:positionH relativeFrom="column">
              <wp:posOffset>2271395</wp:posOffset>
            </wp:positionH>
            <wp:positionV relativeFrom="paragraph">
              <wp:posOffset>565785</wp:posOffset>
            </wp:positionV>
            <wp:extent cx="217170" cy="64770"/>
            <wp:effectExtent l="19050" t="0" r="0" b="0"/>
            <wp:wrapNone/>
            <wp:docPr id="17"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srcRect/>
                    <a:stretch>
                      <a:fillRect/>
                    </a:stretch>
                  </pic:blipFill>
                  <pic:spPr bwMode="auto">
                    <a:xfrm>
                      <a:off x="0" y="0"/>
                      <a:ext cx="217170" cy="64770"/>
                    </a:xfrm>
                    <a:prstGeom prst="rect">
                      <a:avLst/>
                    </a:prstGeom>
                    <a:noFill/>
                    <a:ln w="9525">
                      <a:noFill/>
                      <a:miter lim="800000"/>
                      <a:headEnd/>
                      <a:tailEnd/>
                    </a:ln>
                  </pic:spPr>
                </pic:pic>
              </a:graphicData>
            </a:graphic>
          </wp:anchor>
        </w:drawing>
      </w:r>
      <w:r w:rsidR="00523F32">
        <w:rPr>
          <w:noProof/>
        </w:rPr>
        <w:pict>
          <v:shapetype id="_x0000_t32" coordsize="21600,21600" o:spt="32" o:oned="t" path="m,l21600,21600e" filled="f">
            <v:path arrowok="t" fillok="f" o:connecttype="none"/>
            <o:lock v:ext="edit" shapetype="t"/>
          </v:shapetype>
          <v:shape id="_x0000_s1037" type="#_x0000_t32" style="position:absolute;margin-left:317.4pt;margin-top:18.65pt;width:.75pt;height:312pt;flip:x;z-index:251665408;mso-position-horizontal-relative:text;mso-position-vertical-relative:text" o:connectortype="straight" strokecolor="#a5a5a5" strokeweight="3pt"/>
        </w:pict>
      </w:r>
      <w:r w:rsidR="00523F32">
        <w:rPr>
          <w:noProof/>
        </w:rPr>
        <w:pict>
          <v:shape id="_x0000_s1036" type="#_x0000_t32" style="position:absolute;margin-left:236.2pt;margin-top:18.65pt;width:.75pt;height:312pt;flip:x;z-index:251664384;mso-position-horizontal-relative:text;mso-position-vertical-relative:text" o:connectortype="straight" strokecolor="#a5a5a5" strokeweight="3pt"/>
        </w:pict>
      </w:r>
      <w:r w:rsidR="00523F32">
        <w:rPr>
          <w:noProof/>
        </w:rPr>
        <w:pict>
          <v:shape id="_x0000_s1035" type="#_x0000_t32" style="position:absolute;margin-left:155.2pt;margin-top:18.65pt;width:.75pt;height:312pt;flip:x;z-index:251663360;mso-position-horizontal-relative:text;mso-position-vertical-relative:text" o:connectortype="straight" strokecolor="#a5a5a5" strokeweight="3pt"/>
        </w:pict>
      </w:r>
      <w:r w:rsidR="00523F32">
        <w:rPr>
          <w:noProof/>
        </w:rPr>
        <w:pict>
          <v:shape id="_x0000_s1044" type="#_x0000_t32" style="position:absolute;margin-left:399.85pt;margin-top:18.65pt;width:.75pt;height:312pt;flip:x;z-index:251672576;mso-position-horizontal-relative:text;mso-position-vertical-relative:text" o:connectortype="straight" strokecolor="#bfbfbf" strokeweight="7pt"/>
        </w:pict>
      </w:r>
      <w:r w:rsidR="00523F32">
        <w:rPr>
          <w:noProof/>
        </w:rPr>
        <w:pict>
          <v:shape id="_x0000_s1043" type="#_x0000_t32" style="position:absolute;margin-left:-50.6pt;margin-top:18.65pt;width:.75pt;height:312pt;flip:x;z-index:251671552;mso-position-horizontal-relative:text;mso-position-vertical-relative:text" o:connectortype="straight" strokecolor="#a5a5a5" strokeweight="3pt"/>
        </w:pict>
      </w:r>
      <w:r w:rsidR="00523F32">
        <w:rPr>
          <w:noProof/>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42" type="#_x0000_t62" style="position:absolute;margin-left:406.4pt;margin-top:6.45pt;width:62.6pt;height:24.15pt;z-index:251670528;mso-position-horizontal-relative:text;mso-position-vertical-relative:text" adj="587,25938" strokeweight="1pt">
            <v:textbox style="mso-next-textbox:#_x0000_s1042">
              <w:txbxContent>
                <w:p w:rsidR="00352B0F" w:rsidRPr="007E4783" w:rsidRDefault="00352B0F" w:rsidP="00D32F39">
                  <w:pPr>
                    <w:jc w:val="center"/>
                    <w:rPr>
                      <w:b/>
                    </w:rPr>
                  </w:pPr>
                  <w:r>
                    <w:rPr>
                      <w:b/>
                    </w:rPr>
                    <w:t>ISAD(G)</w:t>
                  </w:r>
                </w:p>
              </w:txbxContent>
            </v:textbox>
          </v:shape>
        </w:pict>
      </w:r>
      <w:r w:rsidR="00523F32">
        <w:rPr>
          <w:noProof/>
        </w:rPr>
        <w:pict>
          <v:shape id="_x0000_s1041" type="#_x0000_t62" style="position:absolute;margin-left:349.95pt;margin-top:6.4pt;width:27.4pt;height:24.15pt;z-index:251669504;mso-position-horizontal-relative:text;mso-position-vertical-relative:text" strokeweight="1pt">
            <v:textbox style="mso-next-textbox:#_x0000_s1041">
              <w:txbxContent>
                <w:p w:rsidR="00352B0F" w:rsidRPr="007E4783" w:rsidRDefault="00352B0F" w:rsidP="00D32F39">
                  <w:pPr>
                    <w:jc w:val="center"/>
                    <w:rPr>
                      <w:b/>
                    </w:rPr>
                  </w:pPr>
                  <w:r>
                    <w:rPr>
                      <w:b/>
                    </w:rPr>
                    <w:t>4</w:t>
                  </w:r>
                </w:p>
              </w:txbxContent>
            </v:textbox>
          </v:shape>
        </w:pict>
      </w:r>
      <w:r w:rsidR="00523F32">
        <w:rPr>
          <w:noProof/>
        </w:rPr>
        <w:pict>
          <v:shape id="_x0000_s1040" type="#_x0000_t62" style="position:absolute;margin-left:268.95pt;margin-top:7.45pt;width:27.4pt;height:24.15pt;z-index:251668480;mso-position-horizontal-relative:text;mso-position-vertical-relative:text" strokeweight="1pt">
            <v:textbox style="mso-next-textbox:#_x0000_s1040">
              <w:txbxContent>
                <w:p w:rsidR="00352B0F" w:rsidRPr="007E4783" w:rsidRDefault="00352B0F" w:rsidP="00D32F39">
                  <w:pPr>
                    <w:jc w:val="center"/>
                    <w:rPr>
                      <w:b/>
                    </w:rPr>
                  </w:pPr>
                  <w:r>
                    <w:rPr>
                      <w:b/>
                    </w:rPr>
                    <w:t>3</w:t>
                  </w:r>
                </w:p>
              </w:txbxContent>
            </v:textbox>
          </v:shape>
        </w:pict>
      </w:r>
      <w:r w:rsidR="00523F32">
        <w:rPr>
          <w:noProof/>
        </w:rPr>
        <w:pict>
          <v:shape id="_x0000_s1038" type="#_x0000_t62" style="position:absolute;margin-left:180.5pt;margin-top:7.45pt;width:27.4pt;height:24.15pt;z-index:251666432;mso-position-horizontal-relative:text;mso-position-vertical-relative:text" strokeweight="1pt">
            <v:textbox style="mso-next-textbox:#_x0000_s1038">
              <w:txbxContent>
                <w:p w:rsidR="00352B0F" w:rsidRPr="007E4783" w:rsidRDefault="00352B0F" w:rsidP="00D32F39">
                  <w:pPr>
                    <w:jc w:val="center"/>
                    <w:rPr>
                      <w:b/>
                    </w:rPr>
                  </w:pPr>
                  <w:r>
                    <w:rPr>
                      <w:b/>
                    </w:rPr>
                    <w:t>2</w:t>
                  </w:r>
                </w:p>
              </w:txbxContent>
            </v:textbox>
          </v:shape>
        </w:pict>
      </w:r>
      <w:r w:rsidR="00523F32">
        <w:rPr>
          <w:noProof/>
        </w:rPr>
        <w:pict>
          <v:shape id="_x0000_s1039" type="#_x0000_t62" style="position:absolute;margin-left:47.15pt;margin-top:6.4pt;width:27.4pt;height:24.15pt;z-index:251667456;mso-position-horizontal-relative:text;mso-position-vertical-relative:text" strokeweight="1pt">
            <v:textbox style="mso-next-textbox:#_x0000_s1039">
              <w:txbxContent>
                <w:p w:rsidR="00352B0F" w:rsidRPr="007E4783" w:rsidRDefault="00352B0F" w:rsidP="00D32F39">
                  <w:pPr>
                    <w:jc w:val="center"/>
                    <w:rPr>
                      <w:b/>
                    </w:rPr>
                  </w:pPr>
                  <w:r>
                    <w:rPr>
                      <w:b/>
                    </w:rPr>
                    <w:t>1</w:t>
                  </w:r>
                </w:p>
              </w:txbxContent>
            </v:textbox>
          </v:shape>
        </w:pict>
      </w:r>
      <w:r>
        <w:rPr>
          <w:noProof/>
        </w:rPr>
        <w:drawing>
          <wp:anchor distT="0" distB="0" distL="114300" distR="114300" simplePos="0" relativeHeight="251662336" behindDoc="0" locked="0" layoutInCell="1" allowOverlap="1" wp14:anchorId="32E93D79" wp14:editId="38E82865">
            <wp:simplePos x="0" y="0"/>
            <wp:positionH relativeFrom="column">
              <wp:posOffset>-660400</wp:posOffset>
            </wp:positionH>
            <wp:positionV relativeFrom="paragraph">
              <wp:posOffset>438150</wp:posOffset>
            </wp:positionV>
            <wp:extent cx="6638925" cy="4191000"/>
            <wp:effectExtent l="19050" t="0" r="9525" b="0"/>
            <wp:wrapTopAndBottom/>
            <wp:docPr id="2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63"/>
                    <a:srcRect/>
                    <a:stretch>
                      <a:fillRect/>
                    </a:stretch>
                  </pic:blipFill>
                  <pic:spPr bwMode="auto">
                    <a:xfrm>
                      <a:off x="0" y="0"/>
                      <a:ext cx="6638925" cy="4191000"/>
                    </a:xfrm>
                    <a:prstGeom prst="rect">
                      <a:avLst/>
                    </a:prstGeom>
                    <a:noFill/>
                  </pic:spPr>
                </pic:pic>
              </a:graphicData>
            </a:graphic>
          </wp:anchor>
        </w:drawing>
      </w:r>
    </w:p>
    <w:p w:rsidR="00D32F39" w:rsidRPr="00F008D5" w:rsidRDefault="003C2CE1" w:rsidP="00D32F39">
      <w:pPr>
        <w:pStyle w:val="Beschriftung"/>
        <w:rPr>
          <w:sz w:val="16"/>
          <w:szCs w:val="16"/>
        </w:rPr>
      </w:pPr>
      <w:r w:rsidRPr="00F008D5">
        <w:rPr>
          <w:sz w:val="16"/>
          <w:szCs w:val="16"/>
        </w:rPr>
        <w:t>Abb. I</w:t>
      </w:r>
      <w:r>
        <w:rPr>
          <w:sz w:val="16"/>
          <w:szCs w:val="16"/>
        </w:rPr>
        <w:t>.2</w:t>
      </w:r>
      <w:r w:rsidR="00D32F39" w:rsidRPr="00F008D5">
        <w:rPr>
          <w:sz w:val="16"/>
          <w:szCs w:val="16"/>
        </w:rPr>
        <w:t>: Exceltabelle in eCH-0160_xIsadg&amp;EAD.xlsx</w:t>
      </w:r>
    </w:p>
    <w:p w:rsidR="00296C4A" w:rsidRPr="00F008D5" w:rsidRDefault="00296C4A" w:rsidP="00296C4A">
      <w:pPr>
        <w:keepNext/>
        <w:rPr>
          <w:b/>
        </w:rPr>
      </w:pPr>
      <w:bookmarkStart w:id="259" w:name="_Toc369613401"/>
    </w:p>
    <w:p w:rsidR="00D32F39" w:rsidRPr="00296C4A" w:rsidRDefault="00296C4A" w:rsidP="00296C4A">
      <w:pPr>
        <w:keepNext/>
        <w:rPr>
          <w:b/>
        </w:rPr>
      </w:pPr>
      <w:r>
        <w:rPr>
          <w:b/>
        </w:rPr>
        <w:t>I.3.3</w:t>
      </w:r>
      <w:r>
        <w:rPr>
          <w:b/>
        </w:rPr>
        <w:tab/>
      </w:r>
      <w:r w:rsidR="00D32F39" w:rsidRPr="00296C4A">
        <w:rPr>
          <w:b/>
        </w:rPr>
        <w:t>Metadatenabbildung</w:t>
      </w:r>
      <w:bookmarkEnd w:id="259"/>
    </w:p>
    <w:p w:rsidR="00D32F39" w:rsidRDefault="00D32F39" w:rsidP="00D32F39">
      <w:pPr>
        <w:pStyle w:val="Textkrper"/>
      </w:pPr>
      <w:r>
        <w:t>Wenn wir die Abbildung einzelner Attribute von eCH-0160 auf ISAD(G) betrachten, können wir verschiedene Fälle unterscheiden:</w:t>
      </w:r>
    </w:p>
    <w:p w:rsidR="00296C4A" w:rsidRDefault="00296C4A" w:rsidP="00296C4A">
      <w:pPr>
        <w:keepNext/>
        <w:rPr>
          <w:b/>
        </w:rPr>
      </w:pPr>
      <w:bookmarkStart w:id="260" w:name="_Toc369613402"/>
    </w:p>
    <w:p w:rsidR="00D32F39" w:rsidRPr="00296C4A" w:rsidRDefault="00296C4A" w:rsidP="00296C4A">
      <w:pPr>
        <w:keepNext/>
        <w:rPr>
          <w:b/>
        </w:rPr>
      </w:pPr>
      <w:r>
        <w:rPr>
          <w:b/>
        </w:rPr>
        <w:t>I.3.3.1</w:t>
      </w:r>
      <w:r>
        <w:rPr>
          <w:b/>
        </w:rPr>
        <w:tab/>
      </w:r>
      <w:r w:rsidR="00D32F39" w:rsidRPr="00296C4A">
        <w:rPr>
          <w:b/>
        </w:rPr>
        <w:t>Obligatorische ISAD(G)-Attribute</w:t>
      </w:r>
      <w:bookmarkEnd w:id="260"/>
    </w:p>
    <w:p w:rsidR="00D32F39" w:rsidRDefault="00D32F39" w:rsidP="00D32F39">
      <w:pPr>
        <w:pStyle w:val="Textkrper"/>
      </w:pPr>
      <w:r w:rsidRPr="002B2E53">
        <w:t>Die obligatorischen ISAD(G)-Attribute sind nicht alle vollumfänglich in eCH-0160 vorhanden</w:t>
      </w:r>
      <w:r w:rsidRPr="002B2E53">
        <w:rPr>
          <w:rStyle w:val="Funotenzeichen"/>
        </w:rPr>
        <w:footnoteReference w:id="2"/>
      </w:r>
      <w:r w:rsidRPr="002B2E53">
        <w:t xml:space="preserve">. Auf allen Stufen sind das </w:t>
      </w:r>
      <w:r w:rsidRPr="002B2E53">
        <w:rPr>
          <w:i/>
        </w:rPr>
        <w:t>Signatur</w:t>
      </w:r>
      <w:r w:rsidRPr="002B2E53">
        <w:t xml:space="preserve">, </w:t>
      </w:r>
      <w:r w:rsidRPr="002B2E53">
        <w:rPr>
          <w:i/>
        </w:rPr>
        <w:t>Titel</w:t>
      </w:r>
      <w:r w:rsidRPr="002B2E53">
        <w:t xml:space="preserve"> und </w:t>
      </w:r>
      <w:r w:rsidRPr="002B2E53">
        <w:rPr>
          <w:i/>
        </w:rPr>
        <w:t xml:space="preserve">Verzeichnungsstufe. </w:t>
      </w:r>
      <w:r w:rsidRPr="002B2E53">
        <w:t>Nur auf bestimmten Stufen</w:t>
      </w:r>
      <w:r w:rsidRPr="00BA7912">
        <w:t xml:space="preserve"> oblig</w:t>
      </w:r>
      <w:r>
        <w:t xml:space="preserve">atorisch sind </w:t>
      </w:r>
      <w:r w:rsidRPr="00BA7912">
        <w:rPr>
          <w:i/>
        </w:rPr>
        <w:t>3.2.1 Name der Provenienzstelle</w:t>
      </w:r>
      <w:r>
        <w:t xml:space="preserve"> (obligatorisch auf der Stufe Bestand),</w:t>
      </w:r>
      <w:r w:rsidRPr="00BA7912">
        <w:t xml:space="preserve"> </w:t>
      </w:r>
      <w:r>
        <w:lastRenderedPageBreak/>
        <w:t xml:space="preserve">3.1.3 </w:t>
      </w:r>
      <w:r w:rsidRPr="00BA7912">
        <w:rPr>
          <w:i/>
        </w:rPr>
        <w:t>Entstehungszeitraum / Laufzeit</w:t>
      </w:r>
      <w:r>
        <w:t xml:space="preserve"> (obligatorisch auf den Stufen Bestand und Dossier) und </w:t>
      </w:r>
      <w:r w:rsidRPr="00BA7912">
        <w:rPr>
          <w:i/>
        </w:rPr>
        <w:t>3.1.5 Umfang</w:t>
      </w:r>
      <w:r>
        <w:t xml:space="preserve"> (obligatorisch auf der Stufe Bestand). Diese sind im Abschnitt </w:t>
      </w:r>
      <w:r>
        <w:fldChar w:fldCharType="begin"/>
      </w:r>
      <w:r>
        <w:instrText xml:space="preserve"> REF _Ref367873953 \r \h  \* MERGEFORMAT </w:instrText>
      </w:r>
      <w:r>
        <w:fldChar w:fldCharType="separate"/>
      </w:r>
      <w:r w:rsidRPr="00653D0D">
        <w:rPr>
          <w:i/>
        </w:rPr>
        <w:t>3.3.4</w:t>
      </w:r>
      <w:r>
        <w:fldChar w:fldCharType="end"/>
      </w:r>
      <w:r w:rsidRPr="00AE57E6">
        <w:rPr>
          <w:i/>
        </w:rPr>
        <w:t xml:space="preserve"> </w:t>
      </w:r>
      <w:r>
        <w:fldChar w:fldCharType="begin"/>
      </w:r>
      <w:r>
        <w:instrText xml:space="preserve"> REF _Ref367873953 \h  \* MERGEFORMAT </w:instrText>
      </w:r>
      <w:r>
        <w:fldChar w:fldCharType="separate"/>
      </w:r>
      <w:r w:rsidRPr="00653D0D">
        <w:rPr>
          <w:i/>
        </w:rPr>
        <w:t>Vererbte oder aggregierte Attribute</w:t>
      </w:r>
      <w:r>
        <w:fldChar w:fldCharType="end"/>
      </w:r>
      <w:r>
        <w:rPr>
          <w:i/>
        </w:rPr>
        <w:t xml:space="preserve"> </w:t>
      </w:r>
      <w:r w:rsidRPr="00AE57E6">
        <w:t>behandelt</w:t>
      </w:r>
      <w:r>
        <w:t>.</w:t>
      </w:r>
      <w:r>
        <w:fldChar w:fldCharType="begin"/>
      </w:r>
      <w:r>
        <w:instrText xml:space="preserve"> REF _Ref367873953 \r \h </w:instrText>
      </w:r>
      <w:r>
        <w:fldChar w:fldCharType="separate"/>
      </w:r>
      <w:r>
        <w:t>3.3.4</w:t>
      </w:r>
      <w:r>
        <w:fldChar w:fldCharType="end"/>
      </w:r>
    </w:p>
    <w:p w:rsidR="00D32F39" w:rsidRDefault="00D32F39" w:rsidP="00D32F39">
      <w:pPr>
        <w:pStyle w:val="Textkrper"/>
      </w:pPr>
      <w:r w:rsidRPr="005F5FA4">
        <w:rPr>
          <w:i/>
        </w:rPr>
        <w:t>3.1.1 Signatur</w:t>
      </w:r>
      <w:r>
        <w:t xml:space="preserve"> muss aus externem Archivkürzel, externer Bestandessignatur und </w:t>
      </w:r>
      <w:r w:rsidRPr="005F5FA4">
        <w:t>automatisch generierte</w:t>
      </w:r>
      <w:r>
        <w:t>r</w:t>
      </w:r>
      <w:r w:rsidRPr="005F5FA4">
        <w:t xml:space="preserve"> Nummer (fortlaufend SIG.1 SIG.2 oder hierarchisch SIG.1 SIG.1.1)</w:t>
      </w:r>
      <w:r>
        <w:t xml:space="preserve"> erzeugt werden.</w:t>
      </w:r>
    </w:p>
    <w:p w:rsidR="00D32F39" w:rsidRPr="005F5FA4" w:rsidRDefault="00D32F39" w:rsidP="00D32F39">
      <w:pPr>
        <w:pStyle w:val="Textkrper"/>
      </w:pPr>
      <w:r w:rsidRPr="00E30984">
        <w:rPr>
          <w:i/>
        </w:rPr>
        <w:t>3.1.2 Titel</w:t>
      </w:r>
      <w:r>
        <w:t xml:space="preserve"> ist auf Bestandesebene nicht gegeben und muss manuell ergänzt werden. </w:t>
      </w:r>
    </w:p>
    <w:p w:rsidR="00D32F39" w:rsidRDefault="00D32F39" w:rsidP="00D32F39">
      <w:pPr>
        <w:pStyle w:val="Textkrper"/>
      </w:pPr>
      <w:r w:rsidRPr="005F5FA4">
        <w:rPr>
          <w:i/>
        </w:rPr>
        <w:t>3.1.4 Verzeichnungsstufe</w:t>
      </w:r>
      <w:r>
        <w:t xml:space="preserve"> wird nach der oben bereits erläuterten Regel generiert (Paket/Ablieferung -&gt; Bestand , Ordnungssystemposition -&gt; Serie, Dossier -&gt; Dossier und Dokument -&gt; Dokument).</w:t>
      </w:r>
    </w:p>
    <w:p w:rsidR="003C2CE1" w:rsidRDefault="003C2CE1" w:rsidP="003C2CE1">
      <w:pPr>
        <w:keepNext/>
        <w:rPr>
          <w:b/>
        </w:rPr>
      </w:pPr>
      <w:bookmarkStart w:id="261" w:name="_Toc369613403"/>
    </w:p>
    <w:p w:rsidR="00D32F39" w:rsidRPr="003C2CE1" w:rsidRDefault="003C2CE1" w:rsidP="003C2CE1">
      <w:pPr>
        <w:keepNext/>
        <w:rPr>
          <w:b/>
        </w:rPr>
      </w:pPr>
      <w:r>
        <w:rPr>
          <w:b/>
        </w:rPr>
        <w:t>I.3.3.2</w:t>
      </w:r>
      <w:r>
        <w:rPr>
          <w:b/>
        </w:rPr>
        <w:tab/>
      </w:r>
      <w:r w:rsidR="00D32F39" w:rsidRPr="003C2CE1">
        <w:rPr>
          <w:b/>
        </w:rPr>
        <w:t>1:1-Abbildung</w:t>
      </w:r>
      <w:bookmarkEnd w:id="261"/>
    </w:p>
    <w:p w:rsidR="00D32F39" w:rsidRPr="00CF1A75" w:rsidRDefault="00D32F39" w:rsidP="00D32F39">
      <w:pPr>
        <w:pStyle w:val="Textkrper"/>
      </w:pPr>
      <w:r>
        <w:t xml:space="preserve">Kein eCH-0160-Attribut kann aus allen Entitäten 1:1 auf ISAD(G) abgebildet werden. In der Regel fehlt das entsprechende Attribut in einer Entität. Am ehesten können wir folgende eCH-0160-Attribute nennen: titel, entstehungszeitraum, bemerkung und die Attribute für die Zugangsbestimmungen. Siehe dazu aber im Detail </w:t>
      </w:r>
      <w:r>
        <w:fldChar w:fldCharType="begin"/>
      </w:r>
      <w:r>
        <w:instrText xml:space="preserve"> REF _Ref367873953 \r \h  \* MERGEFORMAT </w:instrText>
      </w:r>
      <w:r>
        <w:fldChar w:fldCharType="separate"/>
      </w:r>
      <w:r w:rsidRPr="00653D0D">
        <w:rPr>
          <w:i/>
        </w:rPr>
        <w:t>3.3.4</w:t>
      </w:r>
      <w:r>
        <w:fldChar w:fldCharType="end"/>
      </w:r>
      <w:r w:rsidRPr="00AE57E6">
        <w:rPr>
          <w:i/>
        </w:rPr>
        <w:t xml:space="preserve"> </w:t>
      </w:r>
      <w:r>
        <w:fldChar w:fldCharType="begin"/>
      </w:r>
      <w:r>
        <w:instrText xml:space="preserve"> REF _Ref367873953 \h  \* MERGEFORMAT </w:instrText>
      </w:r>
      <w:r>
        <w:fldChar w:fldCharType="separate"/>
      </w:r>
      <w:r w:rsidRPr="00653D0D">
        <w:rPr>
          <w:i/>
        </w:rPr>
        <w:t>Vererbte oder aggregierte Attribute</w:t>
      </w:r>
      <w:r>
        <w:fldChar w:fldCharType="end"/>
      </w:r>
      <w:r>
        <w:rPr>
          <w:i/>
        </w:rPr>
        <w:t>.</w:t>
      </w:r>
    </w:p>
    <w:p w:rsidR="003C2CE1" w:rsidRDefault="003C2CE1" w:rsidP="003C2CE1">
      <w:pPr>
        <w:keepNext/>
        <w:rPr>
          <w:b/>
        </w:rPr>
      </w:pPr>
      <w:bookmarkStart w:id="262" w:name="_Toc369613404"/>
    </w:p>
    <w:p w:rsidR="00D32F39" w:rsidRPr="003C2CE1" w:rsidRDefault="003C2CE1" w:rsidP="003C2CE1">
      <w:pPr>
        <w:keepNext/>
        <w:rPr>
          <w:b/>
        </w:rPr>
      </w:pPr>
      <w:r>
        <w:rPr>
          <w:b/>
        </w:rPr>
        <w:t>I.3.3.3</w:t>
      </w:r>
      <w:r>
        <w:rPr>
          <w:b/>
        </w:rPr>
        <w:tab/>
      </w:r>
      <w:r w:rsidR="00D32F39" w:rsidRPr="003C2CE1">
        <w:rPr>
          <w:b/>
        </w:rPr>
        <w:t>Kein entsprechendes ISAD(G)-Attribut</w:t>
      </w:r>
      <w:bookmarkEnd w:id="262"/>
    </w:p>
    <w:p w:rsidR="00D32F39" w:rsidRDefault="00D32F39" w:rsidP="00D32F39">
      <w:pPr>
        <w:pStyle w:val="Textkrper"/>
        <w:spacing w:after="60"/>
      </w:pPr>
      <w:r>
        <w:t>Eine ganze Reihe Attribute aus eCH-0160 finden keine Entsprechung in ISAD(G), da sie nicht Teil der Erschliess</w:t>
      </w:r>
      <w:r w:rsidRPr="00E40851">
        <w:t>ungsinformationen</w:t>
      </w:r>
      <w:r>
        <w:t xml:space="preserve"> sind, sondern entweder</w:t>
      </w:r>
    </w:p>
    <w:p w:rsidR="00D32F39" w:rsidRDefault="00D32F39" w:rsidP="00D32F39">
      <w:pPr>
        <w:pStyle w:val="Textkrper"/>
        <w:numPr>
          <w:ilvl w:val="0"/>
          <w:numId w:val="42"/>
        </w:numPr>
        <w:spacing w:after="40"/>
        <w:ind w:left="714" w:hanging="357"/>
      </w:pPr>
      <w:r w:rsidRPr="00E30984">
        <w:rPr>
          <w:i/>
        </w:rPr>
        <w:t>Technische Referenzen</w:t>
      </w:r>
      <w:r>
        <w:t xml:space="preserve"> (id und dateiRef);</w:t>
      </w:r>
    </w:p>
    <w:p w:rsidR="00D32F39" w:rsidRDefault="00D32F39" w:rsidP="00D32F39">
      <w:pPr>
        <w:pStyle w:val="Textkrper"/>
        <w:numPr>
          <w:ilvl w:val="0"/>
          <w:numId w:val="42"/>
        </w:numPr>
        <w:spacing w:after="40"/>
        <w:ind w:left="714" w:hanging="357"/>
      </w:pPr>
      <w:r>
        <w:t xml:space="preserve">Teil der </w:t>
      </w:r>
      <w:r w:rsidRPr="00E30984">
        <w:rPr>
          <w:i/>
        </w:rPr>
        <w:t>Ablieferungsinformation</w:t>
      </w:r>
      <w:r>
        <w:t xml:space="preserve"> (</w:t>
      </w:r>
      <w:r w:rsidRPr="00282483">
        <w:t>verwandteSysteme, angebotsnummer</w:t>
      </w:r>
      <w:r>
        <w:t xml:space="preserve">, </w:t>
      </w:r>
      <w:r w:rsidRPr="00282483">
        <w:t>mitbenutzung,</w:t>
      </w:r>
      <w:r w:rsidRPr="00C15D03">
        <w:t xml:space="preserve"> </w:t>
      </w:r>
      <w:r w:rsidRPr="00282483">
        <w:t>archivierungsmodusLöschvorschriften</w:t>
      </w:r>
      <w:r>
        <w:t>);</w:t>
      </w:r>
    </w:p>
    <w:p w:rsidR="00D32F39" w:rsidRDefault="00D32F39" w:rsidP="00D32F39">
      <w:pPr>
        <w:pStyle w:val="Textkrper"/>
        <w:numPr>
          <w:ilvl w:val="0"/>
          <w:numId w:val="42"/>
        </w:numPr>
        <w:spacing w:after="40"/>
        <w:ind w:left="714" w:hanging="357"/>
      </w:pPr>
      <w:r>
        <w:t xml:space="preserve">Spezifische </w:t>
      </w:r>
      <w:r w:rsidRPr="00E30984">
        <w:rPr>
          <w:i/>
        </w:rPr>
        <w:t>GEVER</w:t>
      </w:r>
      <w:r>
        <w:rPr>
          <w:i/>
        </w:rPr>
        <w:t>-</w:t>
      </w:r>
      <w:r w:rsidRPr="00E30984">
        <w:rPr>
          <w:i/>
        </w:rPr>
        <w:t>Informationen</w:t>
      </w:r>
      <w:r>
        <w:t>:</w:t>
      </w:r>
      <w:r w:rsidRPr="00C15D03">
        <w:t xml:space="preserve"> </w:t>
      </w:r>
      <w:r>
        <w:t>(</w:t>
      </w:r>
      <w:r w:rsidRPr="00C15D03">
        <w:t>federfuehrendeOrganisationseinheit</w:t>
      </w:r>
      <w:r>
        <w:t xml:space="preserve">. autor, </w:t>
      </w:r>
      <w:r w:rsidRPr="00C15D03">
        <w:t>eroeffnungsdatum</w:t>
      </w:r>
      <w:r>
        <w:t>,</w:t>
      </w:r>
      <w:r w:rsidRPr="00C15D03">
        <w:t xml:space="preserve"> registrierdatum</w:t>
      </w:r>
      <w:r>
        <w:t xml:space="preserve">, </w:t>
      </w:r>
      <w:r w:rsidRPr="00C15D03">
        <w:t>abschlussdatum</w:t>
      </w:r>
      <w:r>
        <w:t>, vorgang);</w:t>
      </w:r>
    </w:p>
    <w:p w:rsidR="00D32F39" w:rsidRDefault="00D32F39" w:rsidP="00D32F39">
      <w:pPr>
        <w:pStyle w:val="Textkrper"/>
        <w:numPr>
          <w:ilvl w:val="0"/>
          <w:numId w:val="42"/>
        </w:numPr>
        <w:spacing w:after="40"/>
        <w:ind w:left="714" w:hanging="357"/>
      </w:pPr>
      <w:r w:rsidRPr="00E30984">
        <w:rPr>
          <w:i/>
        </w:rPr>
        <w:t>Schutzfristenvorgaben</w:t>
      </w:r>
      <w:r w:rsidRPr="00C15D03">
        <w:t xml:space="preserve"> </w:t>
      </w:r>
      <w:r>
        <w:t>(</w:t>
      </w:r>
      <w:r w:rsidRPr="00282483">
        <w:t>referenzSchutzfristenFormular, schutzfristenkategorie, schutzfristen</w:t>
      </w:r>
      <w:r>
        <w:t>,</w:t>
      </w:r>
      <w:r w:rsidRPr="00C15D03">
        <w:t xml:space="preserve"> </w:t>
      </w:r>
      <w:r>
        <w:t>schutzfristenbegründung</w:t>
      </w:r>
      <w:r w:rsidRPr="00282483">
        <w:t>)</w:t>
      </w:r>
      <w:r>
        <w:t>;</w:t>
      </w:r>
    </w:p>
    <w:p w:rsidR="00D32F39" w:rsidRDefault="00D32F39" w:rsidP="00D32F39">
      <w:pPr>
        <w:pStyle w:val="Textkrper"/>
        <w:numPr>
          <w:ilvl w:val="0"/>
          <w:numId w:val="42"/>
        </w:numPr>
      </w:pPr>
      <w:r>
        <w:t xml:space="preserve">Unstrukturierte </w:t>
      </w:r>
      <w:r w:rsidRPr="00E30984">
        <w:rPr>
          <w:i/>
        </w:rPr>
        <w:t>Zusatzdaten</w:t>
      </w:r>
      <w:r>
        <w:t xml:space="preserve"> (zusatzDaten).</w:t>
      </w:r>
    </w:p>
    <w:p w:rsidR="003C2CE1" w:rsidRDefault="003C2CE1" w:rsidP="003C2CE1">
      <w:pPr>
        <w:keepNext/>
        <w:rPr>
          <w:b/>
        </w:rPr>
      </w:pPr>
      <w:bookmarkStart w:id="263" w:name="_Ref367873953"/>
      <w:bookmarkStart w:id="264" w:name="_Toc369613405"/>
    </w:p>
    <w:p w:rsidR="00D32F39" w:rsidRPr="003C2CE1" w:rsidRDefault="003C2CE1" w:rsidP="003C2CE1">
      <w:pPr>
        <w:keepNext/>
        <w:rPr>
          <w:b/>
        </w:rPr>
      </w:pPr>
      <w:r>
        <w:rPr>
          <w:b/>
        </w:rPr>
        <w:t>I.3.3.4</w:t>
      </w:r>
      <w:r>
        <w:rPr>
          <w:b/>
        </w:rPr>
        <w:tab/>
      </w:r>
      <w:r w:rsidR="00D32F39" w:rsidRPr="003C2CE1">
        <w:rPr>
          <w:b/>
        </w:rPr>
        <w:t>Vererbte oder aggregierte Attribute</w:t>
      </w:r>
      <w:bookmarkEnd w:id="263"/>
      <w:bookmarkEnd w:id="264"/>
    </w:p>
    <w:p w:rsidR="00D32F39" w:rsidRDefault="00D32F39" w:rsidP="00D32F39">
      <w:pPr>
        <w:pStyle w:val="Textkrper"/>
      </w:pPr>
      <w:r>
        <w:t>Weitere Attribute sind nicht auf jeder ISAD(G)-Verzeichnungsstufe vorhanden. Wir können dabei zwei Fälle unterscheiden: Gewisse Attribute vererben sich implizit oder explizit auf die tieferen Verzeichnungsstufen (</w:t>
      </w:r>
      <w:r w:rsidRPr="007A0304">
        <w:t>aktenbildnerName</w:t>
      </w:r>
      <w:r>
        <w:t xml:space="preserve">, </w:t>
      </w:r>
      <w:r w:rsidRPr="007A0304">
        <w:t>ablieferndeStelle</w:t>
      </w:r>
      <w:r>
        <w:t>,</w:t>
      </w:r>
      <w:r w:rsidRPr="007A0304">
        <w:t xml:space="preserve"> geschichteAktenbildner</w:t>
      </w:r>
      <w:r>
        <w:t>); andere Attribute werden aggregiert</w:t>
      </w:r>
      <w:r>
        <w:rPr>
          <w:rStyle w:val="Funotenzeichen"/>
        </w:rPr>
        <w:footnoteReference w:id="3"/>
      </w:r>
      <w:r>
        <w:t xml:space="preserve"> (erscheinungsform, formInhalt, dokumenttyp, umfang, </w:t>
      </w:r>
      <w:r>
        <w:lastRenderedPageBreak/>
        <w:t>entstehungszeitraum, klassifizierungskategorie, datenschutz, oeffentlichkeitsstatus, oeffentlichkeitsstatusBegruendung, sonstigeBestimmungen).</w:t>
      </w:r>
    </w:p>
    <w:p w:rsidR="00D32F39" w:rsidRDefault="00D32F39" w:rsidP="00D32F39">
      <w:pPr>
        <w:pStyle w:val="Textkrper"/>
        <w:ind w:right="-1"/>
      </w:pPr>
      <w:r>
        <w:t xml:space="preserve">Beim Vererben und Aggregieren werden nicht nur in eCH-0160 fehlende Attribute ergänzt, sondern auch leere Attribute implizit oder explizit gefüllt. Eine Tabelle aus dem Data Dictionary zur KOST </w:t>
      </w:r>
      <w:r w:rsidRPr="0058567D">
        <w:rPr>
          <w:i/>
        </w:rPr>
        <w:t>bentō</w:t>
      </w:r>
      <w:r>
        <w:t xml:space="preserve"> Rahmenspezifikation</w:t>
      </w:r>
      <w:r>
        <w:rPr>
          <w:i/>
        </w:rPr>
        <w:t xml:space="preserve"> </w:t>
      </w:r>
      <w:r w:rsidRPr="00C7771E">
        <w:t>erläutert diesen Sachverhalt</w:t>
      </w:r>
      <w:r>
        <w:t xml:space="preserve"> für ISAD(G):</w:t>
      </w:r>
    </w:p>
    <w:p w:rsidR="00D32F39" w:rsidRDefault="00D32F39" w:rsidP="0062042D">
      <w:pPr>
        <w:pStyle w:val="Textkrper"/>
        <w:ind w:right="-1"/>
      </w:pPr>
      <w:r>
        <w:rPr>
          <w:noProof/>
        </w:rPr>
        <w:drawing>
          <wp:anchor distT="0" distB="0" distL="114300" distR="114300" simplePos="0" relativeHeight="251673600" behindDoc="0" locked="0" layoutInCell="1" allowOverlap="1" wp14:anchorId="3D627193" wp14:editId="04ABE7CD">
            <wp:simplePos x="0" y="0"/>
            <wp:positionH relativeFrom="column">
              <wp:posOffset>1397000</wp:posOffset>
            </wp:positionH>
            <wp:positionV relativeFrom="paragraph">
              <wp:posOffset>-66675</wp:posOffset>
            </wp:positionV>
            <wp:extent cx="2952750" cy="981075"/>
            <wp:effectExtent l="19050" t="0" r="0" b="0"/>
            <wp:wrapNone/>
            <wp:docPr id="2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2"/>
                    <pic:cNvPicPr>
                      <a:picLocks noChangeAspect="1" noChangeArrowheads="1"/>
                    </pic:cNvPicPr>
                  </pic:nvPicPr>
                  <pic:blipFill>
                    <a:blip r:embed="rId64"/>
                    <a:srcRect/>
                    <a:stretch>
                      <a:fillRect/>
                    </a:stretch>
                  </pic:blipFill>
                  <pic:spPr bwMode="auto">
                    <a:xfrm>
                      <a:off x="0" y="0"/>
                      <a:ext cx="2952750" cy="981075"/>
                    </a:xfrm>
                    <a:prstGeom prst="rect">
                      <a:avLst/>
                    </a:prstGeom>
                    <a:noFill/>
                  </pic:spPr>
                </pic:pic>
              </a:graphicData>
            </a:graphic>
          </wp:anchor>
        </w:drawing>
      </w:r>
    </w:p>
    <w:p w:rsidR="00D32F39" w:rsidRDefault="00D32F39" w:rsidP="0062042D">
      <w:pPr>
        <w:pStyle w:val="Textkrper"/>
        <w:spacing w:after="0"/>
        <w:ind w:right="-1"/>
      </w:pPr>
    </w:p>
    <w:p w:rsidR="00D32F39" w:rsidRDefault="00D32F39" w:rsidP="0062042D">
      <w:pPr>
        <w:pStyle w:val="Textkrper"/>
        <w:spacing w:after="0"/>
        <w:contextualSpacing/>
      </w:pPr>
    </w:p>
    <w:p w:rsidR="00D32F39" w:rsidRDefault="00D32F39" w:rsidP="0062042D">
      <w:pPr>
        <w:pStyle w:val="Textkrper"/>
        <w:spacing w:after="0"/>
        <w:contextualSpacing/>
      </w:pPr>
    </w:p>
    <w:p w:rsidR="00D32F39" w:rsidRPr="003C2CE1" w:rsidRDefault="003C2CE1" w:rsidP="003C2CE1">
      <w:pPr>
        <w:pStyle w:val="Beschriftung"/>
        <w:rPr>
          <w:sz w:val="16"/>
          <w:szCs w:val="16"/>
        </w:rPr>
      </w:pPr>
      <w:r w:rsidRPr="003C2CE1">
        <w:rPr>
          <w:sz w:val="16"/>
          <w:szCs w:val="16"/>
        </w:rPr>
        <w:t>Abb.</w:t>
      </w:r>
      <w:r>
        <w:rPr>
          <w:sz w:val="16"/>
          <w:szCs w:val="16"/>
        </w:rPr>
        <w:t xml:space="preserve"> I.</w:t>
      </w:r>
      <w:r w:rsidRPr="00043C80">
        <w:rPr>
          <w:sz w:val="16"/>
          <w:szCs w:val="16"/>
        </w:rPr>
        <w:t>3</w:t>
      </w:r>
      <w:r w:rsidR="00D32F39" w:rsidRPr="003C2CE1">
        <w:rPr>
          <w:sz w:val="16"/>
          <w:szCs w:val="16"/>
        </w:rPr>
        <w:t>: Vererbung und Aggregation (aus [xIsadg DataDictionary], S. 12)</w:t>
      </w:r>
    </w:p>
    <w:p w:rsidR="00D32F39" w:rsidRDefault="00D32F39" w:rsidP="00D32F39">
      <w:pPr>
        <w:pStyle w:val="Textkrper"/>
        <w:ind w:right="-1"/>
      </w:pPr>
      <w:r>
        <w:rPr>
          <w:noProof/>
        </w:rPr>
        <w:drawing>
          <wp:anchor distT="0" distB="0" distL="114300" distR="114300" simplePos="0" relativeHeight="251676672" behindDoc="0" locked="0" layoutInCell="1" allowOverlap="1" wp14:anchorId="51E85D51" wp14:editId="5A50CEF5">
            <wp:simplePos x="0" y="0"/>
            <wp:positionH relativeFrom="column">
              <wp:posOffset>692150</wp:posOffset>
            </wp:positionH>
            <wp:positionV relativeFrom="paragraph">
              <wp:posOffset>219075</wp:posOffset>
            </wp:positionV>
            <wp:extent cx="4181475" cy="4314825"/>
            <wp:effectExtent l="19050" t="0" r="9525" b="0"/>
            <wp:wrapNone/>
            <wp:docPr id="20"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6"/>
                    <pic:cNvPicPr>
                      <a:picLocks noChangeAspect="1" noChangeArrowheads="1"/>
                    </pic:cNvPicPr>
                  </pic:nvPicPr>
                  <pic:blipFill>
                    <a:blip r:embed="rId65"/>
                    <a:srcRect/>
                    <a:stretch>
                      <a:fillRect/>
                    </a:stretch>
                  </pic:blipFill>
                  <pic:spPr bwMode="auto">
                    <a:xfrm>
                      <a:off x="0" y="0"/>
                      <a:ext cx="4181475" cy="4314825"/>
                    </a:xfrm>
                    <a:prstGeom prst="rect">
                      <a:avLst/>
                    </a:prstGeom>
                    <a:noFill/>
                  </pic:spPr>
                </pic:pic>
              </a:graphicData>
            </a:graphic>
          </wp:anchor>
        </w:drawing>
      </w:r>
      <w:r w:rsidRPr="00E123A1">
        <w:t xml:space="preserve">Das Vorkommen der Elemente: obligatorisch, vererbt </w:t>
      </w:r>
      <w:r>
        <w:t>oder aggregiert, graphisch darge</w:t>
      </w:r>
      <w:r w:rsidRPr="00E123A1">
        <w:t>stellt:</w:t>
      </w:r>
    </w:p>
    <w:p w:rsidR="00D32F39" w:rsidRDefault="00D32F39" w:rsidP="00D32F39">
      <w:pPr>
        <w:pStyle w:val="Textkrper"/>
        <w:ind w:right="-1"/>
      </w:pPr>
    </w:p>
    <w:p w:rsidR="00D32F39" w:rsidRDefault="00D32F39" w:rsidP="00D32F39">
      <w:pPr>
        <w:pStyle w:val="Textkrper"/>
        <w:ind w:right="-1"/>
      </w:pPr>
    </w:p>
    <w:p w:rsidR="00D32F39" w:rsidRDefault="00D32F39" w:rsidP="00D32F39">
      <w:pPr>
        <w:pStyle w:val="Textkrper"/>
        <w:ind w:right="-1"/>
      </w:pPr>
    </w:p>
    <w:p w:rsidR="00D32F39" w:rsidRDefault="00D32F39" w:rsidP="00D32F39">
      <w:pPr>
        <w:pStyle w:val="Textkrper"/>
        <w:ind w:right="-1"/>
      </w:pPr>
    </w:p>
    <w:p w:rsidR="00D32F39" w:rsidRDefault="00D32F39" w:rsidP="00D32F39">
      <w:pPr>
        <w:pStyle w:val="Textkrper"/>
        <w:ind w:right="-1"/>
      </w:pPr>
    </w:p>
    <w:p w:rsidR="00D32F39" w:rsidRDefault="00D32F39" w:rsidP="00D32F39">
      <w:pPr>
        <w:pStyle w:val="Textkrper"/>
        <w:ind w:right="-1"/>
      </w:pPr>
    </w:p>
    <w:p w:rsidR="00D32F39" w:rsidRDefault="00D32F39" w:rsidP="00D32F39">
      <w:pPr>
        <w:pStyle w:val="Textkrper"/>
        <w:ind w:right="-1"/>
      </w:pPr>
    </w:p>
    <w:p w:rsidR="00D32F39" w:rsidRDefault="00D32F39" w:rsidP="00D32F39">
      <w:pPr>
        <w:pStyle w:val="Textkrper"/>
        <w:ind w:right="-1"/>
      </w:pPr>
    </w:p>
    <w:p w:rsidR="00D32F39" w:rsidRDefault="00D32F39" w:rsidP="00D32F39">
      <w:pPr>
        <w:pStyle w:val="Textkrper"/>
        <w:ind w:right="-1"/>
      </w:pPr>
    </w:p>
    <w:p w:rsidR="00D32F39" w:rsidRDefault="00D32F39" w:rsidP="00D32F39">
      <w:pPr>
        <w:pStyle w:val="Textkrper"/>
        <w:ind w:right="-1"/>
      </w:pPr>
    </w:p>
    <w:p w:rsidR="00D32F39" w:rsidRDefault="00D32F39" w:rsidP="00D32F39">
      <w:pPr>
        <w:pStyle w:val="Textkrper"/>
        <w:ind w:right="-1"/>
      </w:pPr>
    </w:p>
    <w:p w:rsidR="00D32F39" w:rsidRDefault="00D32F39" w:rsidP="00D32F39">
      <w:pPr>
        <w:pStyle w:val="Textkrper"/>
        <w:ind w:right="-1"/>
      </w:pPr>
    </w:p>
    <w:p w:rsidR="00D32F39" w:rsidRDefault="00D32F39" w:rsidP="00D32F39">
      <w:pPr>
        <w:pStyle w:val="Textkrper"/>
        <w:ind w:right="-1"/>
      </w:pPr>
    </w:p>
    <w:p w:rsidR="00D32F39" w:rsidRDefault="00D32F39" w:rsidP="00D32F39">
      <w:pPr>
        <w:pStyle w:val="Textkrper"/>
        <w:ind w:right="-1"/>
      </w:pPr>
    </w:p>
    <w:p w:rsidR="00D32F39" w:rsidRDefault="00D32F39" w:rsidP="00D32F39">
      <w:pPr>
        <w:pStyle w:val="Textkrper"/>
        <w:ind w:right="-1"/>
      </w:pPr>
    </w:p>
    <w:p w:rsidR="00D32F39" w:rsidRDefault="00D32F39" w:rsidP="00D32F39">
      <w:pPr>
        <w:pStyle w:val="Textkrper"/>
        <w:ind w:right="-1"/>
      </w:pPr>
    </w:p>
    <w:p w:rsidR="00D32F39" w:rsidRPr="00043C80" w:rsidRDefault="00043C80" w:rsidP="00043C80">
      <w:pPr>
        <w:pStyle w:val="Beschriftung"/>
        <w:rPr>
          <w:sz w:val="16"/>
          <w:szCs w:val="16"/>
        </w:rPr>
      </w:pPr>
      <w:r>
        <w:rPr>
          <w:sz w:val="16"/>
          <w:szCs w:val="16"/>
        </w:rPr>
        <w:t>Abb. I.4</w:t>
      </w:r>
      <w:r w:rsidR="00D32F39" w:rsidRPr="00043C80">
        <w:rPr>
          <w:sz w:val="16"/>
          <w:szCs w:val="16"/>
        </w:rPr>
        <w:t>: obligatorische, vererbte und aggregierte Attribute in ISAD(G) (aus [xIsadg DataDictionary], S. 11)</w:t>
      </w:r>
    </w:p>
    <w:p w:rsidR="003C2CE1" w:rsidRDefault="003C2CE1" w:rsidP="003C2CE1">
      <w:pPr>
        <w:keepNext/>
        <w:rPr>
          <w:b/>
        </w:rPr>
      </w:pPr>
      <w:bookmarkStart w:id="265" w:name="_Toc369613406"/>
    </w:p>
    <w:p w:rsidR="00D32F39" w:rsidRPr="003C2CE1" w:rsidRDefault="003C2CE1" w:rsidP="003C2CE1">
      <w:pPr>
        <w:keepNext/>
        <w:rPr>
          <w:b/>
        </w:rPr>
      </w:pPr>
      <w:r>
        <w:rPr>
          <w:b/>
        </w:rPr>
        <w:t>I.3.4</w:t>
      </w:r>
      <w:r>
        <w:rPr>
          <w:b/>
        </w:rPr>
        <w:tab/>
      </w:r>
      <w:r w:rsidR="00D32F39" w:rsidRPr="003C2CE1">
        <w:rPr>
          <w:b/>
        </w:rPr>
        <w:t>Abbildung auf xIsadg und EAD</w:t>
      </w:r>
      <w:bookmarkEnd w:id="265"/>
    </w:p>
    <w:p w:rsidR="00D32F39" w:rsidRDefault="00D32F39" w:rsidP="00D32F39">
      <w:pPr>
        <w:pStyle w:val="Textkrper"/>
      </w:pPr>
      <w:r>
        <w:t>Die Abbildung von ISAD(G) auf xIsadg oder EAD folgt wie oben bereits erläutert den konkreten Implementierungen in den Staatsarchiven Basel-Stadt und Wallis.</w:t>
      </w:r>
    </w:p>
    <w:p w:rsidR="00D32F39" w:rsidRPr="00F56E3F" w:rsidRDefault="00D32F39" w:rsidP="00D32F39">
      <w:pPr>
        <w:pStyle w:val="Textkrper"/>
      </w:pPr>
      <w:r w:rsidRPr="00F56E3F">
        <w:t>Die Transformation eCH-</w:t>
      </w:r>
      <w:r>
        <w:t>0</w:t>
      </w:r>
      <w:r w:rsidRPr="00F56E3F">
        <w:t xml:space="preserve">160 </w:t>
      </w:r>
      <w:r w:rsidRPr="00F56E3F">
        <w:rPr>
          <w:szCs w:val="22"/>
        </w:rPr>
        <w:sym w:font="Wingdings" w:char="F0E0"/>
      </w:r>
      <w:r w:rsidRPr="00F56E3F">
        <w:t xml:space="preserve"> EAD bildet sämtliche eCH-0160-Attribute ab. Es werden auch Nicht-ISAD(G)-Felder gemappt (Details in der entsprechenden Excel Datei </w:t>
      </w:r>
      <w:r>
        <w:rPr>
          <w:i/>
        </w:rPr>
        <w:t>eCH</w:t>
      </w:r>
      <w:r>
        <w:rPr>
          <w:i/>
        </w:rPr>
        <w:noBreakHyphen/>
        <w:t>0160_xIsadg&amp;EAD.xlsx</w:t>
      </w:r>
      <w:r w:rsidRPr="00F56E3F">
        <w:rPr>
          <w:i/>
        </w:rPr>
        <w:t>)</w:t>
      </w:r>
      <w:r w:rsidRPr="00F56E3F">
        <w:t>. Damit ist sichergestellt, dass sämtliche deskriptiven Informati</w:t>
      </w:r>
      <w:r w:rsidRPr="00F56E3F">
        <w:lastRenderedPageBreak/>
        <w:t xml:space="preserve">onen der eCH-0160-Ablieferung im Archiv genutzt werden können. Die Transformation eCH-0160 </w:t>
      </w:r>
      <w:r w:rsidRPr="00F56E3F">
        <w:rPr>
          <w:szCs w:val="22"/>
        </w:rPr>
        <w:sym w:font="Wingdings" w:char="F0E0"/>
      </w:r>
      <w:r w:rsidRPr="00F56E3F">
        <w:t xml:space="preserve"> xIsadg hingegen reflektiert nur das Exzerpieren von Erschliessungsinformationen </w:t>
      </w:r>
      <w:r w:rsidRPr="00F56E3F">
        <w:rPr>
          <w:i/>
        </w:rPr>
        <w:t>(Descriptive Information).</w:t>
      </w:r>
    </w:p>
    <w:p w:rsidR="00D32F39" w:rsidRDefault="00D32F39" w:rsidP="00D32F39">
      <w:pPr>
        <w:pStyle w:val="Textkrper"/>
      </w:pPr>
      <w:r w:rsidRPr="00F56E3F">
        <w:t xml:space="preserve">Die Spalte xIsadg folgt einer relativen XPath Notation, während bei der EAD-Spalte eine Punkt-Notation </w:t>
      </w:r>
      <w:r w:rsidRPr="00F56E3F">
        <w:rPr>
          <w:i/>
        </w:rPr>
        <w:t>(current node)</w:t>
      </w:r>
      <w:r w:rsidRPr="00F56E3F">
        <w:t xml:space="preserve"> verwendet wurde.</w:t>
      </w:r>
    </w:p>
    <w:p w:rsidR="00D32F39" w:rsidRDefault="00D32F39" w:rsidP="00D32F39">
      <w:pPr>
        <w:pStyle w:val="Textkrper"/>
      </w:pPr>
      <w:r>
        <w:rPr>
          <w:noProof/>
        </w:rPr>
        <w:drawing>
          <wp:anchor distT="0" distB="0" distL="114300" distR="114300" simplePos="0" relativeHeight="251674624" behindDoc="0" locked="0" layoutInCell="1" allowOverlap="1" wp14:anchorId="6920615F" wp14:editId="1A446796">
            <wp:simplePos x="0" y="0"/>
            <wp:positionH relativeFrom="column">
              <wp:posOffset>491841</wp:posOffset>
            </wp:positionH>
            <wp:positionV relativeFrom="paragraph">
              <wp:posOffset>-55586</wp:posOffset>
            </wp:positionV>
            <wp:extent cx="4825905" cy="5513695"/>
            <wp:effectExtent l="19050" t="0" r="0" b="0"/>
            <wp:wrapNone/>
            <wp:docPr id="25"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8"/>
                    <pic:cNvPicPr>
                      <a:picLocks noChangeAspect="1" noChangeArrowheads="1"/>
                    </pic:cNvPicPr>
                  </pic:nvPicPr>
                  <pic:blipFill>
                    <a:blip r:embed="rId66"/>
                    <a:srcRect/>
                    <a:stretch>
                      <a:fillRect/>
                    </a:stretch>
                  </pic:blipFill>
                  <pic:spPr bwMode="auto">
                    <a:xfrm>
                      <a:off x="0" y="0"/>
                      <a:ext cx="4825905" cy="5513695"/>
                    </a:xfrm>
                    <a:prstGeom prst="rect">
                      <a:avLst/>
                    </a:prstGeom>
                    <a:noFill/>
                  </pic:spPr>
                </pic:pic>
              </a:graphicData>
            </a:graphic>
          </wp:anchor>
        </w:drawing>
      </w: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spacing w:after="0"/>
      </w:pPr>
    </w:p>
    <w:p w:rsidR="00D32F39" w:rsidRDefault="00D32F39" w:rsidP="00D32F39">
      <w:pPr>
        <w:pStyle w:val="Textkrper"/>
        <w:spacing w:after="0"/>
      </w:pPr>
    </w:p>
    <w:p w:rsidR="00D32F39" w:rsidRPr="00043C80" w:rsidRDefault="00043C80" w:rsidP="00D32F39">
      <w:pPr>
        <w:pStyle w:val="Beschriftung"/>
        <w:rPr>
          <w:sz w:val="16"/>
          <w:szCs w:val="16"/>
        </w:rPr>
      </w:pPr>
      <w:r>
        <w:rPr>
          <w:sz w:val="16"/>
          <w:szCs w:val="16"/>
        </w:rPr>
        <w:t>Abb.I.5</w:t>
      </w:r>
      <w:r w:rsidR="00D32F39" w:rsidRPr="00043C80">
        <w:rPr>
          <w:sz w:val="16"/>
          <w:szCs w:val="16"/>
        </w:rPr>
        <w:t>: Auszug aus den Tabellen in eCH-0160_xIsadg&amp;EAD.xlsx</w:t>
      </w:r>
    </w:p>
    <w:p w:rsidR="003C2CE1" w:rsidRPr="003C2CE1" w:rsidRDefault="003C2CE1" w:rsidP="003C2CE1">
      <w:pPr>
        <w:keepNext/>
        <w:rPr>
          <w:b/>
        </w:rPr>
      </w:pPr>
      <w:bookmarkStart w:id="266" w:name="_Toc369613407"/>
    </w:p>
    <w:p w:rsidR="00D32F39" w:rsidRPr="003C2CE1" w:rsidRDefault="003C2CE1" w:rsidP="003C2CE1">
      <w:pPr>
        <w:keepNext/>
        <w:rPr>
          <w:b/>
        </w:rPr>
      </w:pPr>
      <w:r>
        <w:rPr>
          <w:b/>
        </w:rPr>
        <w:t>I.3.5</w:t>
      </w:r>
      <w:r>
        <w:rPr>
          <w:b/>
        </w:rPr>
        <w:tab/>
      </w:r>
      <w:r w:rsidR="00D32F39" w:rsidRPr="003C2CE1">
        <w:rPr>
          <w:b/>
        </w:rPr>
        <w:t>XSL-Transformation</w:t>
      </w:r>
      <w:bookmarkEnd w:id="266"/>
    </w:p>
    <w:p w:rsidR="00D32F39" w:rsidRDefault="00D32F39" w:rsidP="00D32F39">
      <w:pPr>
        <w:pStyle w:val="Textkrper"/>
      </w:pPr>
      <w:r>
        <w:t xml:space="preserve">Damit auch eine Möglichkeit besteht, die Transformationen konkret zu überprüfen, sind beide Transformationen neben der Darstellung in Excel auch als XSL-Transformationen ausgeführt. Damit können mit einem entsprechenden Programm (saxon, xalan u.a.) XML-Metadatendateien nach eCH-0160 in die jeweils anderen Metadaten-Formate überführt werden. </w:t>
      </w:r>
    </w:p>
    <w:p w:rsidR="00D32F39" w:rsidRDefault="00D32F39" w:rsidP="00D32F39">
      <w:pPr>
        <w:pStyle w:val="Textkrper"/>
      </w:pPr>
      <w:r>
        <w:lastRenderedPageBreak/>
        <w:t xml:space="preserve">Der Übersichtlichkeit halber sind die Transformationen nach den vier Ebenen in eCH-0160 gegliedert </w:t>
      </w:r>
      <w:r w:rsidRPr="008A1C64">
        <w:rPr>
          <w:i/>
        </w:rPr>
        <w:t>..fond</w:t>
      </w:r>
      <w:r>
        <w:rPr>
          <w:i/>
        </w:rPr>
        <w:t>.xsl</w:t>
      </w:r>
      <w:r w:rsidRPr="008A1C64">
        <w:rPr>
          <w:i/>
        </w:rPr>
        <w:t xml:space="preserve"> ..serie</w:t>
      </w:r>
      <w:r>
        <w:rPr>
          <w:i/>
        </w:rPr>
        <w:t>.xsl</w:t>
      </w:r>
      <w:r w:rsidRPr="008A1C64">
        <w:rPr>
          <w:i/>
        </w:rPr>
        <w:t xml:space="preserve"> ..file</w:t>
      </w:r>
      <w:r>
        <w:rPr>
          <w:i/>
        </w:rPr>
        <w:t>.xsl</w:t>
      </w:r>
      <w:r w:rsidRPr="008A1C64">
        <w:rPr>
          <w:rStyle w:val="Funotenzeichen"/>
          <w:i/>
        </w:rPr>
        <w:footnoteReference w:id="4"/>
      </w:r>
      <w:r w:rsidRPr="008A1C64">
        <w:rPr>
          <w:i/>
        </w:rPr>
        <w:t xml:space="preserve"> </w:t>
      </w:r>
      <w:r w:rsidRPr="008A1C64">
        <w:t>und</w:t>
      </w:r>
      <w:r>
        <w:rPr>
          <w:i/>
        </w:rPr>
        <w:t xml:space="preserve"> </w:t>
      </w:r>
      <w:r w:rsidRPr="008A1C64">
        <w:rPr>
          <w:i/>
        </w:rPr>
        <w:t>..item</w:t>
      </w:r>
      <w:r>
        <w:rPr>
          <w:i/>
        </w:rPr>
        <w:t>.xsl</w:t>
      </w:r>
      <w:r>
        <w:t xml:space="preserve">. Zugangsbestimmungen, Entstehungszeitraum und Signatur sind gesondert in </w:t>
      </w:r>
      <w:r w:rsidRPr="008A1C64">
        <w:rPr>
          <w:i/>
        </w:rPr>
        <w:t>..access</w:t>
      </w:r>
      <w:r>
        <w:rPr>
          <w:i/>
        </w:rPr>
        <w:t>.xsl</w:t>
      </w:r>
      <w:r w:rsidRPr="008A1C64">
        <w:rPr>
          <w:i/>
        </w:rPr>
        <w:t xml:space="preserve"> ..date</w:t>
      </w:r>
      <w:r>
        <w:rPr>
          <w:i/>
        </w:rPr>
        <w:t>.xsl</w:t>
      </w:r>
      <w:r w:rsidRPr="008A1C64">
        <w:rPr>
          <w:i/>
        </w:rPr>
        <w:t xml:space="preserve"> </w:t>
      </w:r>
      <w:r w:rsidRPr="008A1C64">
        <w:t>und</w:t>
      </w:r>
      <w:r w:rsidRPr="008A1C64">
        <w:rPr>
          <w:i/>
        </w:rPr>
        <w:t xml:space="preserve"> ..reference</w:t>
      </w:r>
      <w:r>
        <w:rPr>
          <w:i/>
        </w:rPr>
        <w:t>.xsl</w:t>
      </w:r>
      <w:r>
        <w:t xml:space="preserve"> abgehandelt.</w:t>
      </w:r>
    </w:p>
    <w:p w:rsidR="00D32F39" w:rsidRDefault="00D32F39" w:rsidP="00D32F39">
      <w:pPr>
        <w:pStyle w:val="Textkrper"/>
      </w:pPr>
      <w:r>
        <w:rPr>
          <w:noProof/>
        </w:rPr>
        <w:drawing>
          <wp:anchor distT="0" distB="0" distL="114300" distR="114300" simplePos="0" relativeHeight="251675648" behindDoc="0" locked="0" layoutInCell="1" allowOverlap="1" wp14:anchorId="76AA5723" wp14:editId="7FDDD2A5">
            <wp:simplePos x="0" y="0"/>
            <wp:positionH relativeFrom="column">
              <wp:posOffset>17780</wp:posOffset>
            </wp:positionH>
            <wp:positionV relativeFrom="paragraph">
              <wp:posOffset>555625</wp:posOffset>
            </wp:positionV>
            <wp:extent cx="5760085" cy="3381375"/>
            <wp:effectExtent l="19050" t="0" r="0" b="0"/>
            <wp:wrapTopAndBottom/>
            <wp:docPr id="23"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1"/>
                    <pic:cNvPicPr>
                      <a:picLocks noChangeAspect="1" noChangeArrowheads="1"/>
                    </pic:cNvPicPr>
                  </pic:nvPicPr>
                  <pic:blipFill>
                    <a:blip r:embed="rId67"/>
                    <a:srcRect/>
                    <a:stretch>
                      <a:fillRect/>
                    </a:stretch>
                  </pic:blipFill>
                  <pic:spPr bwMode="auto">
                    <a:xfrm>
                      <a:off x="0" y="0"/>
                      <a:ext cx="5760085" cy="3381375"/>
                    </a:xfrm>
                    <a:prstGeom prst="rect">
                      <a:avLst/>
                    </a:prstGeom>
                    <a:noFill/>
                  </pic:spPr>
                </pic:pic>
              </a:graphicData>
            </a:graphic>
          </wp:anchor>
        </w:drawing>
      </w:r>
      <w:r>
        <w:t xml:space="preserve">Für den Online-Test steht eine Webapplikation zur Verfügung: </w:t>
      </w:r>
      <w:r>
        <w:br/>
      </w:r>
      <w:hyperlink r:id="rId68" w:history="1">
        <w:r w:rsidRPr="00255E29">
          <w:rPr>
            <w:rStyle w:val="Hyperlink"/>
          </w:rPr>
          <w:t>http://kost-ceco.ch/isadg/app/input.php</w:t>
        </w:r>
      </w:hyperlink>
      <w:r>
        <w:t xml:space="preserve"> </w:t>
      </w:r>
    </w:p>
    <w:p w:rsidR="00D32F39" w:rsidRPr="00043C80" w:rsidRDefault="00043C80" w:rsidP="00D32F39">
      <w:pPr>
        <w:pStyle w:val="Beschriftung"/>
        <w:rPr>
          <w:sz w:val="16"/>
          <w:szCs w:val="16"/>
        </w:rPr>
      </w:pPr>
      <w:r>
        <w:rPr>
          <w:sz w:val="16"/>
          <w:szCs w:val="16"/>
        </w:rPr>
        <w:t>Abb.I.6</w:t>
      </w:r>
      <w:r w:rsidR="00D32F39" w:rsidRPr="00043C80">
        <w:rPr>
          <w:sz w:val="16"/>
          <w:szCs w:val="16"/>
        </w:rPr>
        <w:t>: Screenshot der Webapplikation</w:t>
      </w:r>
    </w:p>
    <w:sectPr w:rsidR="00D32F39" w:rsidRPr="00043C80" w:rsidSect="00D040E1">
      <w:headerReference w:type="default" r:id="rId69"/>
      <w:footerReference w:type="default" r:id="rId70"/>
      <w:pgSz w:w="11907" w:h="16840" w:code="9"/>
      <w:pgMar w:top="1701" w:right="851" w:bottom="1134" w:left="1985" w:header="720" w:footer="68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2B0F" w:rsidRDefault="00352B0F">
      <w:r>
        <w:separator/>
      </w:r>
    </w:p>
  </w:endnote>
  <w:endnote w:type="continuationSeparator" w:id="0">
    <w:p w:rsidR="00352B0F" w:rsidRDefault="00352B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VPBank-Normal">
    <w:altName w:val="Times New Roman"/>
    <w:panose1 w:val="00000000000000000000"/>
    <w:charset w:val="00"/>
    <w:family w:val="auto"/>
    <w:notTrueType/>
    <w:pitch w:val="variable"/>
    <w:sig w:usb0="00000003" w:usb1="00000000" w:usb2="00000000" w:usb3="00000000" w:csb0="00000001" w:csb1="00000000"/>
  </w:font>
  <w:font w:name="Futura Lt BT">
    <w:altName w:val="Century Gothic"/>
    <w:panose1 w:val="00000000000000000000"/>
    <w:charset w:val="00"/>
    <w:family w:val="swiss"/>
    <w:notTrueType/>
    <w:pitch w:val="variable"/>
    <w:sig w:usb0="00000003" w:usb1="00000000" w:usb2="00000000" w:usb3="00000000" w:csb0="00000001" w:csb1="00000000"/>
  </w:font>
  <w:font w:name="Frutiger 57Cn">
    <w:altName w:val="Arial Narrow"/>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B0F" w:rsidRPr="00FD1D8B" w:rsidRDefault="00352B0F" w:rsidP="005A73D0">
    <w:pPr>
      <w:pBdr>
        <w:top w:val="single" w:sz="4" w:space="1" w:color="auto"/>
      </w:pBdr>
      <w:tabs>
        <w:tab w:val="right" w:pos="9071"/>
      </w:tabs>
      <w:rPr>
        <w:rFonts w:cs="Arial"/>
        <w:sz w:val="20"/>
      </w:rPr>
    </w:pPr>
    <w:r w:rsidRPr="00FD1D8B">
      <w:rPr>
        <w:sz w:val="20"/>
      </w:rPr>
      <w:t>Verein eCH, Mainaustrasse 30,</w:t>
    </w:r>
    <w:r>
      <w:rPr>
        <w:sz w:val="20"/>
      </w:rPr>
      <w:t xml:space="preserve"> Postfach,</w:t>
    </w:r>
    <w:r w:rsidRPr="00FD1D8B">
      <w:rPr>
        <w:sz w:val="20"/>
      </w:rPr>
      <w:t xml:space="preserve"> 80</w:t>
    </w:r>
    <w:r>
      <w:rPr>
        <w:sz w:val="20"/>
      </w:rPr>
      <w:t>34</w:t>
    </w:r>
    <w:r w:rsidRPr="00FD1D8B">
      <w:rPr>
        <w:sz w:val="20"/>
      </w:rPr>
      <w:t xml:space="preserve"> Zürich</w:t>
    </w:r>
    <w:r w:rsidRPr="00FD1D8B">
      <w:rPr>
        <w:sz w:val="20"/>
      </w:rPr>
      <w:tab/>
      <w:t xml:space="preserve"> </w:t>
    </w:r>
    <w:hyperlink r:id="rId1" w:history="1">
      <w:r w:rsidRPr="00FD1D8B">
        <w:rPr>
          <w:rStyle w:val="Hyperlink"/>
          <w:rFonts w:ascii="Arial" w:hAnsi="Arial" w:cs="Arial"/>
        </w:rPr>
        <w:t>info@ech.ch</w:t>
      </w:r>
    </w:hyperlink>
    <w:r w:rsidRPr="00FD1D8B">
      <w:rPr>
        <w:sz w:val="20"/>
      </w:rPr>
      <w:br/>
      <w:t>T 044 388 74 64</w:t>
    </w:r>
    <w:r>
      <w:rPr>
        <w:sz w:val="20"/>
      </w:rPr>
      <w:t>,</w:t>
    </w:r>
    <w:r w:rsidRPr="00FD1D8B">
      <w:rPr>
        <w:sz w:val="20"/>
      </w:rPr>
      <w:t xml:space="preserve"> F 044 388 71 80</w:t>
    </w:r>
    <w:r w:rsidRPr="00FD1D8B">
      <w:rPr>
        <w:sz w:val="20"/>
      </w:rPr>
      <w:tab/>
    </w:r>
    <w:hyperlink r:id="rId2" w:history="1">
      <w:r w:rsidRPr="00FD1D8B">
        <w:rPr>
          <w:rStyle w:val="Hyperlink"/>
          <w:rFonts w:ascii="Arial" w:hAnsi="Arial" w:cs="Arial"/>
        </w:rPr>
        <w:t>www.ech.ch</w:t>
      </w:r>
    </w:hyperlink>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2B0F" w:rsidRDefault="00352B0F">
      <w:r>
        <w:separator/>
      </w:r>
    </w:p>
  </w:footnote>
  <w:footnote w:type="continuationSeparator" w:id="0">
    <w:p w:rsidR="00352B0F" w:rsidRDefault="00352B0F">
      <w:r>
        <w:continuationSeparator/>
      </w:r>
    </w:p>
  </w:footnote>
  <w:footnote w:id="1">
    <w:p w:rsidR="00352B0F" w:rsidRPr="003653E1" w:rsidRDefault="00352B0F" w:rsidP="00D32F39">
      <w:pPr>
        <w:pStyle w:val="Funotentext"/>
        <w:rPr>
          <w:sz w:val="20"/>
        </w:rPr>
      </w:pPr>
      <w:r w:rsidRPr="002B2E53">
        <w:rPr>
          <w:rStyle w:val="Funotenzeichen"/>
        </w:rPr>
        <w:footnoteRef/>
      </w:r>
      <w:r w:rsidRPr="002B2E53">
        <w:t xml:space="preserve"> </w:t>
      </w:r>
      <w:r w:rsidRPr="002B2E53">
        <w:rPr>
          <w:sz w:val="20"/>
        </w:rPr>
        <w:t xml:space="preserve">Ein Bestand setzt sich in der Regel aus mehreren Ablieferungen der gleichen Behörde (Provenienz) zusammen; wir müssen hier also genaugenommen von einem </w:t>
      </w:r>
      <w:r w:rsidRPr="002B2E53">
        <w:rPr>
          <w:i/>
          <w:sz w:val="20"/>
        </w:rPr>
        <w:t>Ablieferungsbestand</w:t>
      </w:r>
      <w:r w:rsidRPr="002B2E53">
        <w:rPr>
          <w:sz w:val="20"/>
        </w:rPr>
        <w:t xml:space="preserve"> sprechen.</w:t>
      </w:r>
    </w:p>
  </w:footnote>
  <w:footnote w:id="2">
    <w:p w:rsidR="00352B0F" w:rsidRDefault="00352B0F" w:rsidP="00D32F39">
      <w:pPr>
        <w:pStyle w:val="Funotentext"/>
        <w:widowControl w:val="0"/>
        <w:spacing w:after="60"/>
      </w:pPr>
      <w:r w:rsidRPr="002B2E53">
        <w:rPr>
          <w:rStyle w:val="Funotenzeichen"/>
        </w:rPr>
        <w:footnoteRef/>
      </w:r>
      <w:r w:rsidRPr="002B2E53">
        <w:t xml:space="preserve"> </w:t>
      </w:r>
      <w:r w:rsidRPr="002B2E53">
        <w:rPr>
          <w:sz w:val="20"/>
        </w:rPr>
        <w:t xml:space="preserve">Das rührt daher, dass eCH-0160 auf dem GEVER-Metadatenkonzept </w:t>
      </w:r>
      <w:r>
        <w:rPr>
          <w:sz w:val="20"/>
        </w:rPr>
        <w:t>[</w:t>
      </w:r>
      <w:r w:rsidRPr="002B2E53">
        <w:rPr>
          <w:sz w:val="20"/>
        </w:rPr>
        <w:t>I017</w:t>
      </w:r>
      <w:r>
        <w:rPr>
          <w:sz w:val="20"/>
        </w:rPr>
        <w:t>]</w:t>
      </w:r>
      <w:r w:rsidRPr="002B2E53">
        <w:rPr>
          <w:sz w:val="20"/>
        </w:rPr>
        <w:t xml:space="preserve"> basiert.</w:t>
      </w:r>
    </w:p>
  </w:footnote>
  <w:footnote w:id="3">
    <w:p w:rsidR="00352B0F" w:rsidRDefault="00352B0F" w:rsidP="00D32F39">
      <w:pPr>
        <w:pStyle w:val="Funotentext"/>
        <w:widowControl w:val="0"/>
      </w:pPr>
      <w:r>
        <w:rPr>
          <w:rStyle w:val="Funotenzeichen"/>
        </w:rPr>
        <w:footnoteRef/>
      </w:r>
      <w:r>
        <w:t xml:space="preserve"> </w:t>
      </w:r>
      <w:r w:rsidRPr="00FC79A1">
        <w:rPr>
          <w:sz w:val="20"/>
        </w:rPr>
        <w:t xml:space="preserve">Aggregiert (lateinisch </w:t>
      </w:r>
      <w:r w:rsidRPr="00FC79A1">
        <w:rPr>
          <w:i/>
          <w:sz w:val="20"/>
        </w:rPr>
        <w:t>aggregatio</w:t>
      </w:r>
      <w:r w:rsidRPr="00FC79A1">
        <w:rPr>
          <w:sz w:val="20"/>
        </w:rPr>
        <w:t>: Anhäufung, Vereinigung) bedeutet, dass das Element auf mindestens einer Hierarchiestufe vorhanden sein muss und die Werte auf die jeweils darüber liegenden Stufen logisch zusammengeführt werden; auf den darunter liegenden Hierarchiestufen ist das Element fakultativ.</w:t>
      </w:r>
    </w:p>
  </w:footnote>
  <w:footnote w:id="4">
    <w:p w:rsidR="00352B0F" w:rsidRDefault="00352B0F" w:rsidP="00D32F39">
      <w:pPr>
        <w:pStyle w:val="Funotentext"/>
      </w:pPr>
      <w:r>
        <w:rPr>
          <w:rStyle w:val="Funotenzeichen"/>
        </w:rPr>
        <w:footnoteRef/>
      </w:r>
      <w:r>
        <w:t xml:space="preserve"> </w:t>
      </w:r>
      <w:r w:rsidRPr="006E16DF">
        <w:rPr>
          <w:sz w:val="20"/>
        </w:rPr>
        <w:t xml:space="preserve">NB: Die englischen Termini </w:t>
      </w:r>
      <w:r w:rsidRPr="006E16DF">
        <w:rPr>
          <w:i/>
          <w:sz w:val="20"/>
        </w:rPr>
        <w:t>file</w:t>
      </w:r>
      <w:r w:rsidRPr="006E16DF">
        <w:rPr>
          <w:sz w:val="20"/>
        </w:rPr>
        <w:t xml:space="preserve"> und </w:t>
      </w:r>
      <w:r w:rsidRPr="006E16DF">
        <w:rPr>
          <w:i/>
          <w:sz w:val="20"/>
        </w:rPr>
        <w:t>item</w:t>
      </w:r>
      <w:r w:rsidRPr="006E16DF">
        <w:rPr>
          <w:sz w:val="20"/>
        </w:rPr>
        <w:t xml:space="preserve"> entsprechen den deutschen „Dossier“ und „Dokument“.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B0F" w:rsidRDefault="00352B0F">
    <w:pPr>
      <w:pStyle w:val="Kopfzeile"/>
    </w:pPr>
  </w:p>
  <w:p w:rsidR="00352B0F" w:rsidRDefault="00523F32">
    <w:pPr>
      <w:pStyle w:val="Kopfzeile"/>
      <w:tabs>
        <w:tab w:val="left" w:pos="1418"/>
      </w:tabs>
    </w:pPr>
    <w:r>
      <w:pict>
        <v:group id="_x0000_s2050" editas="canvas" style="width:78.45pt;height:38.25pt;mso-position-horizontal-relative:char;mso-position-vertical-relative:line" coordsize="1569,765">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width:1569;height:765" o:preferrelative="f">
            <v:fill o:detectmouseclick="t"/>
            <v:path o:extrusionok="t" o:connecttype="none"/>
            <o:lock v:ext="edit" text="t"/>
          </v:shape>
          <v:shape id="_x0000_s2057" type="#_x0000_t75" style="position:absolute;left:54;top:83;width:1515;height:663">
            <v:imagedata r:id="rId1" o:title="eCH_Newsletter"/>
          </v:shape>
          <w10:wrap type="none"/>
          <w10:anchorlock/>
        </v:group>
      </w:pict>
    </w:r>
    <w:r w:rsidR="00352B0F">
      <w:t xml:space="preserve"> E-</w:t>
    </w:r>
    <w:r w:rsidR="00352B0F" w:rsidRPr="00B109D7">
      <w:t>Government-Standards</w:t>
    </w:r>
    <w:r w:rsidR="00352B0F">
      <w:rPr>
        <w:b/>
      </w:rPr>
      <w:tab/>
    </w:r>
    <w:r w:rsidR="00352B0F">
      <w:t xml:space="preserve">Seite </w:t>
    </w:r>
    <w:r w:rsidR="00352B0F">
      <w:fldChar w:fldCharType="begin"/>
    </w:r>
    <w:r w:rsidR="00352B0F">
      <w:instrText xml:space="preserve"> PAGE </w:instrText>
    </w:r>
    <w:r w:rsidR="00352B0F">
      <w:fldChar w:fldCharType="separate"/>
    </w:r>
    <w:r>
      <w:rPr>
        <w:noProof/>
      </w:rPr>
      <w:t>34</w:t>
    </w:r>
    <w:r w:rsidR="00352B0F">
      <w:rPr>
        <w:noProof/>
      </w:rPr>
      <w:fldChar w:fldCharType="end"/>
    </w:r>
    <w:r w:rsidR="00352B0F">
      <w:t xml:space="preserve"> von </w:t>
    </w:r>
    <w:r>
      <w:fldChar w:fldCharType="begin"/>
    </w:r>
    <w:r>
      <w:instrText xml:space="preserve"> NUMPAGES </w:instrText>
    </w:r>
    <w:r>
      <w:fldChar w:fldCharType="separate"/>
    </w:r>
    <w:r>
      <w:rPr>
        <w:noProof/>
      </w:rPr>
      <w:t>68</w:t>
    </w:r>
    <w:r>
      <w:rPr>
        <w:noProof/>
      </w:rPr>
      <w:fldChar w:fldCharType="end"/>
    </w:r>
  </w:p>
  <w:p w:rsidR="00352B0F" w:rsidRDefault="00352B0F" w:rsidP="0029192A">
    <w:pPr>
      <w:pStyle w:val="Fuzeile"/>
      <w:pBdr>
        <w:top w:val="single" w:sz="6"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4AB45B60"/>
    <w:lvl w:ilvl="0">
      <w:start w:val="1"/>
      <w:numFmt w:val="decimal"/>
      <w:pStyle w:val="Listenfortsetzung5"/>
      <w:lvlText w:val="%1."/>
      <w:lvlJc w:val="left"/>
      <w:pPr>
        <w:tabs>
          <w:tab w:val="num" w:pos="1492"/>
        </w:tabs>
        <w:ind w:left="1492" w:hanging="360"/>
      </w:pPr>
    </w:lvl>
  </w:abstractNum>
  <w:abstractNum w:abstractNumId="1">
    <w:nsid w:val="FFFFFF7D"/>
    <w:multiLevelType w:val="singleLevel"/>
    <w:tmpl w:val="6DF4B7B8"/>
    <w:lvl w:ilvl="0">
      <w:start w:val="1"/>
      <w:numFmt w:val="decimal"/>
      <w:pStyle w:val="Listenfortsetzung4"/>
      <w:lvlText w:val="%1."/>
      <w:lvlJc w:val="left"/>
      <w:pPr>
        <w:tabs>
          <w:tab w:val="num" w:pos="1209"/>
        </w:tabs>
        <w:ind w:left="1209" w:hanging="360"/>
      </w:pPr>
    </w:lvl>
  </w:abstractNum>
  <w:abstractNum w:abstractNumId="2">
    <w:nsid w:val="FFFFFF7E"/>
    <w:multiLevelType w:val="singleLevel"/>
    <w:tmpl w:val="DE3C3682"/>
    <w:lvl w:ilvl="0">
      <w:start w:val="1"/>
      <w:numFmt w:val="decimal"/>
      <w:pStyle w:val="Listenfortsetzung3"/>
      <w:lvlText w:val="%1."/>
      <w:lvlJc w:val="left"/>
      <w:pPr>
        <w:tabs>
          <w:tab w:val="num" w:pos="926"/>
        </w:tabs>
        <w:ind w:left="926" w:hanging="360"/>
      </w:pPr>
    </w:lvl>
  </w:abstractNum>
  <w:abstractNum w:abstractNumId="3">
    <w:nsid w:val="FFFFFF80"/>
    <w:multiLevelType w:val="singleLevel"/>
    <w:tmpl w:val="AF58616E"/>
    <w:lvl w:ilvl="0">
      <w:start w:val="1"/>
      <w:numFmt w:val="bullet"/>
      <w:pStyle w:val="Textkrper2"/>
      <w:lvlText w:val=""/>
      <w:lvlJc w:val="left"/>
      <w:pPr>
        <w:tabs>
          <w:tab w:val="num" w:pos="1492"/>
        </w:tabs>
        <w:ind w:left="1492" w:hanging="360"/>
      </w:pPr>
      <w:rPr>
        <w:rFonts w:ascii="Symbol" w:hAnsi="Symbol" w:hint="default"/>
      </w:rPr>
    </w:lvl>
  </w:abstractNum>
  <w:abstractNum w:abstractNumId="4">
    <w:nsid w:val="032843DE"/>
    <w:multiLevelType w:val="hybridMultilevel"/>
    <w:tmpl w:val="A9F4662E"/>
    <w:lvl w:ilvl="0" w:tplc="F7F8A302">
      <w:start w:val="1"/>
      <w:numFmt w:val="bullet"/>
      <w:pStyle w:val="Listennummer4"/>
      <w:lvlText w:val=""/>
      <w:lvlJc w:val="left"/>
      <w:pPr>
        <w:tabs>
          <w:tab w:val="num" w:pos="499"/>
        </w:tabs>
        <w:ind w:left="499" w:hanging="499"/>
      </w:pPr>
      <w:rPr>
        <w:rFonts w:ascii="Symbol" w:hAnsi="Symbol" w:hint="default"/>
      </w:rPr>
    </w:lvl>
    <w:lvl w:ilvl="1" w:tplc="0FFA3100" w:tentative="1">
      <w:start w:val="1"/>
      <w:numFmt w:val="bullet"/>
      <w:lvlText w:val="o"/>
      <w:lvlJc w:val="left"/>
      <w:pPr>
        <w:tabs>
          <w:tab w:val="num" w:pos="1440"/>
        </w:tabs>
        <w:ind w:left="1440" w:hanging="360"/>
      </w:pPr>
      <w:rPr>
        <w:rFonts w:ascii="Courier New" w:hAnsi="Courier New" w:cs="Arial" w:hint="default"/>
      </w:rPr>
    </w:lvl>
    <w:lvl w:ilvl="2" w:tplc="23F6DB90" w:tentative="1">
      <w:start w:val="1"/>
      <w:numFmt w:val="bullet"/>
      <w:lvlText w:val=""/>
      <w:lvlJc w:val="left"/>
      <w:pPr>
        <w:tabs>
          <w:tab w:val="num" w:pos="2160"/>
        </w:tabs>
        <w:ind w:left="2160" w:hanging="360"/>
      </w:pPr>
      <w:rPr>
        <w:rFonts w:ascii="Wingdings" w:hAnsi="Wingdings" w:hint="default"/>
      </w:rPr>
    </w:lvl>
    <w:lvl w:ilvl="3" w:tplc="B4DAA198" w:tentative="1">
      <w:start w:val="1"/>
      <w:numFmt w:val="bullet"/>
      <w:lvlText w:val=""/>
      <w:lvlJc w:val="left"/>
      <w:pPr>
        <w:tabs>
          <w:tab w:val="num" w:pos="2880"/>
        </w:tabs>
        <w:ind w:left="2880" w:hanging="360"/>
      </w:pPr>
      <w:rPr>
        <w:rFonts w:ascii="Symbol" w:hAnsi="Symbol" w:hint="default"/>
      </w:rPr>
    </w:lvl>
    <w:lvl w:ilvl="4" w:tplc="B2E8FEFE" w:tentative="1">
      <w:start w:val="1"/>
      <w:numFmt w:val="bullet"/>
      <w:lvlText w:val="o"/>
      <w:lvlJc w:val="left"/>
      <w:pPr>
        <w:tabs>
          <w:tab w:val="num" w:pos="3600"/>
        </w:tabs>
        <w:ind w:left="3600" w:hanging="360"/>
      </w:pPr>
      <w:rPr>
        <w:rFonts w:ascii="Courier New" w:hAnsi="Courier New" w:cs="Arial" w:hint="default"/>
      </w:rPr>
    </w:lvl>
    <w:lvl w:ilvl="5" w:tplc="0478BE0E" w:tentative="1">
      <w:start w:val="1"/>
      <w:numFmt w:val="bullet"/>
      <w:lvlText w:val=""/>
      <w:lvlJc w:val="left"/>
      <w:pPr>
        <w:tabs>
          <w:tab w:val="num" w:pos="4320"/>
        </w:tabs>
        <w:ind w:left="4320" w:hanging="360"/>
      </w:pPr>
      <w:rPr>
        <w:rFonts w:ascii="Wingdings" w:hAnsi="Wingdings" w:hint="default"/>
      </w:rPr>
    </w:lvl>
    <w:lvl w:ilvl="6" w:tplc="B082E6C2" w:tentative="1">
      <w:start w:val="1"/>
      <w:numFmt w:val="bullet"/>
      <w:lvlText w:val=""/>
      <w:lvlJc w:val="left"/>
      <w:pPr>
        <w:tabs>
          <w:tab w:val="num" w:pos="5040"/>
        </w:tabs>
        <w:ind w:left="5040" w:hanging="360"/>
      </w:pPr>
      <w:rPr>
        <w:rFonts w:ascii="Symbol" w:hAnsi="Symbol" w:hint="default"/>
      </w:rPr>
    </w:lvl>
    <w:lvl w:ilvl="7" w:tplc="51D27EBC" w:tentative="1">
      <w:start w:val="1"/>
      <w:numFmt w:val="bullet"/>
      <w:lvlText w:val="o"/>
      <w:lvlJc w:val="left"/>
      <w:pPr>
        <w:tabs>
          <w:tab w:val="num" w:pos="5760"/>
        </w:tabs>
        <w:ind w:left="5760" w:hanging="360"/>
      </w:pPr>
      <w:rPr>
        <w:rFonts w:ascii="Courier New" w:hAnsi="Courier New" w:cs="Arial" w:hint="default"/>
      </w:rPr>
    </w:lvl>
    <w:lvl w:ilvl="8" w:tplc="8C4CA470" w:tentative="1">
      <w:start w:val="1"/>
      <w:numFmt w:val="bullet"/>
      <w:lvlText w:val=""/>
      <w:lvlJc w:val="left"/>
      <w:pPr>
        <w:tabs>
          <w:tab w:val="num" w:pos="6480"/>
        </w:tabs>
        <w:ind w:left="6480" w:hanging="360"/>
      </w:pPr>
      <w:rPr>
        <w:rFonts w:ascii="Wingdings" w:hAnsi="Wingdings" w:hint="default"/>
      </w:rPr>
    </w:lvl>
  </w:abstractNum>
  <w:abstractNum w:abstractNumId="5">
    <w:nsid w:val="0495070D"/>
    <w:multiLevelType w:val="hybridMultilevel"/>
    <w:tmpl w:val="3A2888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097C08C3"/>
    <w:multiLevelType w:val="hybridMultilevel"/>
    <w:tmpl w:val="A3B6FD2E"/>
    <w:lvl w:ilvl="0" w:tplc="6A164192">
      <w:numFmt w:val="bullet"/>
      <w:lvlText w:val=""/>
      <w:lvlJc w:val="left"/>
      <w:pPr>
        <w:tabs>
          <w:tab w:val="num" w:pos="420"/>
        </w:tabs>
        <w:ind w:left="420" w:hanging="420"/>
      </w:pPr>
      <w:rPr>
        <w:rFonts w:ascii="Symbol" w:eastAsia="Times New Roman" w:hAnsi="Symbol" w:cs="Times New Roman" w:hint="default"/>
        <w:color w:val="auto"/>
      </w:rPr>
    </w:lvl>
    <w:lvl w:ilvl="1" w:tplc="E2E04774" w:tentative="1">
      <w:start w:val="1"/>
      <w:numFmt w:val="bullet"/>
      <w:lvlText w:val="o"/>
      <w:lvlJc w:val="left"/>
      <w:pPr>
        <w:tabs>
          <w:tab w:val="num" w:pos="1440"/>
        </w:tabs>
        <w:ind w:left="1440" w:hanging="360"/>
      </w:pPr>
      <w:rPr>
        <w:rFonts w:ascii="Courier New" w:hAnsi="Courier New" w:cs="Courier New" w:hint="default"/>
      </w:rPr>
    </w:lvl>
    <w:lvl w:ilvl="2" w:tplc="BC98C110" w:tentative="1">
      <w:start w:val="1"/>
      <w:numFmt w:val="bullet"/>
      <w:lvlText w:val=""/>
      <w:lvlJc w:val="left"/>
      <w:pPr>
        <w:tabs>
          <w:tab w:val="num" w:pos="2160"/>
        </w:tabs>
        <w:ind w:left="2160" w:hanging="360"/>
      </w:pPr>
      <w:rPr>
        <w:rFonts w:ascii="Wingdings" w:hAnsi="Wingdings" w:hint="default"/>
      </w:rPr>
    </w:lvl>
    <w:lvl w:ilvl="3" w:tplc="15CC819E" w:tentative="1">
      <w:start w:val="1"/>
      <w:numFmt w:val="bullet"/>
      <w:lvlText w:val=""/>
      <w:lvlJc w:val="left"/>
      <w:pPr>
        <w:tabs>
          <w:tab w:val="num" w:pos="2880"/>
        </w:tabs>
        <w:ind w:left="2880" w:hanging="360"/>
      </w:pPr>
      <w:rPr>
        <w:rFonts w:ascii="Symbol" w:hAnsi="Symbol" w:hint="default"/>
      </w:rPr>
    </w:lvl>
    <w:lvl w:ilvl="4" w:tplc="09CC4CDA" w:tentative="1">
      <w:start w:val="1"/>
      <w:numFmt w:val="bullet"/>
      <w:lvlText w:val="o"/>
      <w:lvlJc w:val="left"/>
      <w:pPr>
        <w:tabs>
          <w:tab w:val="num" w:pos="3600"/>
        </w:tabs>
        <w:ind w:left="3600" w:hanging="360"/>
      </w:pPr>
      <w:rPr>
        <w:rFonts w:ascii="Courier New" w:hAnsi="Courier New" w:cs="Courier New" w:hint="default"/>
      </w:rPr>
    </w:lvl>
    <w:lvl w:ilvl="5" w:tplc="C1CEB754" w:tentative="1">
      <w:start w:val="1"/>
      <w:numFmt w:val="bullet"/>
      <w:lvlText w:val=""/>
      <w:lvlJc w:val="left"/>
      <w:pPr>
        <w:tabs>
          <w:tab w:val="num" w:pos="4320"/>
        </w:tabs>
        <w:ind w:left="4320" w:hanging="360"/>
      </w:pPr>
      <w:rPr>
        <w:rFonts w:ascii="Wingdings" w:hAnsi="Wingdings" w:hint="default"/>
      </w:rPr>
    </w:lvl>
    <w:lvl w:ilvl="6" w:tplc="9CB4492C" w:tentative="1">
      <w:start w:val="1"/>
      <w:numFmt w:val="bullet"/>
      <w:lvlText w:val=""/>
      <w:lvlJc w:val="left"/>
      <w:pPr>
        <w:tabs>
          <w:tab w:val="num" w:pos="5040"/>
        </w:tabs>
        <w:ind w:left="5040" w:hanging="360"/>
      </w:pPr>
      <w:rPr>
        <w:rFonts w:ascii="Symbol" w:hAnsi="Symbol" w:hint="default"/>
      </w:rPr>
    </w:lvl>
    <w:lvl w:ilvl="7" w:tplc="92CC2340" w:tentative="1">
      <w:start w:val="1"/>
      <w:numFmt w:val="bullet"/>
      <w:lvlText w:val="o"/>
      <w:lvlJc w:val="left"/>
      <w:pPr>
        <w:tabs>
          <w:tab w:val="num" w:pos="5760"/>
        </w:tabs>
        <w:ind w:left="5760" w:hanging="360"/>
      </w:pPr>
      <w:rPr>
        <w:rFonts w:ascii="Courier New" w:hAnsi="Courier New" w:cs="Courier New" w:hint="default"/>
      </w:rPr>
    </w:lvl>
    <w:lvl w:ilvl="8" w:tplc="AE64A53E" w:tentative="1">
      <w:start w:val="1"/>
      <w:numFmt w:val="bullet"/>
      <w:lvlText w:val=""/>
      <w:lvlJc w:val="left"/>
      <w:pPr>
        <w:tabs>
          <w:tab w:val="num" w:pos="6480"/>
        </w:tabs>
        <w:ind w:left="6480" w:hanging="360"/>
      </w:pPr>
      <w:rPr>
        <w:rFonts w:ascii="Wingdings" w:hAnsi="Wingdings" w:hint="default"/>
      </w:rPr>
    </w:lvl>
  </w:abstractNum>
  <w:abstractNum w:abstractNumId="7">
    <w:nsid w:val="1F605ECB"/>
    <w:multiLevelType w:val="hybridMultilevel"/>
    <w:tmpl w:val="9516D7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23B87AA2"/>
    <w:multiLevelType w:val="singleLevel"/>
    <w:tmpl w:val="1EF62590"/>
    <w:lvl w:ilvl="0">
      <w:start w:val="1"/>
      <w:numFmt w:val="bullet"/>
      <w:pStyle w:val="Lauftextnormal"/>
      <w:lvlText w:val=""/>
      <w:lvlJc w:val="left"/>
      <w:pPr>
        <w:tabs>
          <w:tab w:val="num" w:pos="360"/>
        </w:tabs>
        <w:ind w:left="360" w:hanging="360"/>
      </w:pPr>
      <w:rPr>
        <w:rFonts w:ascii="Symbol" w:hAnsi="Symbol" w:hint="default"/>
      </w:rPr>
    </w:lvl>
  </w:abstractNum>
  <w:abstractNum w:abstractNumId="9">
    <w:nsid w:val="26A54CDC"/>
    <w:multiLevelType w:val="hybridMultilevel"/>
    <w:tmpl w:val="99D033E8"/>
    <w:lvl w:ilvl="0" w:tplc="689244AA">
      <w:start w:val="1"/>
      <w:numFmt w:val="bullet"/>
      <w:pStyle w:val="Aufgezhlt"/>
      <w:lvlText w:val=""/>
      <w:lvlJc w:val="left"/>
      <w:pPr>
        <w:tabs>
          <w:tab w:val="num" w:pos="720"/>
        </w:tabs>
        <w:ind w:left="720" w:hanging="360"/>
      </w:pPr>
      <w:rPr>
        <w:rFonts w:ascii="Symbol" w:hAnsi="Symbol" w:hint="default"/>
      </w:rPr>
    </w:lvl>
    <w:lvl w:ilvl="1" w:tplc="91C23A54" w:tentative="1">
      <w:start w:val="1"/>
      <w:numFmt w:val="bullet"/>
      <w:lvlText w:val="o"/>
      <w:lvlJc w:val="left"/>
      <w:pPr>
        <w:tabs>
          <w:tab w:val="num" w:pos="1440"/>
        </w:tabs>
        <w:ind w:left="1440" w:hanging="360"/>
      </w:pPr>
      <w:rPr>
        <w:rFonts w:ascii="Courier New" w:hAnsi="Courier New" w:cs="Courier New" w:hint="default"/>
      </w:rPr>
    </w:lvl>
    <w:lvl w:ilvl="2" w:tplc="0C2C39C2" w:tentative="1">
      <w:start w:val="1"/>
      <w:numFmt w:val="bullet"/>
      <w:lvlText w:val=""/>
      <w:lvlJc w:val="left"/>
      <w:pPr>
        <w:tabs>
          <w:tab w:val="num" w:pos="2160"/>
        </w:tabs>
        <w:ind w:left="2160" w:hanging="360"/>
      </w:pPr>
      <w:rPr>
        <w:rFonts w:ascii="Wingdings" w:hAnsi="Wingdings" w:hint="default"/>
      </w:rPr>
    </w:lvl>
    <w:lvl w:ilvl="3" w:tplc="2286CFBE" w:tentative="1">
      <w:start w:val="1"/>
      <w:numFmt w:val="bullet"/>
      <w:lvlText w:val=""/>
      <w:lvlJc w:val="left"/>
      <w:pPr>
        <w:tabs>
          <w:tab w:val="num" w:pos="2880"/>
        </w:tabs>
        <w:ind w:left="2880" w:hanging="360"/>
      </w:pPr>
      <w:rPr>
        <w:rFonts w:ascii="Symbol" w:hAnsi="Symbol" w:hint="default"/>
      </w:rPr>
    </w:lvl>
    <w:lvl w:ilvl="4" w:tplc="61D0078C" w:tentative="1">
      <w:start w:val="1"/>
      <w:numFmt w:val="bullet"/>
      <w:lvlText w:val="o"/>
      <w:lvlJc w:val="left"/>
      <w:pPr>
        <w:tabs>
          <w:tab w:val="num" w:pos="3600"/>
        </w:tabs>
        <w:ind w:left="3600" w:hanging="360"/>
      </w:pPr>
      <w:rPr>
        <w:rFonts w:ascii="Courier New" w:hAnsi="Courier New" w:cs="Courier New" w:hint="default"/>
      </w:rPr>
    </w:lvl>
    <w:lvl w:ilvl="5" w:tplc="E8E8C7D4" w:tentative="1">
      <w:start w:val="1"/>
      <w:numFmt w:val="bullet"/>
      <w:lvlText w:val=""/>
      <w:lvlJc w:val="left"/>
      <w:pPr>
        <w:tabs>
          <w:tab w:val="num" w:pos="4320"/>
        </w:tabs>
        <w:ind w:left="4320" w:hanging="360"/>
      </w:pPr>
      <w:rPr>
        <w:rFonts w:ascii="Wingdings" w:hAnsi="Wingdings" w:hint="default"/>
      </w:rPr>
    </w:lvl>
    <w:lvl w:ilvl="6" w:tplc="C94869D8" w:tentative="1">
      <w:start w:val="1"/>
      <w:numFmt w:val="bullet"/>
      <w:lvlText w:val=""/>
      <w:lvlJc w:val="left"/>
      <w:pPr>
        <w:tabs>
          <w:tab w:val="num" w:pos="5040"/>
        </w:tabs>
        <w:ind w:left="5040" w:hanging="360"/>
      </w:pPr>
      <w:rPr>
        <w:rFonts w:ascii="Symbol" w:hAnsi="Symbol" w:hint="default"/>
      </w:rPr>
    </w:lvl>
    <w:lvl w:ilvl="7" w:tplc="0F1624FE" w:tentative="1">
      <w:start w:val="1"/>
      <w:numFmt w:val="bullet"/>
      <w:lvlText w:val="o"/>
      <w:lvlJc w:val="left"/>
      <w:pPr>
        <w:tabs>
          <w:tab w:val="num" w:pos="5760"/>
        </w:tabs>
        <w:ind w:left="5760" w:hanging="360"/>
      </w:pPr>
      <w:rPr>
        <w:rFonts w:ascii="Courier New" w:hAnsi="Courier New" w:cs="Courier New" w:hint="default"/>
      </w:rPr>
    </w:lvl>
    <w:lvl w:ilvl="8" w:tplc="AA32F226" w:tentative="1">
      <w:start w:val="1"/>
      <w:numFmt w:val="bullet"/>
      <w:lvlText w:val=""/>
      <w:lvlJc w:val="left"/>
      <w:pPr>
        <w:tabs>
          <w:tab w:val="num" w:pos="6480"/>
        </w:tabs>
        <w:ind w:left="6480" w:hanging="360"/>
      </w:pPr>
      <w:rPr>
        <w:rFonts w:ascii="Wingdings" w:hAnsi="Wingdings" w:hint="default"/>
      </w:rPr>
    </w:lvl>
  </w:abstractNum>
  <w:abstractNum w:abstractNumId="10">
    <w:nsid w:val="28614F5F"/>
    <w:multiLevelType w:val="hybridMultilevel"/>
    <w:tmpl w:val="5B66F348"/>
    <w:lvl w:ilvl="0" w:tplc="62C8183C">
      <w:start w:val="1"/>
      <w:numFmt w:val="bullet"/>
      <w:pStyle w:val="TabellenText1"/>
      <w:lvlText w:val=""/>
      <w:lvlJc w:val="left"/>
      <w:pPr>
        <w:tabs>
          <w:tab w:val="num" w:pos="720"/>
        </w:tabs>
        <w:ind w:left="720" w:hanging="360"/>
      </w:pPr>
      <w:rPr>
        <w:rFonts w:ascii="Wingdings" w:hAnsi="Wingdings" w:hint="default"/>
      </w:rPr>
    </w:lvl>
    <w:lvl w:ilvl="1" w:tplc="3C304734" w:tentative="1">
      <w:start w:val="1"/>
      <w:numFmt w:val="bullet"/>
      <w:lvlText w:val="o"/>
      <w:lvlJc w:val="left"/>
      <w:pPr>
        <w:tabs>
          <w:tab w:val="num" w:pos="1440"/>
        </w:tabs>
        <w:ind w:left="1440" w:hanging="360"/>
      </w:pPr>
      <w:rPr>
        <w:rFonts w:ascii="Courier New" w:hAnsi="Courier New" w:cs="Courier New" w:hint="default"/>
      </w:rPr>
    </w:lvl>
    <w:lvl w:ilvl="2" w:tplc="04E2C1F4" w:tentative="1">
      <w:start w:val="1"/>
      <w:numFmt w:val="bullet"/>
      <w:lvlText w:val=""/>
      <w:lvlJc w:val="left"/>
      <w:pPr>
        <w:tabs>
          <w:tab w:val="num" w:pos="2160"/>
        </w:tabs>
        <w:ind w:left="2160" w:hanging="360"/>
      </w:pPr>
      <w:rPr>
        <w:rFonts w:ascii="Wingdings" w:hAnsi="Wingdings" w:hint="default"/>
      </w:rPr>
    </w:lvl>
    <w:lvl w:ilvl="3" w:tplc="2FC04FB8" w:tentative="1">
      <w:start w:val="1"/>
      <w:numFmt w:val="bullet"/>
      <w:lvlText w:val=""/>
      <w:lvlJc w:val="left"/>
      <w:pPr>
        <w:tabs>
          <w:tab w:val="num" w:pos="2880"/>
        </w:tabs>
        <w:ind w:left="2880" w:hanging="360"/>
      </w:pPr>
      <w:rPr>
        <w:rFonts w:ascii="Symbol" w:hAnsi="Symbol" w:hint="default"/>
      </w:rPr>
    </w:lvl>
    <w:lvl w:ilvl="4" w:tplc="D4EE5B3C" w:tentative="1">
      <w:start w:val="1"/>
      <w:numFmt w:val="bullet"/>
      <w:lvlText w:val="o"/>
      <w:lvlJc w:val="left"/>
      <w:pPr>
        <w:tabs>
          <w:tab w:val="num" w:pos="3600"/>
        </w:tabs>
        <w:ind w:left="3600" w:hanging="360"/>
      </w:pPr>
      <w:rPr>
        <w:rFonts w:ascii="Courier New" w:hAnsi="Courier New" w:cs="Courier New" w:hint="default"/>
      </w:rPr>
    </w:lvl>
    <w:lvl w:ilvl="5" w:tplc="849CCF1A" w:tentative="1">
      <w:start w:val="1"/>
      <w:numFmt w:val="bullet"/>
      <w:lvlText w:val=""/>
      <w:lvlJc w:val="left"/>
      <w:pPr>
        <w:tabs>
          <w:tab w:val="num" w:pos="4320"/>
        </w:tabs>
        <w:ind w:left="4320" w:hanging="360"/>
      </w:pPr>
      <w:rPr>
        <w:rFonts w:ascii="Wingdings" w:hAnsi="Wingdings" w:hint="default"/>
      </w:rPr>
    </w:lvl>
    <w:lvl w:ilvl="6" w:tplc="C004D314" w:tentative="1">
      <w:start w:val="1"/>
      <w:numFmt w:val="bullet"/>
      <w:lvlText w:val=""/>
      <w:lvlJc w:val="left"/>
      <w:pPr>
        <w:tabs>
          <w:tab w:val="num" w:pos="5040"/>
        </w:tabs>
        <w:ind w:left="5040" w:hanging="360"/>
      </w:pPr>
      <w:rPr>
        <w:rFonts w:ascii="Symbol" w:hAnsi="Symbol" w:hint="default"/>
      </w:rPr>
    </w:lvl>
    <w:lvl w:ilvl="7" w:tplc="3B547AD6" w:tentative="1">
      <w:start w:val="1"/>
      <w:numFmt w:val="bullet"/>
      <w:lvlText w:val="o"/>
      <w:lvlJc w:val="left"/>
      <w:pPr>
        <w:tabs>
          <w:tab w:val="num" w:pos="5760"/>
        </w:tabs>
        <w:ind w:left="5760" w:hanging="360"/>
      </w:pPr>
      <w:rPr>
        <w:rFonts w:ascii="Courier New" w:hAnsi="Courier New" w:cs="Courier New" w:hint="default"/>
      </w:rPr>
    </w:lvl>
    <w:lvl w:ilvl="8" w:tplc="E4120E44" w:tentative="1">
      <w:start w:val="1"/>
      <w:numFmt w:val="bullet"/>
      <w:lvlText w:val=""/>
      <w:lvlJc w:val="left"/>
      <w:pPr>
        <w:tabs>
          <w:tab w:val="num" w:pos="6480"/>
        </w:tabs>
        <w:ind w:left="6480" w:hanging="360"/>
      </w:pPr>
      <w:rPr>
        <w:rFonts w:ascii="Wingdings" w:hAnsi="Wingdings" w:hint="default"/>
      </w:rPr>
    </w:lvl>
  </w:abstractNum>
  <w:abstractNum w:abstractNumId="11">
    <w:nsid w:val="289470C3"/>
    <w:multiLevelType w:val="hybridMultilevel"/>
    <w:tmpl w:val="5DFC2150"/>
    <w:lvl w:ilvl="0" w:tplc="88268060">
      <w:numFmt w:val="bullet"/>
      <w:pStyle w:val="ListPunkt"/>
      <w:lvlText w:val=""/>
      <w:lvlJc w:val="left"/>
      <w:pPr>
        <w:tabs>
          <w:tab w:val="num" w:pos="420"/>
        </w:tabs>
        <w:ind w:left="420" w:hanging="420"/>
      </w:pPr>
      <w:rPr>
        <w:rFonts w:ascii="Symbol" w:eastAsia="Times New Roman" w:hAnsi="Symbol" w:cs="Times New Roman" w:hint="default"/>
      </w:rPr>
    </w:lvl>
    <w:lvl w:ilvl="1" w:tplc="404C023E" w:tentative="1">
      <w:start w:val="1"/>
      <w:numFmt w:val="bullet"/>
      <w:lvlText w:val="o"/>
      <w:lvlJc w:val="left"/>
      <w:pPr>
        <w:tabs>
          <w:tab w:val="num" w:pos="1440"/>
        </w:tabs>
        <w:ind w:left="1440" w:hanging="360"/>
      </w:pPr>
      <w:rPr>
        <w:rFonts w:ascii="Courier New" w:hAnsi="Courier New" w:cs="Courier New" w:hint="default"/>
      </w:rPr>
    </w:lvl>
    <w:lvl w:ilvl="2" w:tplc="756EA264" w:tentative="1">
      <w:start w:val="1"/>
      <w:numFmt w:val="bullet"/>
      <w:lvlText w:val=""/>
      <w:lvlJc w:val="left"/>
      <w:pPr>
        <w:tabs>
          <w:tab w:val="num" w:pos="2160"/>
        </w:tabs>
        <w:ind w:left="2160" w:hanging="360"/>
      </w:pPr>
      <w:rPr>
        <w:rFonts w:ascii="Wingdings" w:hAnsi="Wingdings" w:hint="default"/>
      </w:rPr>
    </w:lvl>
    <w:lvl w:ilvl="3" w:tplc="6F84BA2E" w:tentative="1">
      <w:start w:val="1"/>
      <w:numFmt w:val="bullet"/>
      <w:lvlText w:val=""/>
      <w:lvlJc w:val="left"/>
      <w:pPr>
        <w:tabs>
          <w:tab w:val="num" w:pos="2880"/>
        </w:tabs>
        <w:ind w:left="2880" w:hanging="360"/>
      </w:pPr>
      <w:rPr>
        <w:rFonts w:ascii="Symbol" w:hAnsi="Symbol" w:hint="default"/>
      </w:rPr>
    </w:lvl>
    <w:lvl w:ilvl="4" w:tplc="EC0C40AC" w:tentative="1">
      <w:start w:val="1"/>
      <w:numFmt w:val="bullet"/>
      <w:lvlText w:val="o"/>
      <w:lvlJc w:val="left"/>
      <w:pPr>
        <w:tabs>
          <w:tab w:val="num" w:pos="3600"/>
        </w:tabs>
        <w:ind w:left="3600" w:hanging="360"/>
      </w:pPr>
      <w:rPr>
        <w:rFonts w:ascii="Courier New" w:hAnsi="Courier New" w:cs="Courier New" w:hint="default"/>
      </w:rPr>
    </w:lvl>
    <w:lvl w:ilvl="5" w:tplc="6AD0163E" w:tentative="1">
      <w:start w:val="1"/>
      <w:numFmt w:val="bullet"/>
      <w:lvlText w:val=""/>
      <w:lvlJc w:val="left"/>
      <w:pPr>
        <w:tabs>
          <w:tab w:val="num" w:pos="4320"/>
        </w:tabs>
        <w:ind w:left="4320" w:hanging="360"/>
      </w:pPr>
      <w:rPr>
        <w:rFonts w:ascii="Wingdings" w:hAnsi="Wingdings" w:hint="default"/>
      </w:rPr>
    </w:lvl>
    <w:lvl w:ilvl="6" w:tplc="A5CE53A2" w:tentative="1">
      <w:start w:val="1"/>
      <w:numFmt w:val="bullet"/>
      <w:lvlText w:val=""/>
      <w:lvlJc w:val="left"/>
      <w:pPr>
        <w:tabs>
          <w:tab w:val="num" w:pos="5040"/>
        </w:tabs>
        <w:ind w:left="5040" w:hanging="360"/>
      </w:pPr>
      <w:rPr>
        <w:rFonts w:ascii="Symbol" w:hAnsi="Symbol" w:hint="default"/>
      </w:rPr>
    </w:lvl>
    <w:lvl w:ilvl="7" w:tplc="CA3257CA" w:tentative="1">
      <w:start w:val="1"/>
      <w:numFmt w:val="bullet"/>
      <w:lvlText w:val="o"/>
      <w:lvlJc w:val="left"/>
      <w:pPr>
        <w:tabs>
          <w:tab w:val="num" w:pos="5760"/>
        </w:tabs>
        <w:ind w:left="5760" w:hanging="360"/>
      </w:pPr>
      <w:rPr>
        <w:rFonts w:ascii="Courier New" w:hAnsi="Courier New" w:cs="Courier New" w:hint="default"/>
      </w:rPr>
    </w:lvl>
    <w:lvl w:ilvl="8" w:tplc="47B8B70A" w:tentative="1">
      <w:start w:val="1"/>
      <w:numFmt w:val="bullet"/>
      <w:lvlText w:val=""/>
      <w:lvlJc w:val="left"/>
      <w:pPr>
        <w:tabs>
          <w:tab w:val="num" w:pos="6480"/>
        </w:tabs>
        <w:ind w:left="6480" w:hanging="360"/>
      </w:pPr>
      <w:rPr>
        <w:rFonts w:ascii="Wingdings" w:hAnsi="Wingdings" w:hint="default"/>
      </w:rPr>
    </w:lvl>
  </w:abstractNum>
  <w:abstractNum w:abstractNumId="12">
    <w:nsid w:val="2B760056"/>
    <w:multiLevelType w:val="hybridMultilevel"/>
    <w:tmpl w:val="0366C5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2B8546F9"/>
    <w:multiLevelType w:val="hybridMultilevel"/>
    <w:tmpl w:val="BFB4F8A2"/>
    <w:lvl w:ilvl="0" w:tplc="1368BB42">
      <w:start w:val="1"/>
      <w:numFmt w:val="bullet"/>
      <w:pStyle w:val="Arial"/>
      <w:lvlText w:val=""/>
      <w:lvlJc w:val="left"/>
      <w:pPr>
        <w:tabs>
          <w:tab w:val="num" w:pos="360"/>
        </w:tabs>
        <w:ind w:left="360" w:hanging="360"/>
      </w:pPr>
      <w:rPr>
        <w:rFonts w:ascii="Symbol" w:hAnsi="Symbol" w:hint="default"/>
        <w:sz w:val="16"/>
        <w:szCs w:val="16"/>
      </w:rPr>
    </w:lvl>
    <w:lvl w:ilvl="1" w:tplc="6EE4B17C">
      <w:start w:val="1"/>
      <w:numFmt w:val="bullet"/>
      <w:lvlText w:val="o"/>
      <w:lvlJc w:val="left"/>
      <w:pPr>
        <w:tabs>
          <w:tab w:val="num" w:pos="1440"/>
        </w:tabs>
        <w:ind w:left="1440" w:hanging="360"/>
      </w:pPr>
      <w:rPr>
        <w:rFonts w:ascii="Courier New" w:hAnsi="Courier New" w:hint="default"/>
        <w:sz w:val="16"/>
        <w:szCs w:val="16"/>
      </w:rPr>
    </w:lvl>
    <w:lvl w:ilvl="2" w:tplc="9718D968" w:tentative="1">
      <w:start w:val="1"/>
      <w:numFmt w:val="bullet"/>
      <w:lvlText w:val=""/>
      <w:lvlJc w:val="left"/>
      <w:pPr>
        <w:tabs>
          <w:tab w:val="num" w:pos="2160"/>
        </w:tabs>
        <w:ind w:left="2160" w:hanging="360"/>
      </w:pPr>
      <w:rPr>
        <w:rFonts w:ascii="Wingdings" w:hAnsi="Wingdings" w:hint="default"/>
      </w:rPr>
    </w:lvl>
    <w:lvl w:ilvl="3" w:tplc="2E609D06" w:tentative="1">
      <w:start w:val="1"/>
      <w:numFmt w:val="bullet"/>
      <w:lvlText w:val=""/>
      <w:lvlJc w:val="left"/>
      <w:pPr>
        <w:tabs>
          <w:tab w:val="num" w:pos="2880"/>
        </w:tabs>
        <w:ind w:left="2880" w:hanging="360"/>
      </w:pPr>
      <w:rPr>
        <w:rFonts w:ascii="Symbol" w:hAnsi="Symbol" w:hint="default"/>
      </w:rPr>
    </w:lvl>
    <w:lvl w:ilvl="4" w:tplc="7A244DE4" w:tentative="1">
      <w:start w:val="1"/>
      <w:numFmt w:val="bullet"/>
      <w:lvlText w:val="o"/>
      <w:lvlJc w:val="left"/>
      <w:pPr>
        <w:tabs>
          <w:tab w:val="num" w:pos="3600"/>
        </w:tabs>
        <w:ind w:left="3600" w:hanging="360"/>
      </w:pPr>
      <w:rPr>
        <w:rFonts w:ascii="Courier New" w:hAnsi="Courier New" w:cs="Courier New" w:hint="default"/>
      </w:rPr>
    </w:lvl>
    <w:lvl w:ilvl="5" w:tplc="84366D1C" w:tentative="1">
      <w:start w:val="1"/>
      <w:numFmt w:val="bullet"/>
      <w:lvlText w:val=""/>
      <w:lvlJc w:val="left"/>
      <w:pPr>
        <w:tabs>
          <w:tab w:val="num" w:pos="4320"/>
        </w:tabs>
        <w:ind w:left="4320" w:hanging="360"/>
      </w:pPr>
      <w:rPr>
        <w:rFonts w:ascii="Wingdings" w:hAnsi="Wingdings" w:hint="default"/>
      </w:rPr>
    </w:lvl>
    <w:lvl w:ilvl="6" w:tplc="5B6A805E" w:tentative="1">
      <w:start w:val="1"/>
      <w:numFmt w:val="bullet"/>
      <w:lvlText w:val=""/>
      <w:lvlJc w:val="left"/>
      <w:pPr>
        <w:tabs>
          <w:tab w:val="num" w:pos="5040"/>
        </w:tabs>
        <w:ind w:left="5040" w:hanging="360"/>
      </w:pPr>
      <w:rPr>
        <w:rFonts w:ascii="Symbol" w:hAnsi="Symbol" w:hint="default"/>
      </w:rPr>
    </w:lvl>
    <w:lvl w:ilvl="7" w:tplc="3C0AAD18" w:tentative="1">
      <w:start w:val="1"/>
      <w:numFmt w:val="bullet"/>
      <w:lvlText w:val="o"/>
      <w:lvlJc w:val="left"/>
      <w:pPr>
        <w:tabs>
          <w:tab w:val="num" w:pos="5760"/>
        </w:tabs>
        <w:ind w:left="5760" w:hanging="360"/>
      </w:pPr>
      <w:rPr>
        <w:rFonts w:ascii="Courier New" w:hAnsi="Courier New" w:cs="Courier New" w:hint="default"/>
      </w:rPr>
    </w:lvl>
    <w:lvl w:ilvl="8" w:tplc="1A8AA392" w:tentative="1">
      <w:start w:val="1"/>
      <w:numFmt w:val="bullet"/>
      <w:lvlText w:val=""/>
      <w:lvlJc w:val="left"/>
      <w:pPr>
        <w:tabs>
          <w:tab w:val="num" w:pos="6480"/>
        </w:tabs>
        <w:ind w:left="6480" w:hanging="360"/>
      </w:pPr>
      <w:rPr>
        <w:rFonts w:ascii="Wingdings" w:hAnsi="Wingdings" w:hint="default"/>
      </w:rPr>
    </w:lvl>
  </w:abstractNum>
  <w:abstractNum w:abstractNumId="14">
    <w:nsid w:val="2D584D11"/>
    <w:multiLevelType w:val="hybridMultilevel"/>
    <w:tmpl w:val="8AB815C8"/>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5">
    <w:nsid w:val="2DAF4A5B"/>
    <w:multiLevelType w:val="hybridMultilevel"/>
    <w:tmpl w:val="9A60F58A"/>
    <w:lvl w:ilvl="0" w:tplc="99CE06FA">
      <w:numFmt w:val="bullet"/>
      <w:lvlText w:val="-"/>
      <w:lvlJc w:val="left"/>
      <w:pPr>
        <w:ind w:left="720" w:hanging="360"/>
      </w:pPr>
      <w:rPr>
        <w:rFonts w:ascii="Arial" w:eastAsia="Times New Roman" w:hAnsi="Aria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2F546987"/>
    <w:multiLevelType w:val="hybridMultilevel"/>
    <w:tmpl w:val="833AAC08"/>
    <w:lvl w:ilvl="0" w:tplc="04090001">
      <w:start w:val="1"/>
      <w:numFmt w:val="decimal"/>
      <w:pStyle w:val="Bullet1"/>
      <w:lvlText w:val="Abbildung %1: "/>
      <w:lvlJc w:val="left"/>
      <w:pPr>
        <w:tabs>
          <w:tab w:val="num" w:pos="720"/>
        </w:tabs>
        <w:ind w:left="720" w:hanging="360"/>
      </w:pPr>
      <w:rPr>
        <w:rFonts w:ascii="Arial" w:hAnsi="Arial" w:hint="default"/>
        <w:b w:val="0"/>
        <w:i/>
        <w:sz w:val="16"/>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30CD5B45"/>
    <w:multiLevelType w:val="hybridMultilevel"/>
    <w:tmpl w:val="2F6EE786"/>
    <w:lvl w:ilvl="0" w:tplc="FFFFFFFF">
      <w:start w:val="1"/>
      <w:numFmt w:val="bullet"/>
      <w:pStyle w:val="bullet3"/>
      <w:lvlText w:val=""/>
      <w:lvlJc w:val="left"/>
      <w:pPr>
        <w:tabs>
          <w:tab w:val="num" w:pos="360"/>
        </w:tabs>
        <w:ind w:left="360" w:hanging="360"/>
      </w:pPr>
      <w:rPr>
        <w:rFonts w:ascii="Wingdings" w:hAnsi="Wingdings" w:hint="default"/>
      </w:rPr>
    </w:lvl>
    <w:lvl w:ilvl="1" w:tplc="FFFFFFFF">
      <w:start w:val="1"/>
      <w:numFmt w:val="bullet"/>
      <w:pStyle w:val="FormatvorlageAbbildungBlock"/>
      <w:lvlText w:val="-"/>
      <w:lvlJc w:val="left"/>
      <w:pPr>
        <w:tabs>
          <w:tab w:val="num" w:pos="1440"/>
        </w:tabs>
        <w:ind w:left="1440" w:hanging="360"/>
      </w:pPr>
      <w:rPr>
        <w:rFonts w:hint="default"/>
        <w:sz w:val="16"/>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8">
    <w:nsid w:val="33E525E2"/>
    <w:multiLevelType w:val="hybridMultilevel"/>
    <w:tmpl w:val="F2AEC2E8"/>
    <w:lvl w:ilvl="0" w:tplc="FFFFFFFF">
      <w:start w:val="1"/>
      <w:numFmt w:val="lowerLetter"/>
      <w:lvlText w:val="%1."/>
      <w:lvlJc w:val="left"/>
      <w:pPr>
        <w:tabs>
          <w:tab w:val="num" w:pos="425"/>
        </w:tabs>
        <w:ind w:left="425" w:hanging="425"/>
      </w:pPr>
      <w:rPr>
        <w:rFonts w:hint="default"/>
        <w:b/>
        <w:i w:val="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9">
    <w:nsid w:val="36CF5D5E"/>
    <w:multiLevelType w:val="hybridMultilevel"/>
    <w:tmpl w:val="5EFA2DF4"/>
    <w:lvl w:ilvl="0" w:tplc="04070007">
      <w:numFmt w:val="bullet"/>
      <w:lvlText w:val=""/>
      <w:lvlJc w:val="left"/>
      <w:pPr>
        <w:tabs>
          <w:tab w:val="num" w:pos="420"/>
        </w:tabs>
        <w:ind w:left="420" w:hanging="420"/>
      </w:pPr>
      <w:rPr>
        <w:rFonts w:ascii="Symbol" w:eastAsia="Times New Roman" w:hAnsi="Symbol" w:cs="Times New Roman"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0">
    <w:nsid w:val="3BCA7B4B"/>
    <w:multiLevelType w:val="hybridMultilevel"/>
    <w:tmpl w:val="76CE5FBA"/>
    <w:lvl w:ilvl="0" w:tplc="DEECB81A">
      <w:start w:val="1"/>
      <w:numFmt w:val="bullet"/>
      <w:pStyle w:val="Listennummer3"/>
      <w:lvlText w:val=""/>
      <w:lvlJc w:val="left"/>
      <w:pPr>
        <w:tabs>
          <w:tab w:val="num" w:pos="355"/>
        </w:tabs>
        <w:ind w:left="355" w:hanging="355"/>
      </w:pPr>
      <w:rPr>
        <w:rFonts w:ascii="Wingdings" w:hAnsi="Wingdings" w:hint="default"/>
        <w:color w:val="auto"/>
      </w:rPr>
    </w:lvl>
    <w:lvl w:ilvl="1" w:tplc="55FE432A" w:tentative="1">
      <w:start w:val="1"/>
      <w:numFmt w:val="bullet"/>
      <w:lvlText w:val="o"/>
      <w:lvlJc w:val="left"/>
      <w:pPr>
        <w:tabs>
          <w:tab w:val="num" w:pos="1440"/>
        </w:tabs>
        <w:ind w:left="1440" w:hanging="360"/>
      </w:pPr>
      <w:rPr>
        <w:rFonts w:ascii="Courier New" w:hAnsi="Courier New" w:cs="Courier New" w:hint="default"/>
      </w:rPr>
    </w:lvl>
    <w:lvl w:ilvl="2" w:tplc="0FA6B9A2" w:tentative="1">
      <w:start w:val="1"/>
      <w:numFmt w:val="bullet"/>
      <w:lvlText w:val=""/>
      <w:lvlJc w:val="left"/>
      <w:pPr>
        <w:tabs>
          <w:tab w:val="num" w:pos="2160"/>
        </w:tabs>
        <w:ind w:left="2160" w:hanging="360"/>
      </w:pPr>
      <w:rPr>
        <w:rFonts w:ascii="Wingdings" w:hAnsi="Wingdings" w:hint="default"/>
      </w:rPr>
    </w:lvl>
    <w:lvl w:ilvl="3" w:tplc="1E0C3430" w:tentative="1">
      <w:start w:val="1"/>
      <w:numFmt w:val="bullet"/>
      <w:lvlText w:val=""/>
      <w:lvlJc w:val="left"/>
      <w:pPr>
        <w:tabs>
          <w:tab w:val="num" w:pos="2880"/>
        </w:tabs>
        <w:ind w:left="2880" w:hanging="360"/>
      </w:pPr>
      <w:rPr>
        <w:rFonts w:ascii="Symbol" w:hAnsi="Symbol" w:hint="default"/>
      </w:rPr>
    </w:lvl>
    <w:lvl w:ilvl="4" w:tplc="74D20AE6" w:tentative="1">
      <w:start w:val="1"/>
      <w:numFmt w:val="bullet"/>
      <w:lvlText w:val="o"/>
      <w:lvlJc w:val="left"/>
      <w:pPr>
        <w:tabs>
          <w:tab w:val="num" w:pos="3600"/>
        </w:tabs>
        <w:ind w:left="3600" w:hanging="360"/>
      </w:pPr>
      <w:rPr>
        <w:rFonts w:ascii="Courier New" w:hAnsi="Courier New" w:cs="Courier New" w:hint="default"/>
      </w:rPr>
    </w:lvl>
    <w:lvl w:ilvl="5" w:tplc="70D4DA7C" w:tentative="1">
      <w:start w:val="1"/>
      <w:numFmt w:val="bullet"/>
      <w:lvlText w:val=""/>
      <w:lvlJc w:val="left"/>
      <w:pPr>
        <w:tabs>
          <w:tab w:val="num" w:pos="4320"/>
        </w:tabs>
        <w:ind w:left="4320" w:hanging="360"/>
      </w:pPr>
      <w:rPr>
        <w:rFonts w:ascii="Wingdings" w:hAnsi="Wingdings" w:hint="default"/>
      </w:rPr>
    </w:lvl>
    <w:lvl w:ilvl="6" w:tplc="47A622CA" w:tentative="1">
      <w:start w:val="1"/>
      <w:numFmt w:val="bullet"/>
      <w:lvlText w:val=""/>
      <w:lvlJc w:val="left"/>
      <w:pPr>
        <w:tabs>
          <w:tab w:val="num" w:pos="5040"/>
        </w:tabs>
        <w:ind w:left="5040" w:hanging="360"/>
      </w:pPr>
      <w:rPr>
        <w:rFonts w:ascii="Symbol" w:hAnsi="Symbol" w:hint="default"/>
      </w:rPr>
    </w:lvl>
    <w:lvl w:ilvl="7" w:tplc="12EE9A90" w:tentative="1">
      <w:start w:val="1"/>
      <w:numFmt w:val="bullet"/>
      <w:lvlText w:val="o"/>
      <w:lvlJc w:val="left"/>
      <w:pPr>
        <w:tabs>
          <w:tab w:val="num" w:pos="5760"/>
        </w:tabs>
        <w:ind w:left="5760" w:hanging="360"/>
      </w:pPr>
      <w:rPr>
        <w:rFonts w:ascii="Courier New" w:hAnsi="Courier New" w:cs="Courier New" w:hint="default"/>
      </w:rPr>
    </w:lvl>
    <w:lvl w:ilvl="8" w:tplc="2C06454E" w:tentative="1">
      <w:start w:val="1"/>
      <w:numFmt w:val="bullet"/>
      <w:lvlText w:val=""/>
      <w:lvlJc w:val="left"/>
      <w:pPr>
        <w:tabs>
          <w:tab w:val="num" w:pos="6480"/>
        </w:tabs>
        <w:ind w:left="6480" w:hanging="360"/>
      </w:pPr>
      <w:rPr>
        <w:rFonts w:ascii="Wingdings" w:hAnsi="Wingdings" w:hint="default"/>
      </w:rPr>
    </w:lvl>
  </w:abstractNum>
  <w:abstractNum w:abstractNumId="21">
    <w:nsid w:val="3E8649A0"/>
    <w:multiLevelType w:val="hybridMultilevel"/>
    <w:tmpl w:val="8E606F76"/>
    <w:lvl w:ilvl="0" w:tplc="4F6428C6">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443D2228"/>
    <w:multiLevelType w:val="singleLevel"/>
    <w:tmpl w:val="AF40C6F8"/>
    <w:lvl w:ilvl="0">
      <w:numFmt w:val="bullet"/>
      <w:pStyle w:val="KopfzeileHeader"/>
      <w:lvlText w:val="-"/>
      <w:lvlJc w:val="left"/>
      <w:pPr>
        <w:tabs>
          <w:tab w:val="num" w:pos="2775"/>
        </w:tabs>
        <w:ind w:left="2775" w:hanging="360"/>
      </w:pPr>
      <w:rPr>
        <w:rFonts w:hint="default"/>
      </w:rPr>
    </w:lvl>
  </w:abstractNum>
  <w:abstractNum w:abstractNumId="23">
    <w:nsid w:val="49103ABC"/>
    <w:multiLevelType w:val="hybridMultilevel"/>
    <w:tmpl w:val="2B68ADC0"/>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4">
    <w:nsid w:val="496A2A90"/>
    <w:multiLevelType w:val="hybridMultilevel"/>
    <w:tmpl w:val="CB9C9F16"/>
    <w:lvl w:ilvl="0" w:tplc="0407000F">
      <w:start w:val="1"/>
      <w:numFmt w:val="bullet"/>
      <w:pStyle w:val="Appendix"/>
      <w:lvlText w:val=""/>
      <w:lvlJc w:val="left"/>
      <w:pPr>
        <w:tabs>
          <w:tab w:val="num" w:pos="355"/>
        </w:tabs>
        <w:ind w:left="355" w:hanging="355"/>
      </w:pPr>
      <w:rPr>
        <w:rFonts w:ascii="Wingdings" w:hAnsi="Wingdings" w:hint="default"/>
        <w:color w:val="auto"/>
      </w:rPr>
    </w:lvl>
    <w:lvl w:ilvl="1" w:tplc="04070003">
      <w:start w:val="1"/>
      <w:numFmt w:val="bullet"/>
      <w:pStyle w:val="Appendix2"/>
      <w:lvlText w:val="o"/>
      <w:lvlJc w:val="left"/>
      <w:pPr>
        <w:tabs>
          <w:tab w:val="num" w:pos="1440"/>
        </w:tabs>
        <w:ind w:left="1440" w:hanging="360"/>
      </w:pPr>
      <w:rPr>
        <w:rFonts w:ascii="Courier New" w:hAnsi="Courier New" w:cs="Courier New" w:hint="default"/>
      </w:rPr>
    </w:lvl>
    <w:lvl w:ilvl="2" w:tplc="0407000F">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5">
    <w:nsid w:val="4B361E87"/>
    <w:multiLevelType w:val="singleLevel"/>
    <w:tmpl w:val="048CA896"/>
    <w:lvl w:ilvl="0">
      <w:start w:val="1"/>
      <w:numFmt w:val="bullet"/>
      <w:pStyle w:val="Indexberschrift"/>
      <w:lvlText w:val=""/>
      <w:lvlJc w:val="left"/>
      <w:pPr>
        <w:tabs>
          <w:tab w:val="num" w:pos="360"/>
        </w:tabs>
        <w:ind w:left="360" w:hanging="360"/>
      </w:pPr>
      <w:rPr>
        <w:rFonts w:ascii="Symbol" w:hAnsi="Symbol" w:hint="default"/>
      </w:rPr>
    </w:lvl>
  </w:abstractNum>
  <w:abstractNum w:abstractNumId="26">
    <w:nsid w:val="4F7C7EBF"/>
    <w:multiLevelType w:val="hybridMultilevel"/>
    <w:tmpl w:val="7794FCFE"/>
    <w:lvl w:ilvl="0" w:tplc="0D966F68">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507E3325"/>
    <w:multiLevelType w:val="hybridMultilevel"/>
    <w:tmpl w:val="7F7ADD1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5333145E"/>
    <w:multiLevelType w:val="hybridMultilevel"/>
    <w:tmpl w:val="FE2EC3AA"/>
    <w:lvl w:ilvl="0" w:tplc="B8BC85DC">
      <w:start w:val="1"/>
      <w:numFmt w:val="bullet"/>
      <w:pStyle w:val="Einzug2Ebene"/>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541B537B"/>
    <w:multiLevelType w:val="hybridMultilevel"/>
    <w:tmpl w:val="DCDA3AC2"/>
    <w:lvl w:ilvl="0" w:tplc="FFFFFFFF">
      <w:start w:val="1"/>
      <w:numFmt w:val="bullet"/>
      <w:pStyle w:val="Listennummer5"/>
      <w:lvlText w:val=""/>
      <w:lvlJc w:val="left"/>
      <w:pPr>
        <w:tabs>
          <w:tab w:val="num" w:pos="355"/>
        </w:tabs>
        <w:ind w:left="355" w:hanging="355"/>
      </w:pPr>
      <w:rPr>
        <w:rFonts w:ascii="Wingdings" w:hAnsi="Wingdings" w:hint="default"/>
        <w:color w:val="auto"/>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0">
    <w:nsid w:val="550F7663"/>
    <w:multiLevelType w:val="hybridMultilevel"/>
    <w:tmpl w:val="1600704C"/>
    <w:lvl w:ilvl="0" w:tplc="64D23324">
      <w:numFmt w:val="bullet"/>
      <w:pStyle w:val="Paragraph"/>
      <w:lvlText w:val=""/>
      <w:lvlJc w:val="left"/>
      <w:pPr>
        <w:tabs>
          <w:tab w:val="num" w:pos="420"/>
        </w:tabs>
        <w:ind w:left="420" w:hanging="420"/>
      </w:pPr>
      <w:rPr>
        <w:rFonts w:ascii="Symbol" w:eastAsia="Times New Roman" w:hAnsi="Symbol" w:cs="Times New Roman" w:hint="default"/>
      </w:rPr>
    </w:lvl>
    <w:lvl w:ilvl="1" w:tplc="349A5374" w:tentative="1">
      <w:start w:val="1"/>
      <w:numFmt w:val="bullet"/>
      <w:pStyle w:val="ParagraphSub"/>
      <w:lvlText w:val="o"/>
      <w:lvlJc w:val="left"/>
      <w:pPr>
        <w:tabs>
          <w:tab w:val="num" w:pos="1080"/>
        </w:tabs>
        <w:ind w:left="1080" w:hanging="360"/>
      </w:pPr>
      <w:rPr>
        <w:rFonts w:ascii="Courier New" w:hAnsi="Courier New" w:cs="Courier New" w:hint="default"/>
      </w:rPr>
    </w:lvl>
    <w:lvl w:ilvl="2" w:tplc="0BEA4BAC" w:tentative="1">
      <w:start w:val="1"/>
      <w:numFmt w:val="bullet"/>
      <w:lvlText w:val=""/>
      <w:lvlJc w:val="left"/>
      <w:pPr>
        <w:tabs>
          <w:tab w:val="num" w:pos="1800"/>
        </w:tabs>
        <w:ind w:left="1800" w:hanging="360"/>
      </w:pPr>
      <w:rPr>
        <w:rFonts w:ascii="Wingdings" w:hAnsi="Wingdings" w:hint="default"/>
      </w:rPr>
    </w:lvl>
    <w:lvl w:ilvl="3" w:tplc="5DB2F3A0" w:tentative="1">
      <w:start w:val="1"/>
      <w:numFmt w:val="bullet"/>
      <w:lvlText w:val=""/>
      <w:lvlJc w:val="left"/>
      <w:pPr>
        <w:tabs>
          <w:tab w:val="num" w:pos="2520"/>
        </w:tabs>
        <w:ind w:left="2520" w:hanging="360"/>
      </w:pPr>
      <w:rPr>
        <w:rFonts w:ascii="Symbol" w:hAnsi="Symbol" w:hint="default"/>
      </w:rPr>
    </w:lvl>
    <w:lvl w:ilvl="4" w:tplc="0AF6CF22" w:tentative="1">
      <w:start w:val="1"/>
      <w:numFmt w:val="bullet"/>
      <w:lvlText w:val="o"/>
      <w:lvlJc w:val="left"/>
      <w:pPr>
        <w:tabs>
          <w:tab w:val="num" w:pos="3240"/>
        </w:tabs>
        <w:ind w:left="3240" w:hanging="360"/>
      </w:pPr>
      <w:rPr>
        <w:rFonts w:ascii="Courier New" w:hAnsi="Courier New" w:cs="Courier New" w:hint="default"/>
      </w:rPr>
    </w:lvl>
    <w:lvl w:ilvl="5" w:tplc="C1D2067A" w:tentative="1">
      <w:start w:val="1"/>
      <w:numFmt w:val="bullet"/>
      <w:lvlText w:val=""/>
      <w:lvlJc w:val="left"/>
      <w:pPr>
        <w:tabs>
          <w:tab w:val="num" w:pos="3960"/>
        </w:tabs>
        <w:ind w:left="3960" w:hanging="360"/>
      </w:pPr>
      <w:rPr>
        <w:rFonts w:ascii="Wingdings" w:hAnsi="Wingdings" w:hint="default"/>
      </w:rPr>
    </w:lvl>
    <w:lvl w:ilvl="6" w:tplc="F4029DB8" w:tentative="1">
      <w:start w:val="1"/>
      <w:numFmt w:val="bullet"/>
      <w:lvlText w:val=""/>
      <w:lvlJc w:val="left"/>
      <w:pPr>
        <w:tabs>
          <w:tab w:val="num" w:pos="4680"/>
        </w:tabs>
        <w:ind w:left="4680" w:hanging="360"/>
      </w:pPr>
      <w:rPr>
        <w:rFonts w:ascii="Symbol" w:hAnsi="Symbol" w:hint="default"/>
      </w:rPr>
    </w:lvl>
    <w:lvl w:ilvl="7" w:tplc="466ACA92" w:tentative="1">
      <w:start w:val="1"/>
      <w:numFmt w:val="bullet"/>
      <w:lvlText w:val="o"/>
      <w:lvlJc w:val="left"/>
      <w:pPr>
        <w:tabs>
          <w:tab w:val="num" w:pos="5400"/>
        </w:tabs>
        <w:ind w:left="5400" w:hanging="360"/>
      </w:pPr>
      <w:rPr>
        <w:rFonts w:ascii="Courier New" w:hAnsi="Courier New" w:cs="Courier New" w:hint="default"/>
      </w:rPr>
    </w:lvl>
    <w:lvl w:ilvl="8" w:tplc="D4E01780" w:tentative="1">
      <w:start w:val="1"/>
      <w:numFmt w:val="bullet"/>
      <w:lvlText w:val=""/>
      <w:lvlJc w:val="left"/>
      <w:pPr>
        <w:tabs>
          <w:tab w:val="num" w:pos="6120"/>
        </w:tabs>
        <w:ind w:left="6120" w:hanging="360"/>
      </w:pPr>
      <w:rPr>
        <w:rFonts w:ascii="Wingdings" w:hAnsi="Wingdings" w:hint="default"/>
      </w:rPr>
    </w:lvl>
  </w:abstractNum>
  <w:abstractNum w:abstractNumId="31">
    <w:nsid w:val="58531F05"/>
    <w:multiLevelType w:val="hybridMultilevel"/>
    <w:tmpl w:val="9294D52A"/>
    <w:lvl w:ilvl="0" w:tplc="39DE4C64">
      <w:start w:val="1"/>
      <w:numFmt w:val="bullet"/>
      <w:pStyle w:val="Bulletbig"/>
      <w:lvlText w:val=""/>
      <w:lvlJc w:val="left"/>
      <w:pPr>
        <w:tabs>
          <w:tab w:val="num" w:pos="355"/>
        </w:tabs>
        <w:ind w:left="355" w:hanging="355"/>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603648D3"/>
    <w:multiLevelType w:val="singleLevel"/>
    <w:tmpl w:val="79122E2A"/>
    <w:lvl w:ilvl="0">
      <w:start w:val="1"/>
      <w:numFmt w:val="bullet"/>
      <w:pStyle w:val="Point"/>
      <w:lvlText w:val=""/>
      <w:lvlJc w:val="left"/>
      <w:pPr>
        <w:tabs>
          <w:tab w:val="num" w:pos="360"/>
        </w:tabs>
        <w:ind w:left="360" w:hanging="360"/>
      </w:pPr>
      <w:rPr>
        <w:rFonts w:ascii="Symbol" w:hAnsi="Symbol" w:hint="default"/>
      </w:rPr>
    </w:lvl>
  </w:abstractNum>
  <w:abstractNum w:abstractNumId="33">
    <w:nsid w:val="63352FBD"/>
    <w:multiLevelType w:val="hybridMultilevel"/>
    <w:tmpl w:val="3156004C"/>
    <w:lvl w:ilvl="0" w:tplc="2F70315A">
      <w:start w:val="1"/>
      <w:numFmt w:val="bullet"/>
      <w:lvlText w:val=""/>
      <w:lvlJc w:val="left"/>
      <w:pPr>
        <w:ind w:left="771" w:hanging="360"/>
      </w:pPr>
      <w:rPr>
        <w:rFonts w:ascii="Symbol" w:hAnsi="Symbol" w:hint="default"/>
      </w:rPr>
    </w:lvl>
    <w:lvl w:ilvl="1" w:tplc="08070003">
      <w:start w:val="1"/>
      <w:numFmt w:val="bullet"/>
      <w:lvlText w:val="o"/>
      <w:lvlJc w:val="left"/>
      <w:pPr>
        <w:ind w:left="1491" w:hanging="360"/>
      </w:pPr>
      <w:rPr>
        <w:rFonts w:ascii="Courier New" w:hAnsi="Courier New" w:cs="Courier New" w:hint="default"/>
      </w:rPr>
    </w:lvl>
    <w:lvl w:ilvl="2" w:tplc="08070005" w:tentative="1">
      <w:start w:val="1"/>
      <w:numFmt w:val="bullet"/>
      <w:lvlText w:val=""/>
      <w:lvlJc w:val="left"/>
      <w:pPr>
        <w:ind w:left="2211" w:hanging="360"/>
      </w:pPr>
      <w:rPr>
        <w:rFonts w:ascii="Wingdings" w:hAnsi="Wingdings" w:hint="default"/>
      </w:rPr>
    </w:lvl>
    <w:lvl w:ilvl="3" w:tplc="08070001" w:tentative="1">
      <w:start w:val="1"/>
      <w:numFmt w:val="bullet"/>
      <w:lvlText w:val=""/>
      <w:lvlJc w:val="left"/>
      <w:pPr>
        <w:ind w:left="2931" w:hanging="360"/>
      </w:pPr>
      <w:rPr>
        <w:rFonts w:ascii="Symbol" w:hAnsi="Symbol" w:hint="default"/>
      </w:rPr>
    </w:lvl>
    <w:lvl w:ilvl="4" w:tplc="08070003" w:tentative="1">
      <w:start w:val="1"/>
      <w:numFmt w:val="bullet"/>
      <w:lvlText w:val="o"/>
      <w:lvlJc w:val="left"/>
      <w:pPr>
        <w:ind w:left="3651" w:hanging="360"/>
      </w:pPr>
      <w:rPr>
        <w:rFonts w:ascii="Courier New" w:hAnsi="Courier New" w:cs="Courier New" w:hint="default"/>
      </w:rPr>
    </w:lvl>
    <w:lvl w:ilvl="5" w:tplc="08070005" w:tentative="1">
      <w:start w:val="1"/>
      <w:numFmt w:val="bullet"/>
      <w:lvlText w:val=""/>
      <w:lvlJc w:val="left"/>
      <w:pPr>
        <w:ind w:left="4371" w:hanging="360"/>
      </w:pPr>
      <w:rPr>
        <w:rFonts w:ascii="Wingdings" w:hAnsi="Wingdings" w:hint="default"/>
      </w:rPr>
    </w:lvl>
    <w:lvl w:ilvl="6" w:tplc="08070001" w:tentative="1">
      <w:start w:val="1"/>
      <w:numFmt w:val="bullet"/>
      <w:lvlText w:val=""/>
      <w:lvlJc w:val="left"/>
      <w:pPr>
        <w:ind w:left="5091" w:hanging="360"/>
      </w:pPr>
      <w:rPr>
        <w:rFonts w:ascii="Symbol" w:hAnsi="Symbol" w:hint="default"/>
      </w:rPr>
    </w:lvl>
    <w:lvl w:ilvl="7" w:tplc="08070003" w:tentative="1">
      <w:start w:val="1"/>
      <w:numFmt w:val="bullet"/>
      <w:lvlText w:val="o"/>
      <w:lvlJc w:val="left"/>
      <w:pPr>
        <w:ind w:left="5811" w:hanging="360"/>
      </w:pPr>
      <w:rPr>
        <w:rFonts w:ascii="Courier New" w:hAnsi="Courier New" w:cs="Courier New" w:hint="default"/>
      </w:rPr>
    </w:lvl>
    <w:lvl w:ilvl="8" w:tplc="08070005" w:tentative="1">
      <w:start w:val="1"/>
      <w:numFmt w:val="bullet"/>
      <w:lvlText w:val=""/>
      <w:lvlJc w:val="left"/>
      <w:pPr>
        <w:ind w:left="6531" w:hanging="360"/>
      </w:pPr>
      <w:rPr>
        <w:rFonts w:ascii="Wingdings" w:hAnsi="Wingdings" w:hint="default"/>
      </w:rPr>
    </w:lvl>
  </w:abstractNum>
  <w:abstractNum w:abstractNumId="34">
    <w:nsid w:val="683763A8"/>
    <w:multiLevelType w:val="multilevel"/>
    <w:tmpl w:val="F0267F48"/>
    <w:lvl w:ilvl="0">
      <w:start w:val="1"/>
      <w:numFmt w:val="decimal"/>
      <w:lvlText w:val="%1."/>
      <w:lvlJc w:val="left"/>
      <w:pPr>
        <w:tabs>
          <w:tab w:val="num" w:pos="720"/>
        </w:tabs>
        <w:ind w:left="720" w:hanging="720"/>
      </w:pPr>
    </w:lvl>
    <w:lvl w:ilvl="1">
      <w:start w:val="1"/>
      <w:numFmt w:val="decimal"/>
      <w:pStyle w:val="Bullet2"/>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5">
    <w:nsid w:val="6D103B79"/>
    <w:multiLevelType w:val="hybridMultilevel"/>
    <w:tmpl w:val="AE6881C8"/>
    <w:lvl w:ilvl="0" w:tplc="FFFFFFFF">
      <w:start w:val="1"/>
      <w:numFmt w:val="bullet"/>
      <w:pStyle w:val="KopfzeileDepartement"/>
      <w:lvlText w:val="·"/>
      <w:lvlJc w:val="left"/>
      <w:pPr>
        <w:tabs>
          <w:tab w:val="num" w:pos="355"/>
        </w:tabs>
        <w:ind w:left="355" w:hanging="355"/>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6">
    <w:nsid w:val="6F670415"/>
    <w:multiLevelType w:val="hybridMultilevel"/>
    <w:tmpl w:val="E94803B2"/>
    <w:lvl w:ilvl="0" w:tplc="B8BC85DC">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7">
    <w:nsid w:val="73681F02"/>
    <w:multiLevelType w:val="hybridMultilevel"/>
    <w:tmpl w:val="ADC03E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nsid w:val="73747BD1"/>
    <w:multiLevelType w:val="hybridMultilevel"/>
    <w:tmpl w:val="8A16F7E0"/>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9">
    <w:nsid w:val="7A7119D2"/>
    <w:multiLevelType w:val="multilevel"/>
    <w:tmpl w:val="CF5C7B5E"/>
    <w:lvl w:ilvl="0">
      <w:start w:val="1"/>
      <w:numFmt w:val="decimal"/>
      <w:pStyle w:val="berschrift1"/>
      <w:lvlText w:val="%1"/>
      <w:lvlJc w:val="left"/>
      <w:pPr>
        <w:tabs>
          <w:tab w:val="num" w:pos="6380"/>
        </w:tabs>
        <w:ind w:left="6380" w:hanging="567"/>
      </w:pPr>
      <w:rPr>
        <w:rFonts w:hint="default"/>
      </w:rPr>
    </w:lvl>
    <w:lvl w:ilvl="1">
      <w:start w:val="1"/>
      <w:numFmt w:val="decimal"/>
      <w:pStyle w:val="berschrift2"/>
      <w:lvlText w:val="%1.%2"/>
      <w:lvlJc w:val="left"/>
      <w:pPr>
        <w:tabs>
          <w:tab w:val="num" w:pos="822"/>
        </w:tabs>
        <w:ind w:left="822" w:hanging="680"/>
      </w:pPr>
      <w:rPr>
        <w:rFonts w:hint="default"/>
      </w:rPr>
    </w:lvl>
    <w:lvl w:ilvl="2">
      <w:start w:val="1"/>
      <w:numFmt w:val="decimal"/>
      <w:pStyle w:val="berschrift3"/>
      <w:lvlText w:val="%1.%2.%3"/>
      <w:lvlJc w:val="left"/>
      <w:pPr>
        <w:tabs>
          <w:tab w:val="num" w:pos="794"/>
        </w:tabs>
        <w:ind w:left="794" w:hanging="794"/>
      </w:pPr>
      <w:rPr>
        <w:rFonts w:hint="default"/>
      </w:rPr>
    </w:lvl>
    <w:lvl w:ilvl="3">
      <w:start w:val="1"/>
      <w:numFmt w:val="decimal"/>
      <w:pStyle w:val="berschrift4"/>
      <w:lvlText w:val="%1.%2.%3.%4"/>
      <w:lvlJc w:val="left"/>
      <w:pPr>
        <w:tabs>
          <w:tab w:val="num" w:pos="1080"/>
        </w:tabs>
        <w:ind w:left="907" w:hanging="907"/>
      </w:pPr>
      <w:rPr>
        <w:rFonts w:hint="default"/>
      </w:rPr>
    </w:lvl>
    <w:lvl w:ilvl="4">
      <w:start w:val="1"/>
      <w:numFmt w:val="decimal"/>
      <w:pStyle w:val="berschrift5"/>
      <w:lvlText w:val="%1.%2.%3.%4.%5"/>
      <w:lvlJc w:val="left"/>
      <w:pPr>
        <w:tabs>
          <w:tab w:val="num" w:pos="1440"/>
        </w:tabs>
        <w:ind w:left="1021" w:hanging="1021"/>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800"/>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2520"/>
        </w:tabs>
        <w:ind w:left="1584" w:hanging="1584"/>
      </w:pPr>
      <w:rPr>
        <w:rFonts w:hint="default"/>
      </w:rPr>
    </w:lvl>
  </w:abstractNum>
  <w:abstractNum w:abstractNumId="40">
    <w:nsid w:val="7E317E60"/>
    <w:multiLevelType w:val="hybridMultilevel"/>
    <w:tmpl w:val="9558D45C"/>
    <w:lvl w:ilvl="0" w:tplc="99CE06FA">
      <w:numFmt w:val="bullet"/>
      <w:lvlText w:val="-"/>
      <w:lvlJc w:val="left"/>
      <w:pPr>
        <w:ind w:left="720" w:hanging="360"/>
      </w:pPr>
      <w:rPr>
        <w:rFonts w:ascii="Arial" w:eastAsia="Times New Roman" w:hAnsi="Aria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9"/>
  </w:num>
  <w:num w:numId="2">
    <w:abstractNumId w:val="38"/>
  </w:num>
  <w:num w:numId="3">
    <w:abstractNumId w:val="27"/>
  </w:num>
  <w:num w:numId="4">
    <w:abstractNumId w:val="14"/>
  </w:num>
  <w:num w:numId="5">
    <w:abstractNumId w:val="7"/>
  </w:num>
  <w:num w:numId="6">
    <w:abstractNumId w:val="12"/>
  </w:num>
  <w:num w:numId="7">
    <w:abstractNumId w:val="24"/>
  </w:num>
  <w:num w:numId="8">
    <w:abstractNumId w:val="31"/>
  </w:num>
  <w:num w:numId="9">
    <w:abstractNumId w:val="21"/>
  </w:num>
  <w:num w:numId="10">
    <w:abstractNumId w:val="32"/>
  </w:num>
  <w:num w:numId="11">
    <w:abstractNumId w:val="20"/>
  </w:num>
  <w:num w:numId="12">
    <w:abstractNumId w:val="4"/>
  </w:num>
  <w:num w:numId="13">
    <w:abstractNumId w:val="29"/>
  </w:num>
  <w:num w:numId="14">
    <w:abstractNumId w:val="6"/>
  </w:num>
  <w:num w:numId="15">
    <w:abstractNumId w:val="30"/>
  </w:num>
  <w:num w:numId="16">
    <w:abstractNumId w:val="11"/>
  </w:num>
  <w:num w:numId="17">
    <w:abstractNumId w:val="25"/>
  </w:num>
  <w:num w:numId="18">
    <w:abstractNumId w:val="3"/>
  </w:num>
  <w:num w:numId="19">
    <w:abstractNumId w:val="2"/>
  </w:num>
  <w:num w:numId="20">
    <w:abstractNumId w:val="1"/>
  </w:num>
  <w:num w:numId="21">
    <w:abstractNumId w:val="0"/>
  </w:num>
  <w:num w:numId="22">
    <w:abstractNumId w:val="35"/>
  </w:num>
  <w:num w:numId="23">
    <w:abstractNumId w:val="36"/>
  </w:num>
  <w:num w:numId="24">
    <w:abstractNumId w:val="19"/>
  </w:num>
  <w:num w:numId="25">
    <w:abstractNumId w:val="18"/>
  </w:num>
  <w:num w:numId="26">
    <w:abstractNumId w:val="8"/>
  </w:num>
  <w:num w:numId="27">
    <w:abstractNumId w:val="22"/>
  </w:num>
  <w:num w:numId="28">
    <w:abstractNumId w:val="10"/>
  </w:num>
  <w:num w:numId="29">
    <w:abstractNumId w:val="28"/>
  </w:num>
  <w:num w:numId="30">
    <w:abstractNumId w:val="13"/>
  </w:num>
  <w:num w:numId="31">
    <w:abstractNumId w:val="17"/>
  </w:num>
  <w:num w:numId="32">
    <w:abstractNumId w:val="16"/>
  </w:num>
  <w:num w:numId="33">
    <w:abstractNumId w:val="9"/>
  </w:num>
  <w:num w:numId="34">
    <w:abstractNumId w:val="34"/>
  </w:num>
  <w:num w:numId="35">
    <w:abstractNumId w:val="5"/>
  </w:num>
  <w:num w:numId="36">
    <w:abstractNumId w:val="37"/>
  </w:num>
  <w:num w:numId="37">
    <w:abstractNumId w:val="26"/>
  </w:num>
  <w:num w:numId="38">
    <w:abstractNumId w:val="33"/>
  </w:num>
  <w:num w:numId="39">
    <w:abstractNumId w:val="23"/>
  </w:num>
  <w:num w:numId="40">
    <w:abstractNumId w:val="39"/>
  </w:num>
  <w:num w:numId="41">
    <w:abstractNumId w:val="40"/>
  </w:num>
  <w:num w:numId="42">
    <w:abstractNumId w:val="1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U80789367">
    <w15:presenceInfo w15:providerId="None" w15:userId="U807893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it-CH" w:vendorID="64" w:dllVersion="131078" w:nlCheck="1" w:checkStyle="0"/>
  <w:activeWritingStyle w:appName="MSWord" w:lang="de-CH" w:vendorID="64" w:dllVersion="131078" w:nlCheck="1" w:checkStyle="1"/>
  <w:activeWritingStyle w:appName="MSWord" w:lang="de-DE" w:vendorID="64" w:dllVersion="131078" w:nlCheck="1" w:checkStyle="1"/>
  <w:activeWritingStyle w:appName="MSWord" w:lang="en-GB" w:vendorID="64" w:dllVersion="131078" w:nlCheck="1" w:checkStyle="1"/>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9"/>
  <w:autoHyphenation/>
  <w:hyphenationZone w:val="340"/>
  <w:doNotHyphenateCaps/>
  <w:displayHorizontalDrawingGridEvery w:val="0"/>
  <w:displayVerticalDrawingGridEvery w:val="0"/>
  <w:doNotUseMarginsForDrawingGridOrigin/>
  <w:noPunctuationKerning/>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C10BBE"/>
    <w:rsid w:val="00001888"/>
    <w:rsid w:val="0000242B"/>
    <w:rsid w:val="00033EBF"/>
    <w:rsid w:val="00034D7C"/>
    <w:rsid w:val="00043C80"/>
    <w:rsid w:val="000632C3"/>
    <w:rsid w:val="0007174B"/>
    <w:rsid w:val="00084799"/>
    <w:rsid w:val="00086AB8"/>
    <w:rsid w:val="000909B2"/>
    <w:rsid w:val="000B38B8"/>
    <w:rsid w:val="000C62E2"/>
    <w:rsid w:val="000E2D96"/>
    <w:rsid w:val="00100A97"/>
    <w:rsid w:val="001116F6"/>
    <w:rsid w:val="00117577"/>
    <w:rsid w:val="00126B59"/>
    <w:rsid w:val="00145123"/>
    <w:rsid w:val="001502A6"/>
    <w:rsid w:val="00151709"/>
    <w:rsid w:val="001553A3"/>
    <w:rsid w:val="001628B6"/>
    <w:rsid w:val="001B1FDD"/>
    <w:rsid w:val="001B20EF"/>
    <w:rsid w:val="001C0447"/>
    <w:rsid w:val="001C77FA"/>
    <w:rsid w:val="001D0739"/>
    <w:rsid w:val="001E53CF"/>
    <w:rsid w:val="001F0474"/>
    <w:rsid w:val="00201600"/>
    <w:rsid w:val="0022660A"/>
    <w:rsid w:val="00230E36"/>
    <w:rsid w:val="00244D21"/>
    <w:rsid w:val="00253B71"/>
    <w:rsid w:val="0025659D"/>
    <w:rsid w:val="002565B2"/>
    <w:rsid w:val="002761C2"/>
    <w:rsid w:val="00281FA3"/>
    <w:rsid w:val="00290E78"/>
    <w:rsid w:val="0029192A"/>
    <w:rsid w:val="00296C4A"/>
    <w:rsid w:val="002A63AF"/>
    <w:rsid w:val="002B0382"/>
    <w:rsid w:val="002B7C23"/>
    <w:rsid w:val="002D68E8"/>
    <w:rsid w:val="003102D8"/>
    <w:rsid w:val="00314B9A"/>
    <w:rsid w:val="00327459"/>
    <w:rsid w:val="00352B0F"/>
    <w:rsid w:val="003558A5"/>
    <w:rsid w:val="00366E84"/>
    <w:rsid w:val="003779C2"/>
    <w:rsid w:val="00394F02"/>
    <w:rsid w:val="00395801"/>
    <w:rsid w:val="003A4664"/>
    <w:rsid w:val="003C2CE1"/>
    <w:rsid w:val="003D1EEA"/>
    <w:rsid w:val="003E7D57"/>
    <w:rsid w:val="003F77DC"/>
    <w:rsid w:val="00421D65"/>
    <w:rsid w:val="0043089C"/>
    <w:rsid w:val="00431253"/>
    <w:rsid w:val="0044594B"/>
    <w:rsid w:val="00445F79"/>
    <w:rsid w:val="0044651A"/>
    <w:rsid w:val="00452F04"/>
    <w:rsid w:val="00457944"/>
    <w:rsid w:val="0046017D"/>
    <w:rsid w:val="00491E2F"/>
    <w:rsid w:val="0049232E"/>
    <w:rsid w:val="004B7154"/>
    <w:rsid w:val="004D2B34"/>
    <w:rsid w:val="004D5EA8"/>
    <w:rsid w:val="004E06AC"/>
    <w:rsid w:val="004F28EF"/>
    <w:rsid w:val="00503938"/>
    <w:rsid w:val="00520881"/>
    <w:rsid w:val="00523F32"/>
    <w:rsid w:val="00525FCA"/>
    <w:rsid w:val="005358C1"/>
    <w:rsid w:val="0053609D"/>
    <w:rsid w:val="00542D78"/>
    <w:rsid w:val="00565A37"/>
    <w:rsid w:val="00572A5A"/>
    <w:rsid w:val="00584444"/>
    <w:rsid w:val="00584F18"/>
    <w:rsid w:val="005850F2"/>
    <w:rsid w:val="00594E68"/>
    <w:rsid w:val="00597F72"/>
    <w:rsid w:val="005A73D0"/>
    <w:rsid w:val="005C7B3B"/>
    <w:rsid w:val="005E21D3"/>
    <w:rsid w:val="0060798F"/>
    <w:rsid w:val="006116AB"/>
    <w:rsid w:val="00615087"/>
    <w:rsid w:val="00615817"/>
    <w:rsid w:val="006175E8"/>
    <w:rsid w:val="0062042D"/>
    <w:rsid w:val="00633C03"/>
    <w:rsid w:val="0066693A"/>
    <w:rsid w:val="00670254"/>
    <w:rsid w:val="006815D7"/>
    <w:rsid w:val="00697EC3"/>
    <w:rsid w:val="006A2F8E"/>
    <w:rsid w:val="006A53C0"/>
    <w:rsid w:val="006B1670"/>
    <w:rsid w:val="006B7F32"/>
    <w:rsid w:val="006C44CC"/>
    <w:rsid w:val="006D2D5C"/>
    <w:rsid w:val="006F50DA"/>
    <w:rsid w:val="00716197"/>
    <w:rsid w:val="0072545E"/>
    <w:rsid w:val="007312E9"/>
    <w:rsid w:val="00731D05"/>
    <w:rsid w:val="007574E3"/>
    <w:rsid w:val="00770D78"/>
    <w:rsid w:val="0079682A"/>
    <w:rsid w:val="007B6EC9"/>
    <w:rsid w:val="007C1ACC"/>
    <w:rsid w:val="007E2302"/>
    <w:rsid w:val="007F3954"/>
    <w:rsid w:val="00820919"/>
    <w:rsid w:val="00823BC0"/>
    <w:rsid w:val="00826E2C"/>
    <w:rsid w:val="00843DCA"/>
    <w:rsid w:val="00851A73"/>
    <w:rsid w:val="00856C0D"/>
    <w:rsid w:val="008616E6"/>
    <w:rsid w:val="00867495"/>
    <w:rsid w:val="008875C2"/>
    <w:rsid w:val="00890E14"/>
    <w:rsid w:val="008B520B"/>
    <w:rsid w:val="008B6F5C"/>
    <w:rsid w:val="008B7A3E"/>
    <w:rsid w:val="009112B2"/>
    <w:rsid w:val="00922773"/>
    <w:rsid w:val="00932D22"/>
    <w:rsid w:val="00934249"/>
    <w:rsid w:val="0097550D"/>
    <w:rsid w:val="00990655"/>
    <w:rsid w:val="00994F6C"/>
    <w:rsid w:val="0099527C"/>
    <w:rsid w:val="00996BE8"/>
    <w:rsid w:val="009A4F29"/>
    <w:rsid w:val="009A7CD2"/>
    <w:rsid w:val="009E20EB"/>
    <w:rsid w:val="009E476A"/>
    <w:rsid w:val="009F2422"/>
    <w:rsid w:val="009F54DA"/>
    <w:rsid w:val="00A03485"/>
    <w:rsid w:val="00A046BE"/>
    <w:rsid w:val="00A0671B"/>
    <w:rsid w:val="00A11093"/>
    <w:rsid w:val="00A22B4A"/>
    <w:rsid w:val="00A31E6B"/>
    <w:rsid w:val="00A349E2"/>
    <w:rsid w:val="00A551BF"/>
    <w:rsid w:val="00A56FE8"/>
    <w:rsid w:val="00A616A5"/>
    <w:rsid w:val="00A62DFA"/>
    <w:rsid w:val="00A70CD9"/>
    <w:rsid w:val="00A81746"/>
    <w:rsid w:val="00A829C0"/>
    <w:rsid w:val="00A8582C"/>
    <w:rsid w:val="00A9098D"/>
    <w:rsid w:val="00AB106D"/>
    <w:rsid w:val="00AC478E"/>
    <w:rsid w:val="00AC658F"/>
    <w:rsid w:val="00AD2F52"/>
    <w:rsid w:val="00AE47A8"/>
    <w:rsid w:val="00AF0BC3"/>
    <w:rsid w:val="00AF387E"/>
    <w:rsid w:val="00AF7193"/>
    <w:rsid w:val="00B00FCB"/>
    <w:rsid w:val="00B04F40"/>
    <w:rsid w:val="00B109D7"/>
    <w:rsid w:val="00B14694"/>
    <w:rsid w:val="00B3057E"/>
    <w:rsid w:val="00B511C4"/>
    <w:rsid w:val="00B548F4"/>
    <w:rsid w:val="00B61281"/>
    <w:rsid w:val="00B658E1"/>
    <w:rsid w:val="00B6771B"/>
    <w:rsid w:val="00B90F1B"/>
    <w:rsid w:val="00BA7A60"/>
    <w:rsid w:val="00BD7D93"/>
    <w:rsid w:val="00BE2E88"/>
    <w:rsid w:val="00BF769C"/>
    <w:rsid w:val="00BF76C9"/>
    <w:rsid w:val="00C078AB"/>
    <w:rsid w:val="00C10BBE"/>
    <w:rsid w:val="00C5136F"/>
    <w:rsid w:val="00C82219"/>
    <w:rsid w:val="00C96C3C"/>
    <w:rsid w:val="00CB043C"/>
    <w:rsid w:val="00CC0D73"/>
    <w:rsid w:val="00CC5B4E"/>
    <w:rsid w:val="00CE5476"/>
    <w:rsid w:val="00CF7C0A"/>
    <w:rsid w:val="00D02246"/>
    <w:rsid w:val="00D040E1"/>
    <w:rsid w:val="00D27DF7"/>
    <w:rsid w:val="00D30425"/>
    <w:rsid w:val="00D322C7"/>
    <w:rsid w:val="00D32C7B"/>
    <w:rsid w:val="00D32F39"/>
    <w:rsid w:val="00D40978"/>
    <w:rsid w:val="00D44D45"/>
    <w:rsid w:val="00D61E59"/>
    <w:rsid w:val="00D63D60"/>
    <w:rsid w:val="00D7394B"/>
    <w:rsid w:val="00D77A43"/>
    <w:rsid w:val="00D77F86"/>
    <w:rsid w:val="00D80ED5"/>
    <w:rsid w:val="00D8443D"/>
    <w:rsid w:val="00D97EB1"/>
    <w:rsid w:val="00DA7520"/>
    <w:rsid w:val="00DC41C1"/>
    <w:rsid w:val="00DC59DB"/>
    <w:rsid w:val="00DC747F"/>
    <w:rsid w:val="00DD496F"/>
    <w:rsid w:val="00DD528B"/>
    <w:rsid w:val="00E307D2"/>
    <w:rsid w:val="00E4055F"/>
    <w:rsid w:val="00E47191"/>
    <w:rsid w:val="00E56E7C"/>
    <w:rsid w:val="00E6249F"/>
    <w:rsid w:val="00E63004"/>
    <w:rsid w:val="00E852C6"/>
    <w:rsid w:val="00E906D8"/>
    <w:rsid w:val="00EA685B"/>
    <w:rsid w:val="00EB6694"/>
    <w:rsid w:val="00EC3F7A"/>
    <w:rsid w:val="00ED3CDE"/>
    <w:rsid w:val="00EE066E"/>
    <w:rsid w:val="00F001B4"/>
    <w:rsid w:val="00F008D5"/>
    <w:rsid w:val="00F04802"/>
    <w:rsid w:val="00F17977"/>
    <w:rsid w:val="00F45EF0"/>
    <w:rsid w:val="00F57204"/>
    <w:rsid w:val="00F619FB"/>
    <w:rsid w:val="00F71E1F"/>
    <w:rsid w:val="00F726F8"/>
    <w:rsid w:val="00F800EF"/>
    <w:rsid w:val="00F80F32"/>
    <w:rsid w:val="00F833C2"/>
    <w:rsid w:val="00F960CA"/>
    <w:rsid w:val="00FA5BB4"/>
    <w:rsid w:val="00FA6AF1"/>
    <w:rsid w:val="00FB3FE4"/>
    <w:rsid w:val="00FB6E12"/>
    <w:rsid w:val="00FD0554"/>
    <w:rsid w:val="00FD1D8B"/>
    <w:rsid w:val="00FF4F7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8"/>
    <o:shapelayout v:ext="edit">
      <o:idmap v:ext="edit" data="1"/>
      <o:rules v:ext="edit">
        <o:r id="V:Rule6" type="callout" idref="#_x0000_s1042"/>
        <o:r id="V:Rule7" type="callout" idref="#_x0000_s1041"/>
        <o:r id="V:Rule8" type="callout" idref="#_x0000_s1040"/>
        <o:r id="V:Rule9" type="callout" idref="#_x0000_s1038"/>
        <o:r id="V:Rule10" type="callout" idref="#_x0000_s1039"/>
        <o:r id="V:Rule11" type="connector" idref="#_x0000_s1035"/>
        <o:r id="V:Rule12" type="connector" idref="#_x0000_s1037"/>
        <o:r id="V:Rule13" type="connector" idref="#_x0000_s1043"/>
        <o:r id="V:Rule14" type="connector" idref="#_x0000_s1036"/>
        <o:r id="V:Rule15" type="connector" idref="#_x0000_s1044"/>
      </o:rules>
    </o:shapelayout>
  </w:shapeDefaults>
  <w:decimalSymbol w:val="."/>
  <w:listSeparator w:val=";"/>
  <w15:docId w15:val="{68C8A71C-8723-478A-822D-F8044BED1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1">
    <w:lsdException w:name="Normal" w:qFormat="1"/>
    <w:lsdException w:name="heading 1" w:uiPriority="99" w:qFormat="1"/>
    <w:lsdException w:name="heading 2" w:uiPriority="99" w:qFormat="1"/>
    <w:lsdException w:name="heading 3" w:uiPriority="99" w:qFormat="1"/>
    <w:lsdException w:name="heading 4" w:uiPriority="99" w:qFormat="1"/>
    <w:lsdException w:name="heading 5" w:uiPriority="99" w:qFormat="1"/>
    <w:lsdException w:name="heading 6" w:uiPriority="99"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99" w:unhideWhenUsed="1"/>
    <w:lsdException w:name="toc 2" w:semiHidden="1" w:uiPriority="99" w:unhideWhenUsed="1"/>
    <w:lsdException w:name="toc 3" w:semiHidden="1" w:uiPriority="9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99"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D322C7"/>
    <w:pPr>
      <w:spacing w:after="120" w:line="300" w:lineRule="exact"/>
    </w:pPr>
    <w:rPr>
      <w:rFonts w:ascii="Arial" w:hAnsi="Arial"/>
      <w:sz w:val="22"/>
    </w:rPr>
  </w:style>
  <w:style w:type="paragraph" w:styleId="berschrift1">
    <w:name w:val="heading 1"/>
    <w:aliases w:val="...F2,..F2,..F5 Titel 1"/>
    <w:basedOn w:val="Standard"/>
    <w:next w:val="Textkrper"/>
    <w:link w:val="berschrift1Zchn"/>
    <w:uiPriority w:val="99"/>
    <w:qFormat/>
    <w:rsid w:val="00E47191"/>
    <w:pPr>
      <w:numPr>
        <w:numId w:val="1"/>
      </w:numPr>
      <w:tabs>
        <w:tab w:val="clear" w:pos="6380"/>
      </w:tabs>
      <w:spacing w:before="240" w:after="240"/>
      <w:ind w:left="567"/>
      <w:outlineLvl w:val="0"/>
    </w:pPr>
    <w:rPr>
      <w:b/>
      <w:sz w:val="32"/>
    </w:rPr>
  </w:style>
  <w:style w:type="paragraph" w:styleId="berschrift2">
    <w:name w:val="heading 2"/>
    <w:aliases w:val="..F6 Titel 2,...F3,..F3,Reset numbering"/>
    <w:basedOn w:val="Standard"/>
    <w:next w:val="Textkrper"/>
    <w:uiPriority w:val="99"/>
    <w:qFormat/>
    <w:rsid w:val="00FA6AF1"/>
    <w:pPr>
      <w:numPr>
        <w:ilvl w:val="1"/>
        <w:numId w:val="1"/>
      </w:numPr>
      <w:spacing w:before="120" w:after="240"/>
      <w:outlineLvl w:val="1"/>
    </w:pPr>
    <w:rPr>
      <w:b/>
      <w:sz w:val="24"/>
    </w:rPr>
  </w:style>
  <w:style w:type="paragraph" w:styleId="berschrift3">
    <w:name w:val="heading 3"/>
    <w:aliases w:val="...F4,..F4,..F7 Titel 3,Level 1 - 1"/>
    <w:basedOn w:val="Standard"/>
    <w:next w:val="Textkrper"/>
    <w:uiPriority w:val="99"/>
    <w:qFormat/>
    <w:rsid w:val="00D77A43"/>
    <w:pPr>
      <w:numPr>
        <w:ilvl w:val="2"/>
        <w:numId w:val="1"/>
      </w:numPr>
      <w:spacing w:before="120" w:after="240"/>
      <w:outlineLvl w:val="2"/>
    </w:pPr>
    <w:rPr>
      <w:b/>
    </w:rPr>
  </w:style>
  <w:style w:type="paragraph" w:styleId="berschrift4">
    <w:name w:val="heading 4"/>
    <w:aliases w:val="..shift_F4"/>
    <w:basedOn w:val="Standard"/>
    <w:next w:val="Textkrper"/>
    <w:uiPriority w:val="99"/>
    <w:qFormat/>
    <w:rsid w:val="00D77A43"/>
    <w:pPr>
      <w:numPr>
        <w:ilvl w:val="3"/>
        <w:numId w:val="1"/>
      </w:numPr>
      <w:tabs>
        <w:tab w:val="clear" w:pos="1080"/>
        <w:tab w:val="left" w:pos="907"/>
      </w:tabs>
      <w:spacing w:before="120" w:after="240"/>
      <w:outlineLvl w:val="3"/>
    </w:pPr>
  </w:style>
  <w:style w:type="paragraph" w:styleId="berschrift5">
    <w:name w:val="heading 5"/>
    <w:basedOn w:val="Standard"/>
    <w:next w:val="Textkrper"/>
    <w:uiPriority w:val="99"/>
    <w:qFormat/>
    <w:rsid w:val="00D77A43"/>
    <w:pPr>
      <w:numPr>
        <w:ilvl w:val="4"/>
        <w:numId w:val="1"/>
      </w:numPr>
      <w:tabs>
        <w:tab w:val="clear" w:pos="1440"/>
        <w:tab w:val="left" w:pos="1021"/>
      </w:tabs>
      <w:spacing w:before="120" w:after="240"/>
      <w:outlineLvl w:val="4"/>
    </w:pPr>
  </w:style>
  <w:style w:type="paragraph" w:styleId="berschrift6">
    <w:name w:val="heading 6"/>
    <w:aliases w:val="Legal Level 1."/>
    <w:basedOn w:val="Standard"/>
    <w:next w:val="Textkrper"/>
    <w:uiPriority w:val="99"/>
    <w:qFormat/>
    <w:rsid w:val="00D322C7"/>
    <w:pPr>
      <w:keepNext/>
      <w:keepLines/>
      <w:numPr>
        <w:ilvl w:val="5"/>
        <w:numId w:val="1"/>
      </w:numPr>
      <w:spacing w:before="140" w:line="244" w:lineRule="exact"/>
      <w:outlineLvl w:val="5"/>
    </w:pPr>
    <w:rPr>
      <w:i/>
    </w:rPr>
  </w:style>
  <w:style w:type="paragraph" w:styleId="berschrift7">
    <w:name w:val="heading 7"/>
    <w:aliases w:val="Legal Level 1.1."/>
    <w:basedOn w:val="Standard"/>
    <w:next w:val="Textkrper"/>
    <w:uiPriority w:val="99"/>
    <w:qFormat/>
    <w:rsid w:val="00D322C7"/>
    <w:pPr>
      <w:keepNext/>
      <w:keepLines/>
      <w:numPr>
        <w:ilvl w:val="6"/>
        <w:numId w:val="1"/>
      </w:numPr>
      <w:tabs>
        <w:tab w:val="left" w:pos="680"/>
      </w:tabs>
      <w:spacing w:before="140"/>
      <w:outlineLvl w:val="6"/>
    </w:pPr>
  </w:style>
  <w:style w:type="paragraph" w:styleId="berschrift8">
    <w:name w:val="heading 8"/>
    <w:aliases w:val="Legal Level 1.1.1."/>
    <w:basedOn w:val="Standard"/>
    <w:next w:val="Textkrper"/>
    <w:uiPriority w:val="99"/>
    <w:qFormat/>
    <w:rsid w:val="00D322C7"/>
    <w:pPr>
      <w:keepLines/>
      <w:numPr>
        <w:ilvl w:val="7"/>
        <w:numId w:val="1"/>
      </w:numPr>
      <w:spacing w:before="140"/>
      <w:outlineLvl w:val="7"/>
    </w:pPr>
  </w:style>
  <w:style w:type="paragraph" w:styleId="berschrift9">
    <w:name w:val="heading 9"/>
    <w:aliases w:val="Legal Level 1.1.1.1."/>
    <w:basedOn w:val="Standard"/>
    <w:next w:val="Textkrper"/>
    <w:uiPriority w:val="99"/>
    <w:qFormat/>
    <w:rsid w:val="00D322C7"/>
    <w:pPr>
      <w:keepLines/>
      <w:numPr>
        <w:ilvl w:val="8"/>
        <w:numId w:val="1"/>
      </w:numPr>
      <w:tabs>
        <w:tab w:val="left" w:pos="680"/>
      </w:tabs>
      <w:spacing w:before="14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uiPriority w:val="99"/>
    <w:rsid w:val="00D322C7"/>
  </w:style>
  <w:style w:type="character" w:customStyle="1" w:styleId="TextkrperZchn">
    <w:name w:val="Textkörper Zchn"/>
    <w:basedOn w:val="Absatz-Standardschriftart"/>
    <w:link w:val="Textkrper"/>
    <w:uiPriority w:val="99"/>
    <w:rsid w:val="00366E84"/>
    <w:rPr>
      <w:rFonts w:ascii="Arial" w:hAnsi="Arial"/>
      <w:sz w:val="22"/>
    </w:rPr>
  </w:style>
  <w:style w:type="character" w:customStyle="1" w:styleId="berschrift1Zchn">
    <w:name w:val="Überschrift 1 Zchn"/>
    <w:aliases w:val="...F2 Zchn,..F2 Zchn,..F5 Titel 1 Zchn"/>
    <w:basedOn w:val="Absatz-Standardschriftart"/>
    <w:link w:val="berschrift1"/>
    <w:rsid w:val="00932D22"/>
    <w:rPr>
      <w:rFonts w:ascii="Arial" w:hAnsi="Arial"/>
      <w:b/>
      <w:sz w:val="32"/>
    </w:rPr>
  </w:style>
  <w:style w:type="paragraph" w:customStyle="1" w:styleId="Leerzeile">
    <w:name w:val="Leerzeile"/>
    <w:basedOn w:val="Textkrper"/>
    <w:uiPriority w:val="99"/>
    <w:rsid w:val="00D322C7"/>
  </w:style>
  <w:style w:type="character" w:styleId="Kommentarzeichen">
    <w:name w:val="annotation reference"/>
    <w:semiHidden/>
    <w:rsid w:val="00D322C7"/>
    <w:rPr>
      <w:sz w:val="16"/>
      <w:szCs w:val="16"/>
    </w:rPr>
  </w:style>
  <w:style w:type="paragraph" w:styleId="Titel">
    <w:name w:val="Title"/>
    <w:basedOn w:val="Standard"/>
    <w:next w:val="Textkrper"/>
    <w:qFormat/>
    <w:rsid w:val="00394F02"/>
    <w:pPr>
      <w:spacing w:line="240" w:lineRule="auto"/>
    </w:pPr>
    <w:rPr>
      <w:b/>
      <w:sz w:val="32"/>
    </w:rPr>
  </w:style>
  <w:style w:type="paragraph" w:styleId="Abbildungsverzeichnis">
    <w:name w:val="table of figures"/>
    <w:basedOn w:val="Standard"/>
    <w:next w:val="Standard"/>
    <w:semiHidden/>
    <w:rsid w:val="00D322C7"/>
    <w:pPr>
      <w:tabs>
        <w:tab w:val="right" w:leader="dot" w:pos="9072"/>
      </w:tabs>
    </w:pPr>
  </w:style>
  <w:style w:type="paragraph" w:styleId="Kopfzeile">
    <w:name w:val="header"/>
    <w:basedOn w:val="Standard"/>
    <w:rsid w:val="00D322C7"/>
    <w:pPr>
      <w:tabs>
        <w:tab w:val="right" w:pos="9072"/>
      </w:tabs>
      <w:spacing w:after="0"/>
    </w:pPr>
  </w:style>
  <w:style w:type="paragraph" w:styleId="Fuzeile">
    <w:name w:val="footer"/>
    <w:basedOn w:val="Standard"/>
    <w:rsid w:val="00D322C7"/>
    <w:pPr>
      <w:pBdr>
        <w:top w:val="single" w:sz="6" w:space="1" w:color="auto"/>
      </w:pBdr>
      <w:tabs>
        <w:tab w:val="right" w:pos="9072"/>
      </w:tabs>
      <w:spacing w:after="0"/>
    </w:pPr>
  </w:style>
  <w:style w:type="paragraph" w:customStyle="1" w:styleId="Abbildung">
    <w:name w:val="Abbildung"/>
    <w:next w:val="Standard"/>
    <w:rsid w:val="00D322C7"/>
    <w:pPr>
      <w:keepNext/>
      <w:keepLines/>
      <w:spacing w:before="140" w:after="140"/>
      <w:jc w:val="center"/>
    </w:pPr>
    <w:rPr>
      <w:rFonts w:ascii="Arial" w:hAnsi="Arial"/>
      <w:noProof/>
      <w:lang w:val="en-GB" w:eastAsia="en-US"/>
    </w:rPr>
  </w:style>
  <w:style w:type="paragraph" w:styleId="Beschriftung">
    <w:name w:val="caption"/>
    <w:basedOn w:val="Standard"/>
    <w:next w:val="Standard"/>
    <w:uiPriority w:val="99"/>
    <w:qFormat/>
    <w:rsid w:val="00D322C7"/>
    <w:pPr>
      <w:spacing w:before="120"/>
    </w:pPr>
    <w:rPr>
      <w:b/>
    </w:rPr>
  </w:style>
  <w:style w:type="character" w:styleId="Funotenzeichen">
    <w:name w:val="footnote reference"/>
    <w:uiPriority w:val="99"/>
    <w:semiHidden/>
    <w:rsid w:val="00D322C7"/>
    <w:rPr>
      <w:rFonts w:ascii="Arial" w:hAnsi="Arial"/>
      <w:sz w:val="20"/>
      <w:vertAlign w:val="superscript"/>
    </w:rPr>
  </w:style>
  <w:style w:type="paragraph" w:customStyle="1" w:styleId="Fuzeilegerade">
    <w:name w:val="Fußzeile gerade"/>
    <w:basedOn w:val="Fuzeile"/>
    <w:rsid w:val="00D322C7"/>
  </w:style>
  <w:style w:type="paragraph" w:customStyle="1" w:styleId="Fuzeileungerade">
    <w:name w:val="Fußzeile ungerade"/>
    <w:basedOn w:val="Fuzeile"/>
    <w:rsid w:val="00D322C7"/>
  </w:style>
  <w:style w:type="paragraph" w:customStyle="1" w:styleId="Nebentitel">
    <w:name w:val="Nebentitel"/>
    <w:basedOn w:val="Titel"/>
    <w:uiPriority w:val="99"/>
    <w:rsid w:val="00D322C7"/>
  </w:style>
  <w:style w:type="paragraph" w:styleId="Standardeinzug">
    <w:name w:val="Normal Indent"/>
    <w:basedOn w:val="Standard"/>
    <w:rsid w:val="00D322C7"/>
    <w:pPr>
      <w:ind w:left="340"/>
    </w:pPr>
  </w:style>
  <w:style w:type="character" w:styleId="Seitenzahl">
    <w:name w:val="page number"/>
    <w:rsid w:val="00D322C7"/>
    <w:rPr>
      <w:rFonts w:ascii="Arial" w:hAnsi="Arial"/>
      <w:sz w:val="24"/>
    </w:rPr>
  </w:style>
  <w:style w:type="paragraph" w:customStyle="1" w:styleId="Dokumenttitel">
    <w:name w:val="Dokumenttitel"/>
    <w:basedOn w:val="Standard"/>
    <w:rsid w:val="00D322C7"/>
    <w:pPr>
      <w:keepNext/>
      <w:keepLines/>
      <w:tabs>
        <w:tab w:val="num" w:pos="6380"/>
      </w:tabs>
      <w:ind w:left="6380" w:hanging="567"/>
    </w:pPr>
    <w:rPr>
      <w:b/>
      <w:sz w:val="32"/>
    </w:rPr>
  </w:style>
  <w:style w:type="paragraph" w:styleId="Verzeichnis9">
    <w:name w:val="toc 9"/>
    <w:basedOn w:val="Standard"/>
    <w:next w:val="Standard"/>
    <w:semiHidden/>
    <w:rsid w:val="00D322C7"/>
    <w:pPr>
      <w:tabs>
        <w:tab w:val="right" w:leader="dot" w:pos="9071"/>
      </w:tabs>
      <w:ind w:left="1763"/>
    </w:pPr>
    <w:rPr>
      <w:sz w:val="18"/>
    </w:rPr>
  </w:style>
  <w:style w:type="paragraph" w:styleId="Verzeichnis1">
    <w:name w:val="toc 1"/>
    <w:basedOn w:val="Standard"/>
    <w:uiPriority w:val="99"/>
    <w:rsid w:val="00D322C7"/>
    <w:pPr>
      <w:tabs>
        <w:tab w:val="right" w:leader="dot" w:pos="9071"/>
      </w:tabs>
      <w:spacing w:before="120"/>
    </w:pPr>
    <w:rPr>
      <w:b/>
    </w:rPr>
  </w:style>
  <w:style w:type="paragraph" w:styleId="Verzeichnis2">
    <w:name w:val="toc 2"/>
    <w:basedOn w:val="Standard"/>
    <w:uiPriority w:val="99"/>
    <w:rsid w:val="00D322C7"/>
    <w:pPr>
      <w:tabs>
        <w:tab w:val="left" w:pos="907"/>
        <w:tab w:val="right" w:leader="dot" w:pos="9071"/>
      </w:tabs>
      <w:ind w:left="425"/>
    </w:pPr>
  </w:style>
  <w:style w:type="paragraph" w:styleId="Verzeichnis3">
    <w:name w:val="toc 3"/>
    <w:basedOn w:val="Standard"/>
    <w:uiPriority w:val="99"/>
    <w:rsid w:val="00D322C7"/>
    <w:pPr>
      <w:tabs>
        <w:tab w:val="left" w:pos="1361"/>
        <w:tab w:val="right" w:leader="dot" w:pos="9072"/>
      </w:tabs>
      <w:ind w:left="629"/>
    </w:pPr>
  </w:style>
  <w:style w:type="paragraph" w:styleId="Verzeichnis4">
    <w:name w:val="toc 4"/>
    <w:basedOn w:val="Standard"/>
    <w:uiPriority w:val="39"/>
    <w:rsid w:val="00D322C7"/>
    <w:pPr>
      <w:tabs>
        <w:tab w:val="left" w:pos="1701"/>
        <w:tab w:val="right" w:leader="dot" w:pos="9071"/>
      </w:tabs>
      <w:ind w:left="833"/>
    </w:pPr>
  </w:style>
  <w:style w:type="paragraph" w:styleId="Verzeichnis5">
    <w:name w:val="toc 5"/>
    <w:basedOn w:val="Standard"/>
    <w:rsid w:val="00D322C7"/>
    <w:pPr>
      <w:tabs>
        <w:tab w:val="left" w:pos="2041"/>
        <w:tab w:val="right" w:leader="dot" w:pos="9071"/>
      </w:tabs>
      <w:ind w:left="1038"/>
    </w:pPr>
  </w:style>
  <w:style w:type="paragraph" w:styleId="Verzeichnis6">
    <w:name w:val="toc 6"/>
    <w:basedOn w:val="Standard"/>
    <w:semiHidden/>
    <w:rsid w:val="00D322C7"/>
    <w:pPr>
      <w:tabs>
        <w:tab w:val="right" w:leader="dot" w:pos="9071"/>
      </w:tabs>
      <w:ind w:left="1225"/>
    </w:pPr>
    <w:rPr>
      <w:sz w:val="18"/>
    </w:rPr>
  </w:style>
  <w:style w:type="paragraph" w:styleId="Verzeichnis7">
    <w:name w:val="toc 7"/>
    <w:basedOn w:val="Standard"/>
    <w:semiHidden/>
    <w:rsid w:val="00D322C7"/>
    <w:pPr>
      <w:tabs>
        <w:tab w:val="right" w:leader="dot" w:pos="9071"/>
      </w:tabs>
      <w:ind w:left="1355"/>
    </w:pPr>
    <w:rPr>
      <w:sz w:val="18"/>
    </w:rPr>
  </w:style>
  <w:style w:type="paragraph" w:styleId="Verzeichnis8">
    <w:name w:val="toc 8"/>
    <w:basedOn w:val="Standard"/>
    <w:semiHidden/>
    <w:rsid w:val="00D322C7"/>
    <w:pPr>
      <w:tabs>
        <w:tab w:val="right" w:leader="dot" w:pos="9071"/>
      </w:tabs>
      <w:ind w:left="1559"/>
    </w:pPr>
    <w:rPr>
      <w:sz w:val="18"/>
    </w:rPr>
  </w:style>
  <w:style w:type="paragraph" w:customStyle="1" w:styleId="Dokumentname">
    <w:name w:val="Dokumentname"/>
    <w:basedOn w:val="Standard"/>
    <w:next w:val="Standard"/>
    <w:rsid w:val="00D322C7"/>
    <w:pPr>
      <w:spacing w:line="288" w:lineRule="auto"/>
    </w:pPr>
    <w:rPr>
      <w:sz w:val="12"/>
      <w:szCs w:val="22"/>
      <w:lang w:eastAsia="de-DE"/>
    </w:rPr>
  </w:style>
  <w:style w:type="paragraph" w:styleId="Funotentext">
    <w:name w:val="footnote text"/>
    <w:basedOn w:val="Standard"/>
    <w:link w:val="FunotentextZchn"/>
    <w:uiPriority w:val="99"/>
    <w:semiHidden/>
    <w:rsid w:val="00D322C7"/>
  </w:style>
  <w:style w:type="character" w:customStyle="1" w:styleId="FunotentextZchn">
    <w:name w:val="Fußnotentext Zchn"/>
    <w:basedOn w:val="Absatz-Standardschriftart"/>
    <w:link w:val="Funotentext"/>
    <w:uiPriority w:val="99"/>
    <w:rsid w:val="00932D22"/>
    <w:rPr>
      <w:rFonts w:ascii="Arial" w:hAnsi="Arial"/>
      <w:sz w:val="22"/>
    </w:rPr>
  </w:style>
  <w:style w:type="paragraph" w:customStyle="1" w:styleId="Anhang">
    <w:name w:val="Anhang"/>
    <w:basedOn w:val="berschrift1"/>
    <w:next w:val="Textkrper"/>
    <w:qFormat/>
    <w:rsid w:val="00D322C7"/>
    <w:pPr>
      <w:numPr>
        <w:numId w:val="0"/>
      </w:numPr>
    </w:pPr>
  </w:style>
  <w:style w:type="paragraph" w:customStyle="1" w:styleId="AbkrzungenReferenzen">
    <w:name w:val="Abkürzungen/Referenzen"/>
    <w:basedOn w:val="Standard"/>
    <w:rsid w:val="00D322C7"/>
    <w:pPr>
      <w:keepLines/>
      <w:tabs>
        <w:tab w:val="left" w:pos="1418"/>
      </w:tabs>
      <w:spacing w:before="60" w:after="60" w:line="280" w:lineRule="atLeast"/>
      <w:ind w:left="1418" w:hanging="1418"/>
    </w:pPr>
  </w:style>
  <w:style w:type="character" w:styleId="Hyperlink">
    <w:name w:val="Hyperlink"/>
    <w:rsid w:val="00D322C7"/>
    <w:rPr>
      <w:rFonts w:ascii="Helvetica" w:hAnsi="Helvetica"/>
      <w:color w:val="0000FF"/>
      <w:sz w:val="20"/>
      <w:u w:val="single"/>
    </w:rPr>
  </w:style>
  <w:style w:type="character" w:styleId="BesuchterHyperlink">
    <w:name w:val="FollowedHyperlink"/>
    <w:rsid w:val="00D322C7"/>
    <w:rPr>
      <w:rFonts w:ascii="Arial" w:hAnsi="Arial"/>
      <w:color w:val="800080"/>
      <w:u w:val="single"/>
    </w:rPr>
  </w:style>
  <w:style w:type="paragraph" w:customStyle="1" w:styleId="Hinweisverborgen">
    <w:name w:val="Hinweis / verborgen"/>
    <w:basedOn w:val="Standard"/>
    <w:rsid w:val="00D322C7"/>
    <w:pPr>
      <w:spacing w:line="280" w:lineRule="atLeast"/>
      <w:ind w:left="227" w:hanging="227"/>
      <w:jc w:val="both"/>
    </w:pPr>
    <w:rPr>
      <w:vanish/>
      <w:color w:val="FF0000"/>
      <w:sz w:val="16"/>
    </w:rPr>
  </w:style>
  <w:style w:type="paragraph" w:customStyle="1" w:styleId="Begriff">
    <w:name w:val="Begriff"/>
    <w:basedOn w:val="Textkrper"/>
    <w:rsid w:val="00D322C7"/>
    <w:rPr>
      <w:b/>
    </w:rPr>
  </w:style>
  <w:style w:type="paragraph" w:customStyle="1" w:styleId="Begriffsdefinition">
    <w:name w:val="Begriffsdefinition"/>
    <w:basedOn w:val="Textkrper"/>
    <w:rsid w:val="00D322C7"/>
    <w:pPr>
      <w:ind w:left="851"/>
    </w:pPr>
  </w:style>
  <w:style w:type="paragraph" w:customStyle="1" w:styleId="Erklrungstext">
    <w:name w:val="Erklärungstext"/>
    <w:basedOn w:val="Standard"/>
    <w:rsid w:val="00A56FE8"/>
    <w:pPr>
      <w:pBdr>
        <w:top w:val="double" w:sz="4" w:space="1" w:color="auto"/>
        <w:left w:val="double" w:sz="4" w:space="4" w:color="auto"/>
        <w:bottom w:val="double" w:sz="4" w:space="1" w:color="auto"/>
        <w:right w:val="double" w:sz="4" w:space="4" w:color="auto"/>
      </w:pBdr>
      <w:shd w:val="pct30" w:color="FFFF00" w:fill="auto"/>
      <w:spacing w:after="0" w:line="240" w:lineRule="auto"/>
    </w:pPr>
    <w:rPr>
      <w:sz w:val="20"/>
      <w:lang w:eastAsia="de-DE"/>
    </w:rPr>
  </w:style>
  <w:style w:type="paragraph" w:customStyle="1" w:styleId="Tab-Zeile10">
    <w:name w:val="Tab-Zeile10"/>
    <w:basedOn w:val="Standard"/>
    <w:rsid w:val="00D322C7"/>
    <w:pPr>
      <w:keepLines/>
      <w:spacing w:before="60" w:after="60" w:line="280" w:lineRule="atLeast"/>
    </w:pPr>
  </w:style>
  <w:style w:type="paragraph" w:customStyle="1" w:styleId="Tab-Zeile10Titel">
    <w:name w:val="Tab-Zeile10 Titel"/>
    <w:basedOn w:val="Tab-Zeile10"/>
    <w:rsid w:val="00D322C7"/>
    <w:pPr>
      <w:keepNext/>
      <w:shd w:val="solid" w:color="auto" w:fill="auto"/>
      <w:spacing w:line="240" w:lineRule="auto"/>
    </w:pPr>
    <w:rPr>
      <w:i/>
      <w:color w:val="FFFFFF"/>
      <w:sz w:val="18"/>
    </w:rPr>
  </w:style>
  <w:style w:type="paragraph" w:styleId="Dokumentstruktur">
    <w:name w:val="Document Map"/>
    <w:basedOn w:val="Standard"/>
    <w:semiHidden/>
    <w:rsid w:val="00D322C7"/>
    <w:pPr>
      <w:shd w:val="clear" w:color="auto" w:fill="000080"/>
    </w:pPr>
    <w:rPr>
      <w:rFonts w:ascii="Tahoma" w:hAnsi="Tahoma" w:cs="Tahoma"/>
    </w:rPr>
  </w:style>
  <w:style w:type="paragraph" w:styleId="Sprechblasentext">
    <w:name w:val="Balloon Text"/>
    <w:basedOn w:val="Standard"/>
    <w:link w:val="SprechblasentextZchn"/>
    <w:rsid w:val="00922773"/>
    <w:pPr>
      <w:spacing w:after="0" w:line="240" w:lineRule="auto"/>
    </w:pPr>
    <w:rPr>
      <w:rFonts w:ascii="Tahoma" w:hAnsi="Tahoma" w:cs="Tahoma"/>
      <w:sz w:val="16"/>
      <w:szCs w:val="16"/>
    </w:rPr>
  </w:style>
  <w:style w:type="character" w:customStyle="1" w:styleId="SprechblasentextZchn">
    <w:name w:val="Sprechblasentext Zchn"/>
    <w:link w:val="Sprechblasentext"/>
    <w:rsid w:val="00922773"/>
    <w:rPr>
      <w:rFonts w:ascii="Tahoma" w:hAnsi="Tahoma" w:cs="Tahoma"/>
      <w:sz w:val="16"/>
      <w:szCs w:val="16"/>
    </w:rPr>
  </w:style>
  <w:style w:type="paragraph" w:customStyle="1" w:styleId="Default">
    <w:name w:val="Default"/>
    <w:rsid w:val="00BF76C9"/>
    <w:pPr>
      <w:autoSpaceDE w:val="0"/>
      <w:autoSpaceDN w:val="0"/>
      <w:adjustRightInd w:val="0"/>
    </w:pPr>
    <w:rPr>
      <w:rFonts w:ascii="Arial" w:hAnsi="Arial" w:cs="Arial"/>
      <w:color w:val="000000"/>
      <w:sz w:val="24"/>
      <w:szCs w:val="24"/>
    </w:rPr>
  </w:style>
  <w:style w:type="paragraph" w:styleId="Inhaltsverzeichnisberschrift">
    <w:name w:val="TOC Heading"/>
    <w:basedOn w:val="berschrift1"/>
    <w:next w:val="Standard"/>
    <w:uiPriority w:val="39"/>
    <w:semiHidden/>
    <w:unhideWhenUsed/>
    <w:qFormat/>
    <w:rsid w:val="000909B2"/>
    <w:pPr>
      <w:keepNext/>
      <w:keepLines/>
      <w:numPr>
        <w:numId w:val="0"/>
      </w:numPr>
      <w:spacing w:before="480" w:after="0" w:line="276" w:lineRule="auto"/>
      <w:outlineLvl w:val="9"/>
    </w:pPr>
    <w:rPr>
      <w:rFonts w:ascii="Cambria" w:hAnsi="Cambria"/>
      <w:bCs/>
      <w:color w:val="365F91"/>
      <w:sz w:val="28"/>
      <w:szCs w:val="28"/>
    </w:rPr>
  </w:style>
  <w:style w:type="paragraph" w:styleId="Listenabsatz">
    <w:name w:val="List Paragraph"/>
    <w:basedOn w:val="Standard"/>
    <w:uiPriority w:val="34"/>
    <w:qFormat/>
    <w:rsid w:val="00A62DFA"/>
    <w:pPr>
      <w:spacing w:after="160" w:line="259" w:lineRule="auto"/>
      <w:ind w:left="720"/>
      <w:contextualSpacing/>
    </w:pPr>
    <w:rPr>
      <w:rFonts w:ascii="Calibri" w:eastAsia="Calibri" w:hAnsi="Calibri"/>
      <w:szCs w:val="22"/>
      <w:lang w:eastAsia="en-US"/>
    </w:rPr>
  </w:style>
  <w:style w:type="paragraph" w:styleId="Kommentartext">
    <w:name w:val="annotation text"/>
    <w:basedOn w:val="Standard"/>
    <w:link w:val="KommentartextZchn"/>
    <w:uiPriority w:val="99"/>
    <w:rsid w:val="00366E84"/>
    <w:pPr>
      <w:spacing w:line="240" w:lineRule="auto"/>
    </w:pPr>
    <w:rPr>
      <w:sz w:val="20"/>
    </w:rPr>
  </w:style>
  <w:style w:type="character" w:customStyle="1" w:styleId="KommentartextZchn">
    <w:name w:val="Kommentartext Zchn"/>
    <w:basedOn w:val="Absatz-Standardschriftart"/>
    <w:link w:val="Kommentartext"/>
    <w:uiPriority w:val="99"/>
    <w:rsid w:val="00366E84"/>
    <w:rPr>
      <w:rFonts w:ascii="Arial" w:hAnsi="Arial"/>
    </w:rPr>
  </w:style>
  <w:style w:type="paragraph" w:styleId="Kommentarthema">
    <w:name w:val="annotation subject"/>
    <w:basedOn w:val="Kommentartext"/>
    <w:next w:val="Kommentartext"/>
    <w:link w:val="KommentarthemaZchn"/>
    <w:rsid w:val="00366E84"/>
    <w:rPr>
      <w:b/>
      <w:bCs/>
    </w:rPr>
  </w:style>
  <w:style w:type="character" w:customStyle="1" w:styleId="KommentarthemaZchn">
    <w:name w:val="Kommentarthema Zchn"/>
    <w:basedOn w:val="KommentartextZchn"/>
    <w:link w:val="Kommentarthema"/>
    <w:rsid w:val="00366E84"/>
    <w:rPr>
      <w:rFonts w:ascii="Arial" w:hAnsi="Arial"/>
      <w:b/>
      <w:bCs/>
    </w:rPr>
  </w:style>
  <w:style w:type="paragraph" w:customStyle="1" w:styleId="Appendix">
    <w:name w:val="Appendix"/>
    <w:basedOn w:val="berschrift1"/>
    <w:link w:val="AppendixZchn"/>
    <w:rsid w:val="00366E84"/>
    <w:pPr>
      <w:keepNext/>
      <w:numPr>
        <w:numId w:val="7"/>
      </w:numPr>
      <w:spacing w:before="360" w:line="260" w:lineRule="atLeast"/>
    </w:pPr>
    <w:rPr>
      <w:kern w:val="28"/>
      <w:lang w:eastAsia="en-US"/>
    </w:rPr>
  </w:style>
  <w:style w:type="character" w:customStyle="1" w:styleId="AppendixZchn">
    <w:name w:val="Appendix Zchn"/>
    <w:basedOn w:val="berschrift1Zchn"/>
    <w:link w:val="Appendix"/>
    <w:rsid w:val="00932D22"/>
    <w:rPr>
      <w:rFonts w:ascii="Arial" w:hAnsi="Arial"/>
      <w:b/>
      <w:kern w:val="28"/>
      <w:sz w:val="32"/>
      <w:lang w:eastAsia="en-US"/>
    </w:rPr>
  </w:style>
  <w:style w:type="paragraph" w:customStyle="1" w:styleId="Appendix2">
    <w:name w:val="Appendix 2"/>
    <w:basedOn w:val="Standard"/>
    <w:rsid w:val="00366E84"/>
    <w:pPr>
      <w:numPr>
        <w:ilvl w:val="1"/>
        <w:numId w:val="7"/>
      </w:numPr>
      <w:spacing w:before="240" w:line="200" w:lineRule="atLeast"/>
    </w:pPr>
    <w:rPr>
      <w:b/>
      <w:sz w:val="20"/>
      <w:lang w:eastAsia="en-US"/>
    </w:rPr>
  </w:style>
  <w:style w:type="paragraph" w:customStyle="1" w:styleId="Bulletbig">
    <w:name w:val="Bullet big"/>
    <w:basedOn w:val="Textkrper"/>
    <w:rsid w:val="00366E84"/>
    <w:pPr>
      <w:keepLines/>
      <w:numPr>
        <w:numId w:val="8"/>
      </w:numPr>
      <w:tabs>
        <w:tab w:val="clear" w:pos="355"/>
        <w:tab w:val="num" w:pos="1329"/>
        <w:tab w:val="left" w:pos="1758"/>
        <w:tab w:val="left" w:pos="2127"/>
        <w:tab w:val="left" w:pos="2325"/>
        <w:tab w:val="left" w:pos="2892"/>
        <w:tab w:val="left" w:pos="3459"/>
        <w:tab w:val="left" w:pos="4026"/>
        <w:tab w:val="left" w:pos="4593"/>
        <w:tab w:val="left" w:pos="5330"/>
        <w:tab w:val="left" w:pos="5897"/>
        <w:tab w:val="left" w:pos="6464"/>
        <w:tab w:val="left" w:pos="7031"/>
        <w:tab w:val="left" w:pos="7598"/>
        <w:tab w:val="left" w:pos="8165"/>
        <w:tab w:val="left" w:pos="8732"/>
        <w:tab w:val="left" w:pos="9299"/>
      </w:tabs>
      <w:spacing w:after="141" w:line="240" w:lineRule="auto"/>
      <w:ind w:left="1329"/>
      <w:jc w:val="both"/>
    </w:pPr>
    <w:rPr>
      <w:sz w:val="20"/>
      <w:lang w:eastAsia="de-DE"/>
    </w:rPr>
  </w:style>
  <w:style w:type="paragraph" w:customStyle="1" w:styleId="TabelleGross">
    <w:name w:val="Tabelle Gross"/>
    <w:basedOn w:val="Standard"/>
    <w:link w:val="TabelleGrossZchn"/>
    <w:qFormat/>
    <w:rsid w:val="00366E84"/>
    <w:pPr>
      <w:spacing w:before="60" w:after="60" w:line="240" w:lineRule="auto"/>
    </w:pPr>
    <w:rPr>
      <w:rFonts w:cs="Tahoma"/>
      <w:sz w:val="20"/>
    </w:rPr>
  </w:style>
  <w:style w:type="character" w:customStyle="1" w:styleId="TabelleGrossZchn">
    <w:name w:val="Tabelle Gross Zchn"/>
    <w:basedOn w:val="Absatz-Standardschriftart"/>
    <w:link w:val="TabelleGross"/>
    <w:rsid w:val="00366E84"/>
    <w:rPr>
      <w:rFonts w:ascii="Arial" w:hAnsi="Arial" w:cs="Tahoma"/>
    </w:rPr>
  </w:style>
  <w:style w:type="paragraph" w:customStyle="1" w:styleId="Point">
    <w:name w:val="Point"/>
    <w:basedOn w:val="Standard"/>
    <w:rsid w:val="00932D22"/>
    <w:pPr>
      <w:numPr>
        <w:numId w:val="10"/>
      </w:numPr>
      <w:tabs>
        <w:tab w:val="clear" w:pos="360"/>
      </w:tabs>
      <w:spacing w:after="0" w:line="200" w:lineRule="atLeast"/>
      <w:ind w:left="270" w:hanging="270"/>
    </w:pPr>
    <w:rPr>
      <w:sz w:val="20"/>
      <w:lang w:eastAsia="en-US"/>
    </w:rPr>
  </w:style>
  <w:style w:type="paragraph" w:styleId="Aufzhlungszeichen">
    <w:name w:val="List Bullet"/>
    <w:basedOn w:val="Standard"/>
    <w:rsid w:val="00932D22"/>
    <w:pPr>
      <w:spacing w:after="0" w:line="200" w:lineRule="atLeast"/>
      <w:ind w:left="360" w:hanging="360"/>
    </w:pPr>
    <w:rPr>
      <w:sz w:val="20"/>
      <w:lang w:eastAsia="en-US"/>
    </w:rPr>
  </w:style>
  <w:style w:type="paragraph" w:styleId="Aufzhlungszeichen2">
    <w:name w:val="List Bullet 2"/>
    <w:basedOn w:val="Standard"/>
    <w:rsid w:val="00932D22"/>
    <w:pPr>
      <w:spacing w:before="120" w:after="0" w:line="200" w:lineRule="atLeast"/>
      <w:ind w:left="720" w:hanging="360"/>
    </w:pPr>
    <w:rPr>
      <w:sz w:val="24"/>
      <w:lang w:eastAsia="en-US"/>
    </w:rPr>
  </w:style>
  <w:style w:type="paragraph" w:styleId="Liste2">
    <w:name w:val="List 2"/>
    <w:basedOn w:val="Standard"/>
    <w:rsid w:val="00932D22"/>
    <w:pPr>
      <w:spacing w:after="0" w:line="200" w:lineRule="atLeast"/>
      <w:ind w:left="720" w:hanging="360"/>
    </w:pPr>
    <w:rPr>
      <w:sz w:val="20"/>
      <w:lang w:eastAsia="en-US"/>
    </w:rPr>
  </w:style>
  <w:style w:type="paragraph" w:customStyle="1" w:styleId="tableentry">
    <w:name w:val="table entry"/>
    <w:basedOn w:val="Standard"/>
    <w:rsid w:val="00932D22"/>
    <w:pPr>
      <w:framePr w:h="0" w:hSpace="180" w:wrap="around" w:vAnchor="text" w:hAnchor="text" w:y="1"/>
      <w:spacing w:before="100" w:after="100" w:line="200" w:lineRule="atLeast"/>
      <w:jc w:val="center"/>
    </w:pPr>
    <w:rPr>
      <w:sz w:val="20"/>
      <w:lang w:eastAsia="en-US"/>
    </w:rPr>
  </w:style>
  <w:style w:type="paragraph" w:styleId="Listennummer">
    <w:name w:val="List Number"/>
    <w:basedOn w:val="Standard"/>
    <w:rsid w:val="00932D22"/>
    <w:pPr>
      <w:spacing w:before="160" w:after="0" w:line="200" w:lineRule="atLeast"/>
      <w:ind w:left="360" w:hanging="360"/>
    </w:pPr>
    <w:rPr>
      <w:sz w:val="20"/>
      <w:lang w:eastAsia="en-US"/>
    </w:rPr>
  </w:style>
  <w:style w:type="paragraph" w:styleId="Aufzhlungszeichen3">
    <w:name w:val="List Bullet 3"/>
    <w:basedOn w:val="Standard"/>
    <w:rsid w:val="00932D22"/>
    <w:pPr>
      <w:spacing w:after="0" w:line="200" w:lineRule="atLeast"/>
      <w:ind w:left="1080" w:hanging="360"/>
    </w:pPr>
    <w:rPr>
      <w:sz w:val="20"/>
      <w:lang w:eastAsia="en-US"/>
    </w:rPr>
  </w:style>
  <w:style w:type="paragraph" w:styleId="Aufzhlungszeichen4">
    <w:name w:val="List Bullet 4"/>
    <w:basedOn w:val="Standard"/>
    <w:rsid w:val="00932D22"/>
    <w:pPr>
      <w:spacing w:after="0" w:line="200" w:lineRule="atLeast"/>
      <w:ind w:left="1440" w:hanging="360"/>
    </w:pPr>
    <w:rPr>
      <w:sz w:val="20"/>
      <w:lang w:eastAsia="en-US"/>
    </w:rPr>
  </w:style>
  <w:style w:type="paragraph" w:customStyle="1" w:styleId="tableheader">
    <w:name w:val="table header"/>
    <w:basedOn w:val="tableentry"/>
    <w:rsid w:val="00932D22"/>
    <w:pPr>
      <w:framePr w:wrap="around"/>
    </w:pPr>
    <w:rPr>
      <w:rFonts w:ascii="Helvetica" w:hAnsi="Helvetica"/>
      <w:b/>
      <w:sz w:val="22"/>
    </w:rPr>
  </w:style>
  <w:style w:type="paragraph" w:customStyle="1" w:styleId="xtablehead">
    <w:name w:val="x table head"/>
    <w:basedOn w:val="Standard"/>
    <w:rsid w:val="00932D22"/>
    <w:pPr>
      <w:framePr w:h="0" w:hSpace="180" w:wrap="around" w:vAnchor="text" w:hAnchor="text" w:y="1"/>
      <w:spacing w:before="120" w:line="200" w:lineRule="atLeast"/>
      <w:jc w:val="center"/>
    </w:pPr>
    <w:rPr>
      <w:rFonts w:ascii="Helvetica" w:hAnsi="Helvetica"/>
      <w:b/>
      <w:lang w:eastAsia="en-US"/>
    </w:rPr>
  </w:style>
  <w:style w:type="paragraph" w:customStyle="1" w:styleId="tableheadersmall">
    <w:name w:val="table header small"/>
    <w:basedOn w:val="tableheader"/>
    <w:rsid w:val="00932D22"/>
    <w:pPr>
      <w:framePr w:wrap="around" w:vAnchor="margin" w:hAnchor="page" w:x="1561" w:y="278"/>
    </w:pPr>
    <w:rPr>
      <w:sz w:val="20"/>
    </w:rPr>
  </w:style>
  <w:style w:type="paragraph" w:customStyle="1" w:styleId="tableentrysmall">
    <w:name w:val="table entry small"/>
    <w:basedOn w:val="tableentry"/>
    <w:rsid w:val="00932D22"/>
    <w:pPr>
      <w:framePr w:wrap="around" w:vAnchor="margin" w:hAnchor="page" w:x="1561" w:y="278"/>
      <w:jc w:val="left"/>
    </w:pPr>
  </w:style>
  <w:style w:type="paragraph" w:customStyle="1" w:styleId="ListBubble4">
    <w:name w:val="List Bubble 4"/>
    <w:basedOn w:val="Aufzhlungszeichen4"/>
    <w:rsid w:val="00932D22"/>
    <w:pPr>
      <w:spacing w:before="120"/>
    </w:pPr>
    <w:rPr>
      <w:sz w:val="24"/>
    </w:rPr>
  </w:style>
  <w:style w:type="paragraph" w:customStyle="1" w:styleId="ListBubble3">
    <w:name w:val="List Bubble 3"/>
    <w:basedOn w:val="Aufzhlungszeichen3"/>
    <w:rsid w:val="00932D22"/>
    <w:pPr>
      <w:spacing w:before="120"/>
    </w:pPr>
    <w:rPr>
      <w:sz w:val="24"/>
    </w:rPr>
  </w:style>
  <w:style w:type="paragraph" w:customStyle="1" w:styleId="label">
    <w:name w:val="label"/>
    <w:basedOn w:val="berschrift3"/>
    <w:rsid w:val="00932D22"/>
    <w:pPr>
      <w:framePr w:w="2131" w:hSpace="187" w:vSpace="173" w:wrap="around" w:vAnchor="text" w:hAnchor="page" w:x="1446" w:y="-3"/>
      <w:tabs>
        <w:tab w:val="num" w:pos="432"/>
        <w:tab w:val="left" w:pos="2835"/>
      </w:tabs>
      <w:spacing w:before="330" w:after="0" w:line="260" w:lineRule="exact"/>
      <w:ind w:left="432" w:hanging="432"/>
      <w:outlineLvl w:val="9"/>
    </w:pPr>
    <w:rPr>
      <w:rFonts w:ascii="Helvetica" w:hAnsi="Helvetica"/>
      <w:noProof/>
      <w:lang w:eastAsia="en-US"/>
    </w:rPr>
  </w:style>
  <w:style w:type="paragraph" w:customStyle="1" w:styleId="rule">
    <w:name w:val="rule"/>
    <w:basedOn w:val="Standard"/>
    <w:rsid w:val="00932D22"/>
    <w:pPr>
      <w:pBdr>
        <w:top w:val="single" w:sz="6" w:space="0" w:color="auto"/>
        <w:between w:val="single" w:sz="6" w:space="0" w:color="auto"/>
      </w:pBdr>
      <w:spacing w:after="0" w:line="260" w:lineRule="exact"/>
    </w:pPr>
    <w:rPr>
      <w:rFonts w:ascii="Times" w:hAnsi="Times"/>
      <w:noProof/>
      <w:sz w:val="24"/>
      <w:lang w:eastAsia="en-US"/>
    </w:rPr>
  </w:style>
  <w:style w:type="paragraph" w:customStyle="1" w:styleId="bulletlist">
    <w:name w:val="bullet list"/>
    <w:basedOn w:val="Standard"/>
    <w:rsid w:val="00932D22"/>
    <w:pPr>
      <w:spacing w:before="120" w:after="0" w:line="240" w:lineRule="atLeast"/>
      <w:ind w:left="357" w:hanging="357"/>
    </w:pPr>
    <w:rPr>
      <w:sz w:val="20"/>
      <w:lang w:eastAsia="en-US"/>
    </w:rPr>
  </w:style>
  <w:style w:type="paragraph" w:customStyle="1" w:styleId="firstbullet">
    <w:name w:val="first bullet"/>
    <w:basedOn w:val="bulletlist"/>
    <w:next w:val="bulletlist"/>
    <w:rsid w:val="00932D22"/>
    <w:pPr>
      <w:spacing w:before="0"/>
    </w:pPr>
  </w:style>
  <w:style w:type="paragraph" w:customStyle="1" w:styleId="toprule">
    <w:name w:val="top rule"/>
    <w:basedOn w:val="Standard"/>
    <w:next w:val="Standard"/>
    <w:rsid w:val="00932D22"/>
    <w:pPr>
      <w:pBdr>
        <w:top w:val="single" w:sz="6" w:space="1" w:color="auto"/>
        <w:between w:val="single" w:sz="6" w:space="1" w:color="auto"/>
      </w:pBdr>
      <w:spacing w:after="0" w:line="200" w:lineRule="atLeast"/>
    </w:pPr>
    <w:rPr>
      <w:sz w:val="20"/>
      <w:lang w:eastAsia="en-US"/>
    </w:rPr>
  </w:style>
  <w:style w:type="paragraph" w:customStyle="1" w:styleId="bottomrule">
    <w:name w:val="bottom rule"/>
    <w:basedOn w:val="Standard"/>
    <w:rsid w:val="00932D22"/>
    <w:pPr>
      <w:pBdr>
        <w:bottom w:val="single" w:sz="6" w:space="1" w:color="auto"/>
        <w:between w:val="single" w:sz="6" w:space="1" w:color="auto"/>
      </w:pBdr>
      <w:spacing w:after="0" w:line="200" w:lineRule="atLeast"/>
    </w:pPr>
    <w:rPr>
      <w:sz w:val="20"/>
      <w:lang w:eastAsia="en-US"/>
    </w:rPr>
  </w:style>
  <w:style w:type="paragraph" w:customStyle="1" w:styleId="text">
    <w:name w:val="text"/>
    <w:basedOn w:val="Standard"/>
    <w:rsid w:val="00932D22"/>
    <w:pPr>
      <w:spacing w:after="0" w:line="260" w:lineRule="exact"/>
    </w:pPr>
    <w:rPr>
      <w:rFonts w:ascii="Times" w:hAnsi="Times"/>
      <w:noProof/>
      <w:sz w:val="20"/>
      <w:lang w:eastAsia="en-US"/>
    </w:rPr>
  </w:style>
  <w:style w:type="paragraph" w:customStyle="1" w:styleId="endpara">
    <w:name w:val="end para"/>
    <w:next w:val="text"/>
    <w:rsid w:val="00932D22"/>
    <w:pPr>
      <w:pBdr>
        <w:bottom w:val="single" w:sz="6" w:space="10" w:color="auto"/>
        <w:between w:val="single" w:sz="6" w:space="10" w:color="auto"/>
      </w:pBdr>
      <w:spacing w:after="240" w:line="260" w:lineRule="exact"/>
      <w:jc w:val="both"/>
    </w:pPr>
    <w:rPr>
      <w:rFonts w:ascii="Times" w:hAnsi="Times"/>
      <w:noProof/>
      <w:sz w:val="24"/>
      <w:lang w:val="en-GB" w:eastAsia="en-US"/>
    </w:rPr>
  </w:style>
  <w:style w:type="paragraph" w:customStyle="1" w:styleId="projecttitle1">
    <w:name w:val="project title 1"/>
    <w:basedOn w:val="text"/>
    <w:rsid w:val="00932D22"/>
    <w:pPr>
      <w:spacing w:before="240" w:after="600"/>
    </w:pPr>
    <w:rPr>
      <w:sz w:val="36"/>
    </w:rPr>
  </w:style>
  <w:style w:type="paragraph" w:customStyle="1" w:styleId="projecttitle2">
    <w:name w:val="project title 2"/>
    <w:basedOn w:val="text"/>
    <w:rsid w:val="00932D22"/>
    <w:pPr>
      <w:spacing w:after="1680"/>
    </w:pPr>
    <w:rPr>
      <w:sz w:val="28"/>
    </w:rPr>
  </w:style>
  <w:style w:type="paragraph" w:customStyle="1" w:styleId="Heading2NoRef">
    <w:name w:val="Heading 2 NoRef"/>
    <w:basedOn w:val="berschrift2"/>
    <w:rsid w:val="00932D22"/>
    <w:pPr>
      <w:keepNext/>
      <w:tabs>
        <w:tab w:val="num" w:pos="432"/>
      </w:tabs>
      <w:spacing w:before="320" w:line="200" w:lineRule="atLeast"/>
      <w:ind w:left="432" w:hanging="432"/>
      <w:outlineLvl w:val="9"/>
    </w:pPr>
    <w:rPr>
      <w:sz w:val="28"/>
      <w:lang w:eastAsia="en-US"/>
    </w:rPr>
  </w:style>
  <w:style w:type="paragraph" w:customStyle="1" w:styleId="Heading2NoRefA">
    <w:name w:val="Heading 2 NoRefA"/>
    <w:basedOn w:val="Heading2NoRef"/>
    <w:rsid w:val="00932D22"/>
  </w:style>
  <w:style w:type="paragraph" w:styleId="Listennummer2">
    <w:name w:val="List Number 2"/>
    <w:basedOn w:val="Standard"/>
    <w:rsid w:val="00932D22"/>
    <w:pPr>
      <w:spacing w:after="0" w:line="200" w:lineRule="atLeast"/>
      <w:ind w:left="720" w:hanging="360"/>
    </w:pPr>
    <w:rPr>
      <w:sz w:val="20"/>
      <w:lang w:eastAsia="en-US"/>
    </w:rPr>
  </w:style>
  <w:style w:type="paragraph" w:customStyle="1" w:styleId="tableentryheader">
    <w:name w:val="table entry header"/>
    <w:basedOn w:val="tableentrysmall"/>
    <w:rsid w:val="00932D22"/>
    <w:pPr>
      <w:framePr w:wrap="around" w:x="1465" w:y="1"/>
    </w:pPr>
    <w:rPr>
      <w:rFonts w:ascii="Helvetica" w:hAnsi="Helvetica"/>
      <w:caps/>
      <w:sz w:val="24"/>
    </w:rPr>
  </w:style>
  <w:style w:type="paragraph" w:customStyle="1" w:styleId="NormalIndent2">
    <w:name w:val="Normal Indent 2"/>
    <w:basedOn w:val="Standardeinzug"/>
    <w:rsid w:val="00932D22"/>
    <w:pPr>
      <w:spacing w:after="0" w:line="200" w:lineRule="atLeast"/>
      <w:ind w:left="360"/>
    </w:pPr>
    <w:rPr>
      <w:sz w:val="20"/>
      <w:lang w:eastAsia="en-US"/>
    </w:rPr>
  </w:style>
  <w:style w:type="paragraph" w:customStyle="1" w:styleId="ListBullet2table">
    <w:name w:val="List Bullet 2 table"/>
    <w:basedOn w:val="Aufzhlungszeichen2"/>
    <w:rsid w:val="00932D22"/>
    <w:pPr>
      <w:spacing w:before="0" w:after="60"/>
      <w:ind w:left="216" w:hanging="216"/>
    </w:pPr>
    <w:rPr>
      <w:sz w:val="18"/>
    </w:rPr>
  </w:style>
  <w:style w:type="paragraph" w:customStyle="1" w:styleId="label2">
    <w:name w:val="label2"/>
    <w:basedOn w:val="label"/>
    <w:rsid w:val="00932D22"/>
    <w:pPr>
      <w:framePr w:wrap="around" w:x="1729" w:y="1"/>
    </w:pPr>
    <w:rPr>
      <w:b w:val="0"/>
    </w:rPr>
  </w:style>
  <w:style w:type="paragraph" w:customStyle="1" w:styleId="label3">
    <w:name w:val="label3"/>
    <w:basedOn w:val="label"/>
    <w:rsid w:val="00932D22"/>
    <w:pPr>
      <w:framePr w:wrap="around"/>
    </w:pPr>
    <w:rPr>
      <w:b w:val="0"/>
      <w:i/>
    </w:rPr>
  </w:style>
  <w:style w:type="paragraph" w:customStyle="1" w:styleId="BulletInTable">
    <w:name w:val="BulletInTable"/>
    <w:basedOn w:val="Standard"/>
    <w:rsid w:val="00932D22"/>
    <w:pPr>
      <w:spacing w:before="80" w:after="80" w:line="200" w:lineRule="atLeast"/>
      <w:ind w:left="216" w:hanging="216"/>
    </w:pPr>
    <w:rPr>
      <w:sz w:val="20"/>
      <w:lang w:eastAsia="en-US"/>
    </w:rPr>
  </w:style>
  <w:style w:type="paragraph" w:customStyle="1" w:styleId="NormalInCell">
    <w:name w:val="NormalInCell"/>
    <w:basedOn w:val="Standard"/>
    <w:rsid w:val="00932D22"/>
    <w:pPr>
      <w:spacing w:before="80" w:after="80" w:line="200" w:lineRule="atLeast"/>
    </w:pPr>
    <w:rPr>
      <w:sz w:val="20"/>
      <w:lang w:eastAsia="en-US"/>
    </w:rPr>
  </w:style>
  <w:style w:type="paragraph" w:customStyle="1" w:styleId="NormalCell">
    <w:name w:val="NormalCell"/>
    <w:basedOn w:val="Standard"/>
    <w:rsid w:val="00932D22"/>
    <w:pPr>
      <w:spacing w:after="0" w:line="200" w:lineRule="atLeast"/>
    </w:pPr>
    <w:rPr>
      <w:sz w:val="20"/>
      <w:lang w:eastAsia="en-US"/>
    </w:rPr>
  </w:style>
  <w:style w:type="paragraph" w:customStyle="1" w:styleId="Body">
    <w:name w:val="Body"/>
    <w:rsid w:val="00932D22"/>
    <w:pPr>
      <w:spacing w:before="240" w:after="120" w:line="260" w:lineRule="exact"/>
      <w:ind w:left="720"/>
      <w:jc w:val="both"/>
    </w:pPr>
    <w:rPr>
      <w:rFonts w:ascii="Times" w:hAnsi="Times"/>
      <w:sz w:val="24"/>
      <w:lang w:val="en-GB" w:eastAsia="en-US"/>
    </w:rPr>
  </w:style>
  <w:style w:type="paragraph" w:customStyle="1" w:styleId="Bullet">
    <w:name w:val="Bullet"/>
    <w:rsid w:val="00932D22"/>
    <w:pPr>
      <w:tabs>
        <w:tab w:val="left" w:pos="900"/>
      </w:tabs>
      <w:spacing w:before="80" w:after="40" w:line="260" w:lineRule="exact"/>
      <w:ind w:left="1800" w:hanging="360"/>
      <w:jc w:val="both"/>
    </w:pPr>
    <w:rPr>
      <w:rFonts w:ascii="Times" w:hAnsi="Times"/>
      <w:sz w:val="24"/>
      <w:lang w:val="en-GB" w:eastAsia="en-US"/>
    </w:rPr>
  </w:style>
  <w:style w:type="paragraph" w:customStyle="1" w:styleId="Rationale">
    <w:name w:val="Rationale"/>
    <w:basedOn w:val="Standard"/>
    <w:rsid w:val="00932D22"/>
    <w:pPr>
      <w:spacing w:after="0" w:line="200" w:lineRule="atLeast"/>
      <w:ind w:left="360"/>
    </w:pPr>
    <w:rPr>
      <w:sz w:val="20"/>
      <w:lang w:eastAsia="en-US"/>
    </w:rPr>
  </w:style>
  <w:style w:type="paragraph" w:customStyle="1" w:styleId="SubLabel">
    <w:name w:val="SubLabel"/>
    <w:basedOn w:val="Standard"/>
    <w:rsid w:val="00932D22"/>
    <w:pPr>
      <w:spacing w:after="200" w:line="200" w:lineRule="atLeast"/>
    </w:pPr>
    <w:rPr>
      <w:b/>
      <w:sz w:val="20"/>
      <w:lang w:eastAsia="en-US"/>
    </w:rPr>
  </w:style>
  <w:style w:type="paragraph" w:customStyle="1" w:styleId="s">
    <w:name w:val="s"/>
    <w:basedOn w:val="Standard"/>
    <w:rsid w:val="00932D22"/>
    <w:pPr>
      <w:spacing w:after="0" w:line="200" w:lineRule="atLeast"/>
    </w:pPr>
    <w:rPr>
      <w:sz w:val="20"/>
      <w:lang w:eastAsia="en-US"/>
    </w:rPr>
  </w:style>
  <w:style w:type="paragraph" w:customStyle="1" w:styleId="Text0">
    <w:name w:val="Text"/>
    <w:basedOn w:val="Standard"/>
    <w:rsid w:val="00932D22"/>
    <w:pPr>
      <w:spacing w:after="170" w:line="200" w:lineRule="atLeast"/>
    </w:pPr>
    <w:rPr>
      <w:sz w:val="20"/>
      <w:lang w:eastAsia="en-US"/>
    </w:rPr>
  </w:style>
  <w:style w:type="paragraph" w:customStyle="1" w:styleId="tablehead">
    <w:name w:val="table head"/>
    <w:basedOn w:val="Standard"/>
    <w:rsid w:val="00932D22"/>
    <w:pPr>
      <w:framePr w:h="0" w:hSpace="180" w:wrap="around" w:vAnchor="text" w:hAnchor="page" w:x="2975" w:y="284"/>
      <w:spacing w:before="120" w:line="200" w:lineRule="atLeast"/>
    </w:pPr>
    <w:rPr>
      <w:b/>
      <w:sz w:val="20"/>
      <w:lang w:eastAsia="en-US"/>
    </w:rPr>
  </w:style>
  <w:style w:type="paragraph" w:customStyle="1" w:styleId="textlabel">
    <w:name w:val="text label"/>
    <w:basedOn w:val="Standard"/>
    <w:rsid w:val="00932D22"/>
    <w:pPr>
      <w:spacing w:after="60" w:line="200" w:lineRule="atLeast"/>
    </w:pPr>
    <w:rPr>
      <w:b/>
      <w:lang w:eastAsia="en-US"/>
    </w:rPr>
  </w:style>
  <w:style w:type="paragraph" w:customStyle="1" w:styleId="note">
    <w:name w:val="note"/>
    <w:basedOn w:val="textlabel"/>
    <w:rsid w:val="00932D22"/>
    <w:pPr>
      <w:ind w:left="397"/>
    </w:pPr>
  </w:style>
  <w:style w:type="paragraph" w:customStyle="1" w:styleId="notes">
    <w:name w:val="notes"/>
    <w:basedOn w:val="note"/>
    <w:rsid w:val="00932D22"/>
  </w:style>
  <w:style w:type="paragraph" w:customStyle="1" w:styleId="MyGlossary">
    <w:name w:val="MyGlossary"/>
    <w:basedOn w:val="Standard"/>
    <w:rsid w:val="00932D22"/>
    <w:pPr>
      <w:spacing w:line="288" w:lineRule="auto"/>
      <w:ind w:left="720"/>
    </w:pPr>
    <w:rPr>
      <w:rFonts w:ascii="Helvetica" w:hAnsi="Helvetica"/>
      <w:noProof/>
      <w:lang w:eastAsia="en-US"/>
    </w:rPr>
  </w:style>
  <w:style w:type="paragraph" w:customStyle="1" w:styleId="Anchor">
    <w:name w:val="Anchor"/>
    <w:basedOn w:val="Point"/>
    <w:rsid w:val="00932D22"/>
    <w:pPr>
      <w:framePr w:w="749" w:h="648" w:hSpace="144" w:wrap="around" w:vAnchor="text" w:hAnchor="page" w:x="2017" w:y="1"/>
      <w:numPr>
        <w:numId w:val="0"/>
      </w:numPr>
      <w:ind w:left="270" w:hanging="270"/>
    </w:pPr>
    <w:rPr>
      <w:b/>
      <w:sz w:val="48"/>
    </w:rPr>
  </w:style>
  <w:style w:type="paragraph" w:customStyle="1" w:styleId="Bullets">
    <w:name w:val="Bullets"/>
    <w:basedOn w:val="Standard"/>
    <w:rsid w:val="00932D22"/>
    <w:pPr>
      <w:tabs>
        <w:tab w:val="num" w:pos="720"/>
        <w:tab w:val="num" w:pos="6380"/>
      </w:tabs>
      <w:spacing w:before="80" w:after="0" w:line="240" w:lineRule="auto"/>
      <w:ind w:left="720" w:hanging="567"/>
    </w:pPr>
    <w:rPr>
      <w:sz w:val="20"/>
      <w:lang w:eastAsia="en-US"/>
    </w:rPr>
  </w:style>
  <w:style w:type="paragraph" w:styleId="Index1">
    <w:name w:val="index 1"/>
    <w:basedOn w:val="Standard"/>
    <w:next w:val="Standard"/>
    <w:autoRedefine/>
    <w:rsid w:val="00932D22"/>
    <w:pPr>
      <w:spacing w:after="0" w:line="200" w:lineRule="atLeast"/>
      <w:ind w:left="220" w:hanging="220"/>
    </w:pPr>
    <w:rPr>
      <w:sz w:val="20"/>
      <w:lang w:eastAsia="en-US"/>
    </w:rPr>
  </w:style>
  <w:style w:type="paragraph" w:customStyle="1" w:styleId="Code">
    <w:name w:val="Code"/>
    <w:basedOn w:val="Standard"/>
    <w:rsid w:val="00932D22"/>
    <w:pPr>
      <w:spacing w:after="0" w:line="200" w:lineRule="atLeast"/>
    </w:pPr>
    <w:rPr>
      <w:rFonts w:ascii="Courier New" w:hAnsi="Courier New"/>
      <w:snapToGrid w:val="0"/>
      <w:sz w:val="16"/>
      <w:lang w:eastAsia="de-DE"/>
    </w:rPr>
  </w:style>
  <w:style w:type="paragraph" w:customStyle="1" w:styleId="Code2">
    <w:name w:val="Code2"/>
    <w:basedOn w:val="Code"/>
    <w:rsid w:val="00932D22"/>
    <w:rPr>
      <w:sz w:val="20"/>
    </w:rPr>
  </w:style>
  <w:style w:type="paragraph" w:styleId="Index2">
    <w:name w:val="index 2"/>
    <w:basedOn w:val="Standard"/>
    <w:next w:val="Standard"/>
    <w:autoRedefine/>
    <w:rsid w:val="00932D22"/>
    <w:pPr>
      <w:spacing w:after="0" w:line="200" w:lineRule="atLeast"/>
      <w:ind w:left="440" w:hanging="220"/>
    </w:pPr>
    <w:rPr>
      <w:rFonts w:ascii="Times New Roman" w:hAnsi="Times New Roman"/>
      <w:sz w:val="18"/>
      <w:lang w:eastAsia="en-US"/>
    </w:rPr>
  </w:style>
  <w:style w:type="paragraph" w:styleId="Index3">
    <w:name w:val="index 3"/>
    <w:basedOn w:val="Standard"/>
    <w:next w:val="Standard"/>
    <w:autoRedefine/>
    <w:rsid w:val="00932D22"/>
    <w:pPr>
      <w:spacing w:after="0" w:line="200" w:lineRule="atLeast"/>
      <w:ind w:left="660" w:hanging="220"/>
    </w:pPr>
    <w:rPr>
      <w:rFonts w:ascii="Times New Roman" w:hAnsi="Times New Roman"/>
      <w:sz w:val="18"/>
      <w:lang w:eastAsia="en-US"/>
    </w:rPr>
  </w:style>
  <w:style w:type="paragraph" w:styleId="Index4">
    <w:name w:val="index 4"/>
    <w:basedOn w:val="Standard"/>
    <w:next w:val="Standard"/>
    <w:autoRedefine/>
    <w:rsid w:val="00932D22"/>
    <w:pPr>
      <w:spacing w:after="0" w:line="200" w:lineRule="atLeast"/>
      <w:ind w:left="880" w:hanging="220"/>
    </w:pPr>
    <w:rPr>
      <w:rFonts w:ascii="Times New Roman" w:hAnsi="Times New Roman"/>
      <w:sz w:val="18"/>
      <w:lang w:eastAsia="en-US"/>
    </w:rPr>
  </w:style>
  <w:style w:type="paragraph" w:styleId="Index5">
    <w:name w:val="index 5"/>
    <w:basedOn w:val="Standard"/>
    <w:next w:val="Standard"/>
    <w:autoRedefine/>
    <w:rsid w:val="00932D22"/>
    <w:pPr>
      <w:spacing w:after="0" w:line="200" w:lineRule="atLeast"/>
      <w:ind w:left="1100" w:hanging="220"/>
    </w:pPr>
    <w:rPr>
      <w:rFonts w:ascii="Times New Roman" w:hAnsi="Times New Roman"/>
      <w:sz w:val="18"/>
      <w:lang w:eastAsia="en-US"/>
    </w:rPr>
  </w:style>
  <w:style w:type="paragraph" w:styleId="Index6">
    <w:name w:val="index 6"/>
    <w:basedOn w:val="Standard"/>
    <w:next w:val="Standard"/>
    <w:autoRedefine/>
    <w:rsid w:val="00932D22"/>
    <w:pPr>
      <w:spacing w:after="0" w:line="200" w:lineRule="atLeast"/>
      <w:ind w:left="1320" w:hanging="220"/>
    </w:pPr>
    <w:rPr>
      <w:rFonts w:ascii="Times New Roman" w:hAnsi="Times New Roman"/>
      <w:sz w:val="18"/>
      <w:lang w:eastAsia="en-US"/>
    </w:rPr>
  </w:style>
  <w:style w:type="paragraph" w:styleId="Index7">
    <w:name w:val="index 7"/>
    <w:basedOn w:val="Standard"/>
    <w:next w:val="Standard"/>
    <w:autoRedefine/>
    <w:rsid w:val="00932D22"/>
    <w:pPr>
      <w:spacing w:after="0" w:line="200" w:lineRule="atLeast"/>
      <w:ind w:left="1540" w:hanging="220"/>
    </w:pPr>
    <w:rPr>
      <w:rFonts w:ascii="Times New Roman" w:hAnsi="Times New Roman"/>
      <w:sz w:val="18"/>
      <w:lang w:eastAsia="en-US"/>
    </w:rPr>
  </w:style>
  <w:style w:type="paragraph" w:styleId="Index8">
    <w:name w:val="index 8"/>
    <w:basedOn w:val="Standard"/>
    <w:next w:val="Standard"/>
    <w:autoRedefine/>
    <w:rsid w:val="00932D22"/>
    <w:pPr>
      <w:spacing w:after="0" w:line="200" w:lineRule="atLeast"/>
      <w:ind w:left="1760" w:hanging="220"/>
    </w:pPr>
    <w:rPr>
      <w:rFonts w:ascii="Times New Roman" w:hAnsi="Times New Roman"/>
      <w:sz w:val="18"/>
      <w:lang w:eastAsia="en-US"/>
    </w:rPr>
  </w:style>
  <w:style w:type="paragraph" w:styleId="Index9">
    <w:name w:val="index 9"/>
    <w:basedOn w:val="Standard"/>
    <w:next w:val="Standard"/>
    <w:autoRedefine/>
    <w:rsid w:val="00932D22"/>
    <w:pPr>
      <w:spacing w:after="0" w:line="200" w:lineRule="atLeast"/>
      <w:ind w:left="1980" w:hanging="220"/>
    </w:pPr>
    <w:rPr>
      <w:rFonts w:ascii="Times New Roman" w:hAnsi="Times New Roman"/>
      <w:sz w:val="18"/>
      <w:lang w:eastAsia="en-US"/>
    </w:rPr>
  </w:style>
  <w:style w:type="paragraph" w:styleId="Indexberschrift">
    <w:name w:val="index heading"/>
    <w:basedOn w:val="Standard"/>
    <w:next w:val="Index1"/>
    <w:rsid w:val="00932D22"/>
    <w:pPr>
      <w:numPr>
        <w:numId w:val="17"/>
      </w:numPr>
      <w:spacing w:before="240" w:line="200" w:lineRule="atLeast"/>
      <w:ind w:left="0" w:firstLine="0"/>
      <w:jc w:val="center"/>
    </w:pPr>
    <w:rPr>
      <w:rFonts w:ascii="Times New Roman" w:hAnsi="Times New Roman"/>
      <w:b/>
      <w:sz w:val="26"/>
      <w:lang w:eastAsia="en-US"/>
    </w:rPr>
  </w:style>
  <w:style w:type="paragraph" w:customStyle="1" w:styleId="CodeStandard">
    <w:name w:val="Code Standard"/>
    <w:basedOn w:val="Standard"/>
    <w:rsid w:val="00932D22"/>
    <w:pPr>
      <w:spacing w:after="0" w:line="200" w:lineRule="atLeast"/>
    </w:pPr>
    <w:rPr>
      <w:rFonts w:ascii="Courier New" w:hAnsi="Courier New"/>
      <w:sz w:val="20"/>
      <w:lang w:eastAsia="en-US"/>
    </w:rPr>
  </w:style>
  <w:style w:type="paragraph" w:styleId="Textkrper2">
    <w:name w:val="Body Text 2"/>
    <w:basedOn w:val="Standard"/>
    <w:link w:val="Textkrper2Zchn"/>
    <w:rsid w:val="00932D22"/>
    <w:pPr>
      <w:numPr>
        <w:numId w:val="18"/>
      </w:numPr>
      <w:tabs>
        <w:tab w:val="clear" w:pos="1492"/>
      </w:tabs>
      <w:spacing w:after="0" w:line="240" w:lineRule="auto"/>
      <w:ind w:left="0" w:firstLine="0"/>
    </w:pPr>
    <w:rPr>
      <w:b/>
      <w:sz w:val="20"/>
      <w:lang w:eastAsia="en-US"/>
    </w:rPr>
  </w:style>
  <w:style w:type="character" w:customStyle="1" w:styleId="Textkrper2Zchn">
    <w:name w:val="Textkörper 2 Zchn"/>
    <w:basedOn w:val="Absatz-Standardschriftart"/>
    <w:link w:val="Textkrper2"/>
    <w:rsid w:val="00932D22"/>
    <w:rPr>
      <w:rFonts w:ascii="Arial" w:hAnsi="Arial"/>
      <w:b/>
      <w:lang w:eastAsia="en-US"/>
    </w:rPr>
  </w:style>
  <w:style w:type="paragraph" w:styleId="Umschlagabsenderadresse">
    <w:name w:val="envelope return"/>
    <w:basedOn w:val="Standard"/>
    <w:rsid w:val="00932D22"/>
    <w:pPr>
      <w:spacing w:after="0" w:line="200" w:lineRule="atLeast"/>
    </w:pPr>
    <w:rPr>
      <w:sz w:val="20"/>
      <w:lang w:eastAsia="en-US"/>
    </w:rPr>
  </w:style>
  <w:style w:type="paragraph" w:styleId="Anrede">
    <w:name w:val="Salutation"/>
    <w:basedOn w:val="Standard"/>
    <w:next w:val="Standard"/>
    <w:link w:val="AnredeZchn"/>
    <w:rsid w:val="00932D22"/>
    <w:pPr>
      <w:spacing w:after="0" w:line="200" w:lineRule="atLeast"/>
    </w:pPr>
    <w:rPr>
      <w:sz w:val="20"/>
      <w:lang w:eastAsia="en-US"/>
    </w:rPr>
  </w:style>
  <w:style w:type="character" w:customStyle="1" w:styleId="AnredeZchn">
    <w:name w:val="Anrede Zchn"/>
    <w:basedOn w:val="Absatz-Standardschriftart"/>
    <w:link w:val="Anrede"/>
    <w:rsid w:val="00932D22"/>
    <w:rPr>
      <w:rFonts w:ascii="Arial" w:hAnsi="Arial"/>
      <w:lang w:eastAsia="en-US"/>
    </w:rPr>
  </w:style>
  <w:style w:type="paragraph" w:styleId="Aufzhlungszeichen5">
    <w:name w:val="List Bullet 5"/>
    <w:basedOn w:val="Standard"/>
    <w:autoRedefine/>
    <w:rsid w:val="00932D22"/>
    <w:pPr>
      <w:tabs>
        <w:tab w:val="num" w:pos="360"/>
      </w:tabs>
      <w:spacing w:after="0" w:line="200" w:lineRule="atLeast"/>
      <w:ind w:left="360" w:hanging="360"/>
    </w:pPr>
    <w:rPr>
      <w:sz w:val="20"/>
      <w:lang w:eastAsia="en-US"/>
    </w:rPr>
  </w:style>
  <w:style w:type="paragraph" w:styleId="Blocktext">
    <w:name w:val="Block Text"/>
    <w:basedOn w:val="Standard"/>
    <w:rsid w:val="00932D22"/>
    <w:pPr>
      <w:spacing w:line="200" w:lineRule="atLeast"/>
      <w:ind w:left="1440" w:right="1440"/>
    </w:pPr>
    <w:rPr>
      <w:sz w:val="20"/>
      <w:lang w:eastAsia="en-US"/>
    </w:rPr>
  </w:style>
  <w:style w:type="paragraph" w:styleId="Datum">
    <w:name w:val="Date"/>
    <w:basedOn w:val="Standard"/>
    <w:next w:val="Standard"/>
    <w:link w:val="DatumZchn"/>
    <w:rsid w:val="00932D22"/>
    <w:pPr>
      <w:spacing w:after="0" w:line="200" w:lineRule="atLeast"/>
    </w:pPr>
    <w:rPr>
      <w:sz w:val="20"/>
      <w:lang w:eastAsia="en-US"/>
    </w:rPr>
  </w:style>
  <w:style w:type="character" w:customStyle="1" w:styleId="DatumZchn">
    <w:name w:val="Datum Zchn"/>
    <w:basedOn w:val="Absatz-Standardschriftart"/>
    <w:link w:val="Datum"/>
    <w:rsid w:val="00932D22"/>
    <w:rPr>
      <w:rFonts w:ascii="Arial" w:hAnsi="Arial"/>
      <w:lang w:eastAsia="en-US"/>
    </w:rPr>
  </w:style>
  <w:style w:type="paragraph" w:styleId="Endnotentext">
    <w:name w:val="endnote text"/>
    <w:basedOn w:val="Standard"/>
    <w:link w:val="EndnotentextZchn"/>
    <w:rsid w:val="00932D22"/>
    <w:pPr>
      <w:spacing w:after="0" w:line="200" w:lineRule="atLeast"/>
    </w:pPr>
    <w:rPr>
      <w:sz w:val="20"/>
      <w:lang w:eastAsia="en-US"/>
    </w:rPr>
  </w:style>
  <w:style w:type="character" w:customStyle="1" w:styleId="EndnotentextZchn">
    <w:name w:val="Endnotentext Zchn"/>
    <w:basedOn w:val="Absatz-Standardschriftart"/>
    <w:link w:val="Endnotentext"/>
    <w:rsid w:val="00932D22"/>
    <w:rPr>
      <w:rFonts w:ascii="Arial" w:hAnsi="Arial"/>
      <w:lang w:eastAsia="en-US"/>
    </w:rPr>
  </w:style>
  <w:style w:type="paragraph" w:styleId="Fu-Endnotenberschrift">
    <w:name w:val="Note Heading"/>
    <w:basedOn w:val="Standard"/>
    <w:next w:val="Standard"/>
    <w:link w:val="Fu-EndnotenberschriftZchn"/>
    <w:rsid w:val="00932D22"/>
    <w:pPr>
      <w:spacing w:after="0" w:line="200" w:lineRule="atLeast"/>
    </w:pPr>
    <w:rPr>
      <w:sz w:val="20"/>
      <w:lang w:eastAsia="en-US"/>
    </w:rPr>
  </w:style>
  <w:style w:type="character" w:customStyle="1" w:styleId="Fu-EndnotenberschriftZchn">
    <w:name w:val="Fuß/-Endnotenüberschrift Zchn"/>
    <w:basedOn w:val="Absatz-Standardschriftart"/>
    <w:link w:val="Fu-Endnotenberschrift"/>
    <w:rsid w:val="00932D22"/>
    <w:rPr>
      <w:rFonts w:ascii="Arial" w:hAnsi="Arial"/>
      <w:lang w:eastAsia="en-US"/>
    </w:rPr>
  </w:style>
  <w:style w:type="paragraph" w:styleId="Gruformel">
    <w:name w:val="Closing"/>
    <w:basedOn w:val="Standard"/>
    <w:link w:val="GruformelZchn"/>
    <w:rsid w:val="00932D22"/>
    <w:pPr>
      <w:spacing w:after="0" w:line="200" w:lineRule="atLeast"/>
      <w:ind w:left="4252"/>
    </w:pPr>
    <w:rPr>
      <w:sz w:val="20"/>
      <w:lang w:eastAsia="en-US"/>
    </w:rPr>
  </w:style>
  <w:style w:type="character" w:customStyle="1" w:styleId="GruformelZchn">
    <w:name w:val="Grußformel Zchn"/>
    <w:basedOn w:val="Absatz-Standardschriftart"/>
    <w:link w:val="Gruformel"/>
    <w:rsid w:val="00932D22"/>
    <w:rPr>
      <w:rFonts w:ascii="Arial" w:hAnsi="Arial"/>
      <w:lang w:eastAsia="en-US"/>
    </w:rPr>
  </w:style>
  <w:style w:type="paragraph" w:styleId="Liste">
    <w:name w:val="List"/>
    <w:basedOn w:val="Standard"/>
    <w:rsid w:val="00932D22"/>
    <w:pPr>
      <w:spacing w:after="0" w:line="200" w:lineRule="atLeast"/>
      <w:ind w:left="283" w:hanging="283"/>
    </w:pPr>
    <w:rPr>
      <w:sz w:val="20"/>
      <w:lang w:eastAsia="en-US"/>
    </w:rPr>
  </w:style>
  <w:style w:type="paragraph" w:styleId="Liste3">
    <w:name w:val="List 3"/>
    <w:basedOn w:val="Standard"/>
    <w:rsid w:val="00932D22"/>
    <w:pPr>
      <w:spacing w:after="0" w:line="200" w:lineRule="atLeast"/>
      <w:ind w:left="849" w:hanging="283"/>
    </w:pPr>
    <w:rPr>
      <w:sz w:val="20"/>
      <w:lang w:eastAsia="en-US"/>
    </w:rPr>
  </w:style>
  <w:style w:type="paragraph" w:styleId="Liste4">
    <w:name w:val="List 4"/>
    <w:basedOn w:val="Standard"/>
    <w:rsid w:val="00932D22"/>
    <w:pPr>
      <w:spacing w:after="0" w:line="200" w:lineRule="atLeast"/>
      <w:ind w:left="1132" w:hanging="283"/>
    </w:pPr>
    <w:rPr>
      <w:sz w:val="20"/>
      <w:lang w:eastAsia="en-US"/>
    </w:rPr>
  </w:style>
  <w:style w:type="paragraph" w:styleId="Liste5">
    <w:name w:val="List 5"/>
    <w:basedOn w:val="Standard"/>
    <w:rsid w:val="00932D22"/>
    <w:pPr>
      <w:spacing w:after="0" w:line="200" w:lineRule="atLeast"/>
      <w:ind w:left="1415" w:hanging="283"/>
    </w:pPr>
    <w:rPr>
      <w:sz w:val="20"/>
      <w:lang w:eastAsia="en-US"/>
    </w:rPr>
  </w:style>
  <w:style w:type="paragraph" w:styleId="Listenfortsetzung">
    <w:name w:val="List Continue"/>
    <w:basedOn w:val="Standard"/>
    <w:rsid w:val="00932D22"/>
    <w:pPr>
      <w:spacing w:line="200" w:lineRule="atLeast"/>
      <w:ind w:left="283"/>
    </w:pPr>
    <w:rPr>
      <w:sz w:val="20"/>
      <w:lang w:eastAsia="en-US"/>
    </w:rPr>
  </w:style>
  <w:style w:type="paragraph" w:styleId="Listenfortsetzung2">
    <w:name w:val="List Continue 2"/>
    <w:basedOn w:val="Standard"/>
    <w:rsid w:val="00932D22"/>
    <w:pPr>
      <w:spacing w:line="200" w:lineRule="atLeast"/>
      <w:ind w:left="566"/>
    </w:pPr>
    <w:rPr>
      <w:sz w:val="20"/>
      <w:lang w:eastAsia="en-US"/>
    </w:rPr>
  </w:style>
  <w:style w:type="paragraph" w:styleId="Listenfortsetzung3">
    <w:name w:val="List Continue 3"/>
    <w:basedOn w:val="Standard"/>
    <w:rsid w:val="00932D22"/>
    <w:pPr>
      <w:numPr>
        <w:numId w:val="19"/>
      </w:numPr>
      <w:tabs>
        <w:tab w:val="clear" w:pos="926"/>
      </w:tabs>
      <w:spacing w:line="200" w:lineRule="atLeast"/>
      <w:ind w:left="849" w:firstLine="0"/>
    </w:pPr>
    <w:rPr>
      <w:sz w:val="20"/>
      <w:lang w:eastAsia="en-US"/>
    </w:rPr>
  </w:style>
  <w:style w:type="paragraph" w:styleId="Listenfortsetzung4">
    <w:name w:val="List Continue 4"/>
    <w:basedOn w:val="Standard"/>
    <w:rsid w:val="00932D22"/>
    <w:pPr>
      <w:numPr>
        <w:numId w:val="20"/>
      </w:numPr>
      <w:tabs>
        <w:tab w:val="clear" w:pos="1209"/>
      </w:tabs>
      <w:spacing w:line="200" w:lineRule="atLeast"/>
      <w:ind w:left="1132" w:firstLine="0"/>
    </w:pPr>
    <w:rPr>
      <w:sz w:val="20"/>
      <w:lang w:eastAsia="en-US"/>
    </w:rPr>
  </w:style>
  <w:style w:type="paragraph" w:styleId="Listenfortsetzung5">
    <w:name w:val="List Continue 5"/>
    <w:basedOn w:val="Standard"/>
    <w:rsid w:val="00932D22"/>
    <w:pPr>
      <w:numPr>
        <w:numId w:val="21"/>
      </w:numPr>
      <w:tabs>
        <w:tab w:val="clear" w:pos="1492"/>
      </w:tabs>
      <w:spacing w:line="200" w:lineRule="atLeast"/>
      <w:ind w:left="1415" w:firstLine="0"/>
    </w:pPr>
    <w:rPr>
      <w:sz w:val="20"/>
      <w:lang w:eastAsia="en-US"/>
    </w:rPr>
  </w:style>
  <w:style w:type="paragraph" w:styleId="Listennummer3">
    <w:name w:val="List Number 3"/>
    <w:basedOn w:val="Standard"/>
    <w:rsid w:val="00932D22"/>
    <w:pPr>
      <w:numPr>
        <w:numId w:val="11"/>
      </w:numPr>
      <w:spacing w:after="0" w:line="200" w:lineRule="atLeast"/>
    </w:pPr>
    <w:rPr>
      <w:sz w:val="20"/>
      <w:lang w:eastAsia="en-US"/>
    </w:rPr>
  </w:style>
  <w:style w:type="paragraph" w:styleId="Listennummer4">
    <w:name w:val="List Number 4"/>
    <w:basedOn w:val="Standard"/>
    <w:rsid w:val="00932D22"/>
    <w:pPr>
      <w:numPr>
        <w:numId w:val="12"/>
      </w:numPr>
      <w:spacing w:after="0" w:line="200" w:lineRule="atLeast"/>
    </w:pPr>
    <w:rPr>
      <w:sz w:val="20"/>
      <w:lang w:eastAsia="en-US"/>
    </w:rPr>
  </w:style>
  <w:style w:type="paragraph" w:styleId="Listennummer5">
    <w:name w:val="List Number 5"/>
    <w:basedOn w:val="Standard"/>
    <w:rsid w:val="00932D22"/>
    <w:pPr>
      <w:numPr>
        <w:numId w:val="13"/>
      </w:numPr>
      <w:spacing w:after="0" w:line="200" w:lineRule="atLeast"/>
    </w:pPr>
    <w:rPr>
      <w:sz w:val="20"/>
      <w:lang w:eastAsia="en-US"/>
    </w:rPr>
  </w:style>
  <w:style w:type="paragraph" w:styleId="Makrotext">
    <w:name w:val="macro"/>
    <w:link w:val="MakrotextZchn"/>
    <w:rsid w:val="00932D22"/>
    <w:pPr>
      <w:tabs>
        <w:tab w:val="left" w:pos="480"/>
        <w:tab w:val="left" w:pos="960"/>
        <w:tab w:val="left" w:pos="1440"/>
        <w:tab w:val="left" w:pos="1920"/>
        <w:tab w:val="left" w:pos="2400"/>
        <w:tab w:val="left" w:pos="2880"/>
        <w:tab w:val="left" w:pos="3360"/>
        <w:tab w:val="left" w:pos="3840"/>
        <w:tab w:val="left" w:pos="4320"/>
      </w:tabs>
      <w:spacing w:line="200" w:lineRule="atLeast"/>
    </w:pPr>
    <w:rPr>
      <w:rFonts w:ascii="Courier New" w:hAnsi="Courier New"/>
      <w:lang w:val="en-US" w:eastAsia="en-US"/>
    </w:rPr>
  </w:style>
  <w:style w:type="character" w:customStyle="1" w:styleId="MakrotextZchn">
    <w:name w:val="Makrotext Zchn"/>
    <w:basedOn w:val="Absatz-Standardschriftart"/>
    <w:link w:val="Makrotext"/>
    <w:rsid w:val="00932D22"/>
    <w:rPr>
      <w:rFonts w:ascii="Courier New" w:hAnsi="Courier New"/>
      <w:lang w:val="en-US" w:eastAsia="en-US"/>
    </w:rPr>
  </w:style>
  <w:style w:type="paragraph" w:styleId="Nachrichtenkopf">
    <w:name w:val="Message Header"/>
    <w:basedOn w:val="Standard"/>
    <w:link w:val="NachrichtenkopfZchn"/>
    <w:rsid w:val="00932D22"/>
    <w:pPr>
      <w:pBdr>
        <w:top w:val="single" w:sz="6" w:space="1" w:color="auto"/>
        <w:left w:val="single" w:sz="6" w:space="1" w:color="auto"/>
        <w:bottom w:val="single" w:sz="6" w:space="1" w:color="auto"/>
        <w:right w:val="single" w:sz="6" w:space="1" w:color="auto"/>
      </w:pBdr>
      <w:shd w:val="pct20" w:color="auto" w:fill="auto"/>
      <w:spacing w:after="0" w:line="200" w:lineRule="atLeast"/>
      <w:ind w:left="1134" w:hanging="1134"/>
    </w:pPr>
    <w:rPr>
      <w:sz w:val="24"/>
      <w:lang w:eastAsia="en-US"/>
    </w:rPr>
  </w:style>
  <w:style w:type="character" w:customStyle="1" w:styleId="NachrichtenkopfZchn">
    <w:name w:val="Nachrichtenkopf Zchn"/>
    <w:basedOn w:val="Absatz-Standardschriftart"/>
    <w:link w:val="Nachrichtenkopf"/>
    <w:rsid w:val="00932D22"/>
    <w:rPr>
      <w:rFonts w:ascii="Arial" w:hAnsi="Arial"/>
      <w:sz w:val="24"/>
      <w:shd w:val="pct20" w:color="auto" w:fill="auto"/>
      <w:lang w:eastAsia="en-US"/>
    </w:rPr>
  </w:style>
  <w:style w:type="paragraph" w:styleId="NurText">
    <w:name w:val="Plain Text"/>
    <w:basedOn w:val="Standard"/>
    <w:link w:val="NurTextZchn"/>
    <w:rsid w:val="00932D22"/>
    <w:pPr>
      <w:spacing w:after="0" w:line="200" w:lineRule="atLeast"/>
    </w:pPr>
    <w:rPr>
      <w:rFonts w:ascii="Courier New" w:hAnsi="Courier New"/>
      <w:sz w:val="20"/>
      <w:lang w:eastAsia="en-US"/>
    </w:rPr>
  </w:style>
  <w:style w:type="character" w:customStyle="1" w:styleId="NurTextZchn">
    <w:name w:val="Nur Text Zchn"/>
    <w:basedOn w:val="Absatz-Standardschriftart"/>
    <w:link w:val="NurText"/>
    <w:rsid w:val="00932D22"/>
    <w:rPr>
      <w:rFonts w:ascii="Courier New" w:hAnsi="Courier New"/>
      <w:lang w:eastAsia="en-US"/>
    </w:rPr>
  </w:style>
  <w:style w:type="paragraph" w:styleId="Textkrper3">
    <w:name w:val="Body Text 3"/>
    <w:basedOn w:val="Standard"/>
    <w:link w:val="Textkrper3Zchn"/>
    <w:rsid w:val="00932D22"/>
    <w:pPr>
      <w:spacing w:line="200" w:lineRule="atLeast"/>
    </w:pPr>
    <w:rPr>
      <w:sz w:val="16"/>
      <w:lang w:eastAsia="en-US"/>
    </w:rPr>
  </w:style>
  <w:style w:type="character" w:customStyle="1" w:styleId="Textkrper3Zchn">
    <w:name w:val="Textkörper 3 Zchn"/>
    <w:basedOn w:val="Absatz-Standardschriftart"/>
    <w:link w:val="Textkrper3"/>
    <w:rsid w:val="00932D22"/>
    <w:rPr>
      <w:rFonts w:ascii="Arial" w:hAnsi="Arial"/>
      <w:sz w:val="16"/>
      <w:lang w:eastAsia="en-US"/>
    </w:rPr>
  </w:style>
  <w:style w:type="paragraph" w:styleId="Textkrper-Zeileneinzug">
    <w:name w:val="Body Text Indent"/>
    <w:basedOn w:val="Standard"/>
    <w:link w:val="Textkrper-ZeileneinzugZchn"/>
    <w:rsid w:val="00932D22"/>
    <w:pPr>
      <w:spacing w:line="200" w:lineRule="atLeast"/>
      <w:ind w:left="283"/>
    </w:pPr>
    <w:rPr>
      <w:sz w:val="20"/>
      <w:lang w:eastAsia="en-US"/>
    </w:rPr>
  </w:style>
  <w:style w:type="character" w:customStyle="1" w:styleId="Textkrper-ZeileneinzugZchn">
    <w:name w:val="Textkörper-Zeileneinzug Zchn"/>
    <w:basedOn w:val="Absatz-Standardschriftart"/>
    <w:link w:val="Textkrper-Zeileneinzug"/>
    <w:rsid w:val="00932D22"/>
    <w:rPr>
      <w:rFonts w:ascii="Arial" w:hAnsi="Arial"/>
      <w:lang w:eastAsia="en-US"/>
    </w:rPr>
  </w:style>
  <w:style w:type="paragraph" w:styleId="Textkrper-Einzug2">
    <w:name w:val="Body Text Indent 2"/>
    <w:basedOn w:val="Standard"/>
    <w:link w:val="Textkrper-Einzug2Zchn"/>
    <w:rsid w:val="00932D22"/>
    <w:pPr>
      <w:spacing w:line="480" w:lineRule="auto"/>
      <w:ind w:left="283"/>
    </w:pPr>
    <w:rPr>
      <w:sz w:val="20"/>
      <w:lang w:eastAsia="en-US"/>
    </w:rPr>
  </w:style>
  <w:style w:type="character" w:customStyle="1" w:styleId="Textkrper-Einzug2Zchn">
    <w:name w:val="Textkörper-Einzug 2 Zchn"/>
    <w:basedOn w:val="Absatz-Standardschriftart"/>
    <w:link w:val="Textkrper-Einzug2"/>
    <w:rsid w:val="00932D22"/>
    <w:rPr>
      <w:rFonts w:ascii="Arial" w:hAnsi="Arial"/>
      <w:lang w:eastAsia="en-US"/>
    </w:rPr>
  </w:style>
  <w:style w:type="paragraph" w:styleId="Textkrper-Einzug3">
    <w:name w:val="Body Text Indent 3"/>
    <w:basedOn w:val="Standard"/>
    <w:link w:val="Textkrper-Einzug3Zchn"/>
    <w:rsid w:val="00932D22"/>
    <w:pPr>
      <w:spacing w:line="200" w:lineRule="atLeast"/>
      <w:ind w:left="283"/>
    </w:pPr>
    <w:rPr>
      <w:sz w:val="16"/>
      <w:lang w:eastAsia="en-US"/>
    </w:rPr>
  </w:style>
  <w:style w:type="character" w:customStyle="1" w:styleId="Textkrper-Einzug3Zchn">
    <w:name w:val="Textkörper-Einzug 3 Zchn"/>
    <w:basedOn w:val="Absatz-Standardschriftart"/>
    <w:link w:val="Textkrper-Einzug3"/>
    <w:rsid w:val="00932D22"/>
    <w:rPr>
      <w:rFonts w:ascii="Arial" w:hAnsi="Arial"/>
      <w:sz w:val="16"/>
      <w:lang w:eastAsia="en-US"/>
    </w:rPr>
  </w:style>
  <w:style w:type="paragraph" w:styleId="Textkrper-Erstzeileneinzug">
    <w:name w:val="Body Text First Indent"/>
    <w:basedOn w:val="Textkrper"/>
    <w:link w:val="Textkrper-ErstzeileneinzugZchn"/>
    <w:rsid w:val="00932D22"/>
    <w:pPr>
      <w:spacing w:line="200" w:lineRule="atLeast"/>
      <w:ind w:firstLine="210"/>
    </w:pPr>
    <w:rPr>
      <w:sz w:val="20"/>
      <w:lang w:eastAsia="en-US"/>
    </w:rPr>
  </w:style>
  <w:style w:type="character" w:customStyle="1" w:styleId="Textkrper-ErstzeileneinzugZchn">
    <w:name w:val="Textkörper-Erstzeileneinzug Zchn"/>
    <w:basedOn w:val="TextkrperZchn"/>
    <w:link w:val="Textkrper-Erstzeileneinzug"/>
    <w:rsid w:val="00932D22"/>
    <w:rPr>
      <w:rFonts w:ascii="Arial" w:hAnsi="Arial"/>
      <w:sz w:val="22"/>
      <w:lang w:eastAsia="en-US"/>
    </w:rPr>
  </w:style>
  <w:style w:type="paragraph" w:styleId="Textkrper-Erstzeileneinzug2">
    <w:name w:val="Body Text First Indent 2"/>
    <w:basedOn w:val="Textkrper-Zeileneinzug"/>
    <w:link w:val="Textkrper-Erstzeileneinzug2Zchn"/>
    <w:rsid w:val="00932D22"/>
    <w:pPr>
      <w:ind w:firstLine="210"/>
    </w:pPr>
  </w:style>
  <w:style w:type="character" w:customStyle="1" w:styleId="Textkrper-Erstzeileneinzug2Zchn">
    <w:name w:val="Textkörper-Erstzeileneinzug 2 Zchn"/>
    <w:basedOn w:val="Textkrper-ZeileneinzugZchn"/>
    <w:link w:val="Textkrper-Erstzeileneinzug2"/>
    <w:rsid w:val="00932D22"/>
    <w:rPr>
      <w:rFonts w:ascii="Arial" w:hAnsi="Arial"/>
      <w:lang w:eastAsia="en-US"/>
    </w:rPr>
  </w:style>
  <w:style w:type="paragraph" w:styleId="Umschlagadresse">
    <w:name w:val="envelope address"/>
    <w:basedOn w:val="Standard"/>
    <w:rsid w:val="00932D22"/>
    <w:pPr>
      <w:framePr w:w="4320" w:h="2160" w:hRule="exact" w:hSpace="141" w:wrap="auto" w:hAnchor="page" w:xAlign="center" w:yAlign="bottom"/>
      <w:spacing w:after="0" w:line="200" w:lineRule="atLeast"/>
      <w:ind w:left="1"/>
    </w:pPr>
    <w:rPr>
      <w:sz w:val="24"/>
      <w:lang w:eastAsia="en-US"/>
    </w:rPr>
  </w:style>
  <w:style w:type="paragraph" w:styleId="Unterschrift">
    <w:name w:val="Signature"/>
    <w:basedOn w:val="Standard"/>
    <w:link w:val="UnterschriftZchn"/>
    <w:rsid w:val="00932D22"/>
    <w:pPr>
      <w:spacing w:after="0" w:line="200" w:lineRule="atLeast"/>
      <w:ind w:left="4252"/>
    </w:pPr>
    <w:rPr>
      <w:sz w:val="20"/>
      <w:lang w:eastAsia="en-US"/>
    </w:rPr>
  </w:style>
  <w:style w:type="character" w:customStyle="1" w:styleId="UnterschriftZchn">
    <w:name w:val="Unterschrift Zchn"/>
    <w:basedOn w:val="Absatz-Standardschriftart"/>
    <w:link w:val="Unterschrift"/>
    <w:rsid w:val="00932D22"/>
    <w:rPr>
      <w:rFonts w:ascii="Arial" w:hAnsi="Arial"/>
      <w:lang w:eastAsia="en-US"/>
    </w:rPr>
  </w:style>
  <w:style w:type="paragraph" w:styleId="Untertitel">
    <w:name w:val="Subtitle"/>
    <w:basedOn w:val="Standard"/>
    <w:link w:val="UntertitelZchn"/>
    <w:qFormat/>
    <w:rsid w:val="00932D22"/>
    <w:pPr>
      <w:spacing w:after="60" w:line="200" w:lineRule="atLeast"/>
      <w:jc w:val="center"/>
      <w:outlineLvl w:val="1"/>
    </w:pPr>
    <w:rPr>
      <w:sz w:val="24"/>
      <w:lang w:eastAsia="en-US"/>
    </w:rPr>
  </w:style>
  <w:style w:type="character" w:customStyle="1" w:styleId="UntertitelZchn">
    <w:name w:val="Untertitel Zchn"/>
    <w:basedOn w:val="Absatz-Standardschriftart"/>
    <w:link w:val="Untertitel"/>
    <w:rsid w:val="00932D22"/>
    <w:rPr>
      <w:rFonts w:ascii="Arial" w:hAnsi="Arial"/>
      <w:sz w:val="24"/>
      <w:lang w:eastAsia="en-US"/>
    </w:rPr>
  </w:style>
  <w:style w:type="paragraph" w:styleId="RGV-berschrift">
    <w:name w:val="toa heading"/>
    <w:basedOn w:val="Standard"/>
    <w:next w:val="Standard"/>
    <w:rsid w:val="00932D22"/>
    <w:pPr>
      <w:spacing w:before="120" w:after="0" w:line="200" w:lineRule="atLeast"/>
    </w:pPr>
    <w:rPr>
      <w:b/>
      <w:sz w:val="24"/>
      <w:lang w:eastAsia="en-US"/>
    </w:rPr>
  </w:style>
  <w:style w:type="paragraph" w:styleId="Rechtsgrundlagenverzeichnis">
    <w:name w:val="table of authorities"/>
    <w:basedOn w:val="Standard"/>
    <w:next w:val="Standard"/>
    <w:rsid w:val="00932D22"/>
    <w:pPr>
      <w:tabs>
        <w:tab w:val="num" w:pos="355"/>
      </w:tabs>
      <w:spacing w:after="0" w:line="200" w:lineRule="atLeast"/>
      <w:ind w:left="220" w:hanging="220"/>
    </w:pPr>
    <w:rPr>
      <w:sz w:val="20"/>
      <w:lang w:eastAsia="en-US"/>
    </w:rPr>
  </w:style>
  <w:style w:type="paragraph" w:customStyle="1" w:styleId="st">
    <w:name w:val="st"/>
    <w:basedOn w:val="berschrift1"/>
    <w:rsid w:val="00932D22"/>
    <w:pPr>
      <w:keepNext/>
      <w:numPr>
        <w:numId w:val="0"/>
      </w:numPr>
      <w:tabs>
        <w:tab w:val="num" w:pos="432"/>
      </w:tabs>
      <w:spacing w:before="360" w:line="260" w:lineRule="atLeast"/>
      <w:ind w:left="432" w:hanging="432"/>
    </w:pPr>
    <w:rPr>
      <w:kern w:val="28"/>
      <w:lang w:eastAsia="en-US"/>
    </w:rPr>
  </w:style>
  <w:style w:type="paragraph" w:customStyle="1" w:styleId="Paragraph">
    <w:name w:val="Paragraph"/>
    <w:basedOn w:val="Standard"/>
    <w:rsid w:val="00932D22"/>
    <w:pPr>
      <w:numPr>
        <w:numId w:val="15"/>
      </w:numPr>
      <w:spacing w:line="200" w:lineRule="atLeast"/>
      <w:jc w:val="both"/>
    </w:pPr>
    <w:rPr>
      <w:sz w:val="20"/>
      <w:lang w:eastAsia="en-US"/>
    </w:rPr>
  </w:style>
  <w:style w:type="paragraph" w:customStyle="1" w:styleId="ParagraphSub">
    <w:name w:val="Paragraph Sub"/>
    <w:basedOn w:val="Paragraph"/>
    <w:rsid w:val="00932D22"/>
    <w:pPr>
      <w:numPr>
        <w:ilvl w:val="1"/>
      </w:numPr>
      <w:tabs>
        <w:tab w:val="num" w:pos="1134"/>
      </w:tabs>
      <w:ind w:left="1134" w:hanging="1134"/>
    </w:pPr>
  </w:style>
  <w:style w:type="paragraph" w:customStyle="1" w:styleId="VPBText">
    <w:name w:val="VPB Text"/>
    <w:rsid w:val="00932D22"/>
    <w:rPr>
      <w:rFonts w:ascii="VPBank-Normal" w:hAnsi="VPBank-Normal"/>
      <w:noProof/>
      <w:sz w:val="22"/>
      <w:lang w:val="de-DE" w:eastAsia="de-DE"/>
    </w:rPr>
  </w:style>
  <w:style w:type="table" w:styleId="Tabellenraster">
    <w:name w:val="Table Grid"/>
    <w:basedOn w:val="NormaleTabelle"/>
    <w:rsid w:val="00932D22"/>
    <w:pPr>
      <w:spacing w:line="20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matvorlageberschrift1FuturaLtBT">
    <w:name w:val="Formatvorlage Überschrift 1 + Futura Lt BT"/>
    <w:basedOn w:val="berschrift1"/>
    <w:rsid w:val="00932D22"/>
    <w:pPr>
      <w:keepNext/>
      <w:tabs>
        <w:tab w:val="num" w:pos="432"/>
        <w:tab w:val="left" w:pos="680"/>
      </w:tabs>
      <w:spacing w:before="360" w:line="260" w:lineRule="atLeast"/>
      <w:ind w:left="432" w:hanging="432"/>
    </w:pPr>
    <w:rPr>
      <w:rFonts w:ascii="Futura Lt BT" w:hAnsi="Futura Lt BT"/>
      <w:bCs/>
      <w:kern w:val="28"/>
      <w:lang w:eastAsia="en-US"/>
    </w:rPr>
  </w:style>
  <w:style w:type="paragraph" w:customStyle="1" w:styleId="BITTabelle">
    <w:name w:val="_BIT_Tabelle"/>
    <w:basedOn w:val="Standard"/>
    <w:rsid w:val="00932D22"/>
    <w:pPr>
      <w:tabs>
        <w:tab w:val="left" w:pos="709"/>
        <w:tab w:val="left" w:pos="1418"/>
        <w:tab w:val="left" w:pos="2126"/>
        <w:tab w:val="left" w:pos="2835"/>
        <w:tab w:val="left" w:pos="3544"/>
        <w:tab w:val="left" w:pos="4253"/>
      </w:tabs>
      <w:spacing w:before="40" w:after="40" w:line="240" w:lineRule="auto"/>
      <w:jc w:val="both"/>
    </w:pPr>
    <w:rPr>
      <w:sz w:val="20"/>
      <w:lang w:eastAsia="en-US"/>
    </w:rPr>
  </w:style>
  <w:style w:type="table" w:customStyle="1" w:styleId="Tabellengitternetz1">
    <w:name w:val="Tabellengitternetz1"/>
    <w:basedOn w:val="NormaleTabelle"/>
    <w:next w:val="Tabellenraster"/>
    <w:rsid w:val="00932D22"/>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opfzeileDepartement">
    <w:name w:val="KopfzeileDepartement"/>
    <w:basedOn w:val="Kopfzeile"/>
    <w:next w:val="Kopfzeile"/>
    <w:rsid w:val="00932D22"/>
    <w:pPr>
      <w:numPr>
        <w:numId w:val="22"/>
      </w:numPr>
      <w:tabs>
        <w:tab w:val="clear" w:pos="355"/>
        <w:tab w:val="clear" w:pos="9072"/>
      </w:tabs>
      <w:suppressAutoHyphens/>
      <w:spacing w:before="120" w:after="80" w:line="200" w:lineRule="atLeast"/>
      <w:ind w:left="0" w:firstLine="0"/>
    </w:pPr>
    <w:rPr>
      <w:noProof/>
      <w:sz w:val="15"/>
      <w:lang w:eastAsia="en-US"/>
    </w:rPr>
  </w:style>
  <w:style w:type="paragraph" w:customStyle="1" w:styleId="KopfzeileFett">
    <w:name w:val="KopfzeileFett"/>
    <w:basedOn w:val="Kopfzeile"/>
    <w:next w:val="Kopfzeile"/>
    <w:rsid w:val="00932D22"/>
    <w:pPr>
      <w:tabs>
        <w:tab w:val="clear" w:pos="9072"/>
      </w:tabs>
      <w:suppressAutoHyphens/>
      <w:spacing w:before="120" w:after="120" w:line="200" w:lineRule="atLeast"/>
    </w:pPr>
    <w:rPr>
      <w:b/>
      <w:noProof/>
      <w:sz w:val="15"/>
      <w:lang w:eastAsia="en-US"/>
    </w:rPr>
  </w:style>
  <w:style w:type="paragraph" w:customStyle="1" w:styleId="Referenz">
    <w:name w:val="Referenz"/>
    <w:basedOn w:val="Standard"/>
    <w:rsid w:val="00932D22"/>
    <w:pPr>
      <w:spacing w:line="200" w:lineRule="atLeast"/>
    </w:pPr>
    <w:rPr>
      <w:sz w:val="15"/>
    </w:rPr>
  </w:style>
  <w:style w:type="paragraph" w:customStyle="1" w:styleId="ListPunkt">
    <w:name w:val="List_Punkt"/>
    <w:basedOn w:val="Standard"/>
    <w:rsid w:val="00932D22"/>
    <w:pPr>
      <w:numPr>
        <w:numId w:val="16"/>
      </w:numPr>
      <w:spacing w:after="0" w:line="200" w:lineRule="atLeast"/>
    </w:pPr>
    <w:rPr>
      <w:sz w:val="20"/>
      <w:lang w:eastAsia="en-US"/>
    </w:rPr>
  </w:style>
  <w:style w:type="paragraph" w:styleId="HTMLVorformatiert">
    <w:name w:val="HTML Preformatted"/>
    <w:basedOn w:val="Standard"/>
    <w:link w:val="HTMLVorformatiertZchn"/>
    <w:rsid w:val="00932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Courier New"/>
      <w:sz w:val="20"/>
      <w:lang w:val="en-US" w:eastAsia="en-US"/>
    </w:rPr>
  </w:style>
  <w:style w:type="character" w:customStyle="1" w:styleId="HTMLVorformatiertZchn">
    <w:name w:val="HTML Vorformatiert Zchn"/>
    <w:basedOn w:val="Absatz-Standardschriftart"/>
    <w:link w:val="HTMLVorformatiert"/>
    <w:rsid w:val="00932D22"/>
    <w:rPr>
      <w:rFonts w:ascii="Courier New" w:eastAsia="Courier New" w:hAnsi="Courier New" w:cs="Courier New"/>
      <w:lang w:val="en-US" w:eastAsia="en-US"/>
    </w:rPr>
  </w:style>
  <w:style w:type="paragraph" w:customStyle="1" w:styleId="TabelleText2">
    <w:name w:val="Tabelle Text2"/>
    <w:basedOn w:val="Standard"/>
    <w:autoRedefine/>
    <w:rsid w:val="00932D22"/>
    <w:pPr>
      <w:tabs>
        <w:tab w:val="left" w:pos="454"/>
        <w:tab w:val="left" w:pos="1418"/>
        <w:tab w:val="left" w:pos="2835"/>
        <w:tab w:val="left" w:pos="4253"/>
        <w:tab w:val="left" w:pos="5670"/>
        <w:tab w:val="left" w:pos="6210"/>
        <w:tab w:val="left" w:pos="7088"/>
        <w:tab w:val="left" w:pos="8505"/>
      </w:tabs>
      <w:suppressAutoHyphens/>
      <w:spacing w:before="40" w:after="0" w:line="240" w:lineRule="auto"/>
      <w:ind w:right="113"/>
      <w:jc w:val="both"/>
    </w:pPr>
    <w:rPr>
      <w:sz w:val="14"/>
      <w:szCs w:val="21"/>
      <w:lang w:val="en-GB" w:eastAsia="de-DE"/>
    </w:rPr>
  </w:style>
  <w:style w:type="paragraph" w:customStyle="1" w:styleId="TabelleKlein">
    <w:name w:val="Tabelle Klein"/>
    <w:basedOn w:val="TabelleText2"/>
    <w:qFormat/>
    <w:rsid w:val="00932D22"/>
    <w:pPr>
      <w:spacing w:after="40"/>
    </w:pPr>
    <w:rPr>
      <w:sz w:val="12"/>
    </w:rPr>
  </w:style>
  <w:style w:type="character" w:styleId="HTMLCode">
    <w:name w:val="HTML Code"/>
    <w:basedOn w:val="Absatz-Standardschriftart"/>
    <w:rsid w:val="00932D22"/>
    <w:rPr>
      <w:rFonts w:ascii="Courier New" w:eastAsia="Times New Roman" w:hAnsi="Courier New" w:cs="Courier New"/>
      <w:sz w:val="20"/>
      <w:szCs w:val="20"/>
    </w:rPr>
  </w:style>
  <w:style w:type="character" w:styleId="Fett">
    <w:name w:val="Strong"/>
    <w:basedOn w:val="Absatz-Standardschriftart"/>
    <w:qFormat/>
    <w:rsid w:val="00932D22"/>
    <w:rPr>
      <w:b/>
      <w:bCs/>
    </w:rPr>
  </w:style>
  <w:style w:type="paragraph" w:customStyle="1" w:styleId="StandardText">
    <w:name w:val="StandardText"/>
    <w:basedOn w:val="Standard"/>
    <w:rsid w:val="00932D22"/>
    <w:pPr>
      <w:tabs>
        <w:tab w:val="left" w:pos="6210"/>
      </w:tabs>
      <w:spacing w:before="80" w:after="80" w:line="240" w:lineRule="auto"/>
      <w:jc w:val="both"/>
    </w:pPr>
    <w:rPr>
      <w:sz w:val="18"/>
      <w:lang w:eastAsia="de-DE"/>
    </w:rPr>
  </w:style>
  <w:style w:type="paragraph" w:customStyle="1" w:styleId="KopfAmt">
    <w:name w:val="KopfAmt"/>
    <w:basedOn w:val="Kopfzeile"/>
    <w:rsid w:val="00932D22"/>
    <w:pPr>
      <w:tabs>
        <w:tab w:val="clear" w:pos="9072"/>
        <w:tab w:val="left" w:pos="6210"/>
      </w:tabs>
      <w:spacing w:before="80" w:after="80" w:line="240" w:lineRule="auto"/>
      <w:jc w:val="both"/>
    </w:pPr>
    <w:rPr>
      <w:b/>
      <w:sz w:val="18"/>
      <w:lang w:eastAsia="de-DE"/>
    </w:rPr>
  </w:style>
  <w:style w:type="paragraph" w:customStyle="1" w:styleId="KopfDepartement">
    <w:name w:val="KopfDepartement"/>
    <w:basedOn w:val="Kopfzeile"/>
    <w:rsid w:val="00932D22"/>
    <w:pPr>
      <w:tabs>
        <w:tab w:val="clear" w:pos="9072"/>
        <w:tab w:val="left" w:pos="6210"/>
      </w:tabs>
      <w:spacing w:before="80" w:after="80" w:line="240" w:lineRule="auto"/>
      <w:jc w:val="both"/>
    </w:pPr>
    <w:rPr>
      <w:sz w:val="12"/>
      <w:lang w:eastAsia="de-DE"/>
    </w:rPr>
  </w:style>
  <w:style w:type="paragraph" w:customStyle="1" w:styleId="KopfText">
    <w:name w:val="KopfText"/>
    <w:basedOn w:val="Kopfzeile"/>
    <w:rsid w:val="00932D22"/>
    <w:pPr>
      <w:tabs>
        <w:tab w:val="clear" w:pos="9072"/>
        <w:tab w:val="left" w:pos="6210"/>
      </w:tabs>
      <w:spacing w:before="40" w:after="40" w:line="240" w:lineRule="auto"/>
      <w:jc w:val="right"/>
    </w:pPr>
    <w:rPr>
      <w:sz w:val="14"/>
      <w:lang w:eastAsia="de-DE"/>
    </w:rPr>
  </w:style>
  <w:style w:type="character" w:customStyle="1" w:styleId="E-MailFormatvorlage2021">
    <w:name w:val="E-MailFormatvorlage2021"/>
    <w:basedOn w:val="Absatz-Standardschriftart"/>
    <w:rsid w:val="00932D22"/>
    <w:rPr>
      <w:rFonts w:ascii="Arial" w:hAnsi="Arial" w:cs="Arial"/>
      <w:color w:val="auto"/>
      <w:sz w:val="22"/>
    </w:rPr>
  </w:style>
  <w:style w:type="character" w:customStyle="1" w:styleId="E-MailFormatvorlage2031">
    <w:name w:val="E-MailFormatvorlage2031"/>
    <w:basedOn w:val="Absatz-Standardschriftart"/>
    <w:rsid w:val="00932D22"/>
    <w:rPr>
      <w:rFonts w:ascii="Arial" w:hAnsi="Arial" w:cs="Arial"/>
      <w:color w:val="auto"/>
      <w:sz w:val="22"/>
    </w:rPr>
  </w:style>
  <w:style w:type="paragraph" w:styleId="StandardWeb">
    <w:name w:val="Normal (Web)"/>
    <w:basedOn w:val="Standard"/>
    <w:rsid w:val="00932D22"/>
    <w:pPr>
      <w:tabs>
        <w:tab w:val="left" w:pos="6210"/>
      </w:tabs>
      <w:spacing w:before="80" w:after="80" w:line="240" w:lineRule="atLeast"/>
      <w:jc w:val="both"/>
    </w:pPr>
    <w:rPr>
      <w:sz w:val="18"/>
      <w:lang w:eastAsia="de-DE"/>
    </w:rPr>
  </w:style>
  <w:style w:type="character" w:styleId="Zeilennummer">
    <w:name w:val="line number"/>
    <w:basedOn w:val="Absatz-Standardschriftart"/>
    <w:rsid w:val="00932D22"/>
    <w:rPr>
      <w:rFonts w:ascii="Arial" w:hAnsi="Arial"/>
      <w:sz w:val="22"/>
    </w:rPr>
  </w:style>
  <w:style w:type="paragraph" w:customStyle="1" w:styleId="EnumAlphabFett">
    <w:name w:val="EnumAlphabFett"/>
    <w:basedOn w:val="Aufzhlungszeichen"/>
    <w:rsid w:val="00932D22"/>
    <w:pPr>
      <w:tabs>
        <w:tab w:val="num" w:pos="2775"/>
        <w:tab w:val="left" w:pos="6210"/>
      </w:tabs>
      <w:spacing w:before="80" w:after="80" w:line="240" w:lineRule="atLeast"/>
      <w:ind w:left="2775"/>
      <w:jc w:val="both"/>
    </w:pPr>
    <w:rPr>
      <w:b/>
      <w:sz w:val="18"/>
      <w:lang w:eastAsia="de-DE"/>
    </w:rPr>
  </w:style>
  <w:style w:type="paragraph" w:customStyle="1" w:styleId="Dokumententitel">
    <w:name w:val="Dokumententitel"/>
    <w:basedOn w:val="Standard"/>
    <w:rsid w:val="00932D22"/>
    <w:pPr>
      <w:tabs>
        <w:tab w:val="left" w:pos="6210"/>
      </w:tabs>
      <w:spacing w:before="80" w:after="80" w:line="240" w:lineRule="atLeast"/>
      <w:jc w:val="both"/>
    </w:pPr>
    <w:rPr>
      <w:b/>
      <w:smallCaps/>
      <w:sz w:val="36"/>
      <w:szCs w:val="40"/>
      <w:lang w:eastAsia="de-DE"/>
    </w:rPr>
  </w:style>
  <w:style w:type="paragraph" w:customStyle="1" w:styleId="Dokumentenuntertitel">
    <w:name w:val="Dokumentenuntertitel"/>
    <w:basedOn w:val="Dokumententitel"/>
    <w:rsid w:val="00932D22"/>
  </w:style>
  <w:style w:type="paragraph" w:styleId="E-Mail-Signatur">
    <w:name w:val="E-mail Signature"/>
    <w:basedOn w:val="Standard"/>
    <w:link w:val="E-Mail-SignaturZchn"/>
    <w:rsid w:val="00932D22"/>
    <w:pPr>
      <w:tabs>
        <w:tab w:val="left" w:pos="6210"/>
      </w:tabs>
      <w:spacing w:before="80" w:after="80" w:line="240" w:lineRule="auto"/>
      <w:jc w:val="both"/>
    </w:pPr>
    <w:rPr>
      <w:sz w:val="20"/>
      <w:lang w:eastAsia="en-US"/>
    </w:rPr>
  </w:style>
  <w:style w:type="character" w:customStyle="1" w:styleId="E-Mail-SignaturZchn">
    <w:name w:val="E-Mail-Signatur Zchn"/>
    <w:basedOn w:val="Absatz-Standardschriftart"/>
    <w:link w:val="E-Mail-Signatur"/>
    <w:rsid w:val="00932D22"/>
    <w:rPr>
      <w:rFonts w:ascii="Arial" w:hAnsi="Arial"/>
      <w:lang w:eastAsia="en-US"/>
    </w:rPr>
  </w:style>
  <w:style w:type="paragraph" w:customStyle="1" w:styleId="Metainformation">
    <w:name w:val="Metainformation"/>
    <w:basedOn w:val="Standard"/>
    <w:rsid w:val="00932D22"/>
    <w:pPr>
      <w:tabs>
        <w:tab w:val="left" w:pos="6210"/>
      </w:tabs>
      <w:spacing w:before="60" w:after="80"/>
      <w:jc w:val="both"/>
    </w:pPr>
    <w:rPr>
      <w:sz w:val="20"/>
      <w:lang w:val="fr-CH" w:eastAsia="en-US"/>
    </w:rPr>
  </w:style>
  <w:style w:type="paragraph" w:customStyle="1" w:styleId="TabelleTitel">
    <w:name w:val="TabelleTitel"/>
    <w:basedOn w:val="Standard"/>
    <w:rsid w:val="00932D22"/>
    <w:pPr>
      <w:tabs>
        <w:tab w:val="left" w:pos="6210"/>
      </w:tabs>
      <w:suppressAutoHyphens/>
      <w:spacing w:before="60" w:after="60" w:line="240" w:lineRule="auto"/>
      <w:jc w:val="both"/>
    </w:pPr>
    <w:rPr>
      <w:b/>
      <w:sz w:val="20"/>
      <w:lang w:eastAsia="ar-SA"/>
    </w:rPr>
  </w:style>
  <w:style w:type="paragraph" w:customStyle="1" w:styleId="Aufzhlungszeichen1">
    <w:name w:val="Aufzählungszeichen 1"/>
    <w:basedOn w:val="Standard"/>
    <w:rsid w:val="00932D22"/>
    <w:pPr>
      <w:tabs>
        <w:tab w:val="num" w:pos="720"/>
        <w:tab w:val="left" w:pos="6210"/>
        <w:tab w:val="right" w:pos="8364"/>
      </w:tabs>
      <w:spacing w:before="80" w:line="240" w:lineRule="auto"/>
      <w:ind w:left="720" w:right="-6" w:hanging="360"/>
      <w:jc w:val="both"/>
    </w:pPr>
    <w:rPr>
      <w:rFonts w:ascii="Times New Roman" w:hAnsi="Times New Roman"/>
      <w:lang w:eastAsia="de-DE"/>
    </w:rPr>
  </w:style>
  <w:style w:type="paragraph" w:customStyle="1" w:styleId="Lauftextnormal">
    <w:name w:val="Lauftext normal"/>
    <w:rsid w:val="00932D22"/>
    <w:pPr>
      <w:numPr>
        <w:numId w:val="26"/>
      </w:numPr>
      <w:tabs>
        <w:tab w:val="clear" w:pos="360"/>
      </w:tabs>
      <w:suppressAutoHyphens/>
      <w:spacing w:after="100" w:line="264" w:lineRule="auto"/>
      <w:ind w:left="0" w:firstLine="0"/>
      <w:jc w:val="both"/>
    </w:pPr>
    <w:rPr>
      <w:sz w:val="22"/>
      <w:lang w:eastAsia="en-US"/>
    </w:rPr>
  </w:style>
  <w:style w:type="paragraph" w:customStyle="1" w:styleId="Einzug2Ebene">
    <w:name w:val="Einzug 2.Ebene"/>
    <w:basedOn w:val="Textkrper-Zeileneinzug"/>
    <w:rsid w:val="00932D22"/>
    <w:pPr>
      <w:keepLines/>
      <w:numPr>
        <w:numId w:val="29"/>
      </w:numPr>
      <w:tabs>
        <w:tab w:val="left" w:pos="2381"/>
        <w:tab w:val="left" w:pos="2552"/>
        <w:tab w:val="left" w:pos="4536"/>
        <w:tab w:val="left" w:pos="5954"/>
        <w:tab w:val="left" w:pos="6210"/>
        <w:tab w:val="right" w:pos="8364"/>
      </w:tabs>
      <w:spacing w:before="80" w:after="60" w:line="240" w:lineRule="auto"/>
      <w:ind w:right="-142"/>
    </w:pPr>
    <w:rPr>
      <w:rFonts w:ascii="Times New Roman" w:hAnsi="Times New Roman"/>
      <w:sz w:val="22"/>
      <w:szCs w:val="22"/>
      <w:lang w:eastAsia="de-DE"/>
    </w:rPr>
  </w:style>
  <w:style w:type="paragraph" w:customStyle="1" w:styleId="KopfzeileHeader">
    <w:name w:val="Kopfzeile Header"/>
    <w:basedOn w:val="Kopfzeile"/>
    <w:rsid w:val="00932D22"/>
    <w:pPr>
      <w:numPr>
        <w:numId w:val="27"/>
      </w:numPr>
      <w:tabs>
        <w:tab w:val="clear" w:pos="2775"/>
        <w:tab w:val="center" w:pos="4536"/>
        <w:tab w:val="left" w:pos="6210"/>
      </w:tabs>
      <w:spacing w:before="80" w:after="80" w:line="240" w:lineRule="auto"/>
      <w:ind w:left="0" w:firstLine="0"/>
      <w:jc w:val="both"/>
    </w:pPr>
    <w:rPr>
      <w:rFonts w:cs="Arial"/>
      <w:b/>
      <w:bCs/>
      <w:sz w:val="28"/>
      <w:szCs w:val="28"/>
      <w:lang w:eastAsia="de-DE"/>
    </w:rPr>
  </w:style>
  <w:style w:type="paragraph" w:customStyle="1" w:styleId="Kopfzeile2">
    <w:name w:val="Kopfzeile 2"/>
    <w:basedOn w:val="Kopfzeile"/>
    <w:rsid w:val="00932D22"/>
    <w:pPr>
      <w:tabs>
        <w:tab w:val="center" w:pos="4536"/>
        <w:tab w:val="left" w:pos="6210"/>
      </w:tabs>
      <w:spacing w:before="80" w:after="80" w:line="240" w:lineRule="auto"/>
      <w:jc w:val="both"/>
    </w:pPr>
    <w:rPr>
      <w:rFonts w:cs="Arial"/>
      <w:szCs w:val="22"/>
      <w:lang w:val="en-GB" w:eastAsia="de-DE"/>
    </w:rPr>
  </w:style>
  <w:style w:type="paragraph" w:customStyle="1" w:styleId="Fusszeilenorm">
    <w:name w:val="Fusszeile norm."/>
    <w:basedOn w:val="Fuzeile"/>
    <w:rsid w:val="00932D22"/>
    <w:pPr>
      <w:pBdr>
        <w:top w:val="none" w:sz="0" w:space="0" w:color="auto"/>
      </w:pBdr>
      <w:tabs>
        <w:tab w:val="center" w:pos="4536"/>
        <w:tab w:val="left" w:pos="6210"/>
      </w:tabs>
      <w:spacing w:after="80" w:line="240" w:lineRule="auto"/>
      <w:jc w:val="both"/>
    </w:pPr>
    <w:rPr>
      <w:rFonts w:cs="Arial"/>
      <w:sz w:val="16"/>
      <w:szCs w:val="16"/>
      <w:lang w:eastAsia="de-DE"/>
    </w:rPr>
  </w:style>
  <w:style w:type="paragraph" w:customStyle="1" w:styleId="TabellenText3">
    <w:name w:val="Tabellen Text3"/>
    <w:basedOn w:val="Standard"/>
    <w:next w:val="Standard"/>
    <w:rsid w:val="00932D22"/>
    <w:pPr>
      <w:tabs>
        <w:tab w:val="num" w:pos="360"/>
        <w:tab w:val="left" w:pos="1418"/>
        <w:tab w:val="left" w:pos="2835"/>
        <w:tab w:val="left" w:pos="4253"/>
        <w:tab w:val="left" w:pos="5670"/>
        <w:tab w:val="left" w:pos="6210"/>
        <w:tab w:val="left" w:pos="7088"/>
        <w:tab w:val="left" w:pos="8505"/>
      </w:tabs>
      <w:spacing w:before="40" w:after="60" w:line="240" w:lineRule="auto"/>
      <w:ind w:left="360" w:right="113" w:hanging="360"/>
    </w:pPr>
    <w:rPr>
      <w:sz w:val="18"/>
      <w:szCs w:val="21"/>
      <w:lang w:eastAsia="de-DE"/>
    </w:rPr>
  </w:style>
  <w:style w:type="paragraph" w:customStyle="1" w:styleId="TabellenText1">
    <w:name w:val="Tabellen Text1"/>
    <w:basedOn w:val="TabellenText3"/>
    <w:rsid w:val="00932D22"/>
    <w:pPr>
      <w:numPr>
        <w:numId w:val="28"/>
      </w:numPr>
      <w:tabs>
        <w:tab w:val="clear" w:pos="720"/>
      </w:tabs>
      <w:spacing w:after="40"/>
      <w:ind w:left="0" w:firstLine="0"/>
    </w:pPr>
    <w:rPr>
      <w:b/>
      <w:color w:val="FFFFFF"/>
      <w:sz w:val="16"/>
    </w:rPr>
  </w:style>
  <w:style w:type="paragraph" w:customStyle="1" w:styleId="bullet3">
    <w:name w:val="bullet3"/>
    <w:basedOn w:val="Standard"/>
    <w:rsid w:val="00932D22"/>
    <w:pPr>
      <w:numPr>
        <w:numId w:val="31"/>
      </w:numPr>
      <w:tabs>
        <w:tab w:val="left" w:pos="6210"/>
      </w:tabs>
      <w:spacing w:before="80" w:after="80" w:line="240" w:lineRule="atLeast"/>
      <w:jc w:val="both"/>
    </w:pPr>
    <w:rPr>
      <w:sz w:val="16"/>
      <w:lang w:eastAsia="de-DE"/>
    </w:rPr>
  </w:style>
  <w:style w:type="character" w:customStyle="1" w:styleId="StandardTextZchn">
    <w:name w:val="StandardText Zchn"/>
    <w:basedOn w:val="Absatz-Standardschriftart"/>
    <w:rsid w:val="00932D22"/>
    <w:rPr>
      <w:rFonts w:ascii="Frutiger 57Cn" w:hAnsi="Frutiger 57Cn"/>
      <w:lang w:val="de-CH" w:eastAsia="de-DE" w:bidi="ar-SA"/>
    </w:rPr>
  </w:style>
  <w:style w:type="character" w:customStyle="1" w:styleId="CharChar1">
    <w:name w:val="Char Char1"/>
    <w:basedOn w:val="StandardTextZchn"/>
    <w:rsid w:val="00932D22"/>
    <w:rPr>
      <w:rFonts w:ascii="Frutiger 57Cn" w:hAnsi="Frutiger 57Cn"/>
      <w:sz w:val="10"/>
      <w:lang w:val="de-CH" w:eastAsia="de-DE" w:bidi="ar-SA"/>
    </w:rPr>
  </w:style>
  <w:style w:type="character" w:customStyle="1" w:styleId="FusszeilenormZchn">
    <w:name w:val="Fusszeile norm. Zchn"/>
    <w:basedOn w:val="CharChar1"/>
    <w:rsid w:val="00932D22"/>
    <w:rPr>
      <w:rFonts w:ascii="Arial" w:hAnsi="Arial" w:cs="Arial"/>
      <w:sz w:val="16"/>
      <w:szCs w:val="16"/>
      <w:lang w:val="de-CH" w:eastAsia="de-DE" w:bidi="ar-SA"/>
    </w:rPr>
  </w:style>
  <w:style w:type="paragraph" w:customStyle="1" w:styleId="Randnotiz">
    <w:name w:val="Randnotiz"/>
    <w:basedOn w:val="Standard"/>
    <w:next w:val="Standard"/>
    <w:rsid w:val="00932D22"/>
    <w:pPr>
      <w:framePr w:w="1429" w:hSpace="142" w:vSpace="142" w:wrap="around" w:vAnchor="text" w:hAnchor="page" w:x="1419" w:y="-22"/>
      <w:spacing w:before="40" w:after="300" w:line="240" w:lineRule="auto"/>
      <w:ind w:right="23"/>
    </w:pPr>
    <w:rPr>
      <w:rFonts w:ascii="Times New Roman" w:hAnsi="Times New Roman"/>
      <w:i/>
      <w:sz w:val="18"/>
      <w:lang w:eastAsia="de-DE"/>
    </w:rPr>
  </w:style>
  <w:style w:type="character" w:customStyle="1" w:styleId="CharChar2">
    <w:name w:val="Char Char2"/>
    <w:basedOn w:val="Absatz-Standardschriftart"/>
    <w:rsid w:val="00932D22"/>
    <w:rPr>
      <w:rFonts w:ascii="Arial" w:hAnsi="Arial"/>
      <w:b/>
      <w:sz w:val="24"/>
      <w:lang w:val="de-CH" w:eastAsia="de-DE" w:bidi="ar-SA"/>
    </w:rPr>
  </w:style>
  <w:style w:type="paragraph" w:customStyle="1" w:styleId="Bullet1">
    <w:name w:val="Bullet 1"/>
    <w:basedOn w:val="Standard"/>
    <w:next w:val="Standard"/>
    <w:rsid w:val="00932D22"/>
    <w:pPr>
      <w:numPr>
        <w:numId w:val="32"/>
      </w:numPr>
      <w:tabs>
        <w:tab w:val="left" w:pos="6210"/>
      </w:tabs>
      <w:spacing w:before="80" w:after="60" w:line="240" w:lineRule="auto"/>
      <w:ind w:left="357" w:hanging="357"/>
      <w:jc w:val="both"/>
    </w:pPr>
    <w:rPr>
      <w:sz w:val="18"/>
      <w:lang w:eastAsia="de-DE"/>
    </w:rPr>
  </w:style>
  <w:style w:type="character" w:customStyle="1" w:styleId="CharChar">
    <w:name w:val="Char Char"/>
    <w:basedOn w:val="Absatz-Standardschriftart"/>
    <w:rsid w:val="00932D22"/>
    <w:rPr>
      <w:rFonts w:ascii="Arial" w:hAnsi="Arial"/>
      <w:sz w:val="14"/>
      <w:lang w:val="de-CH" w:eastAsia="de-DE" w:bidi="ar-SA"/>
    </w:rPr>
  </w:style>
  <w:style w:type="character" w:customStyle="1" w:styleId="webtext">
    <w:name w:val="webtext"/>
    <w:basedOn w:val="Absatz-Standardschriftart"/>
    <w:rsid w:val="00932D22"/>
  </w:style>
  <w:style w:type="paragraph" w:customStyle="1" w:styleId="textblock">
    <w:name w:val="textblock"/>
    <w:basedOn w:val="Standard"/>
    <w:rsid w:val="00932D22"/>
    <w:pPr>
      <w:spacing w:before="80" w:after="60" w:line="240" w:lineRule="auto"/>
    </w:pPr>
    <w:rPr>
      <w:sz w:val="20"/>
      <w:lang w:val="fr-FR" w:eastAsia="en-US"/>
    </w:rPr>
  </w:style>
  <w:style w:type="paragraph" w:customStyle="1" w:styleId="StandardFett">
    <w:name w:val="StandardFett"/>
    <w:basedOn w:val="Standard"/>
    <w:next w:val="Standard"/>
    <w:rsid w:val="00932D22"/>
    <w:pPr>
      <w:spacing w:before="80" w:line="260" w:lineRule="atLeast"/>
      <w:jc w:val="both"/>
    </w:pPr>
    <w:rPr>
      <w:b/>
      <w:sz w:val="20"/>
    </w:rPr>
  </w:style>
  <w:style w:type="paragraph" w:customStyle="1" w:styleId="Aufgezhlt">
    <w:name w:val="Aufgezählt"/>
    <w:basedOn w:val="Standard"/>
    <w:rsid w:val="00932D22"/>
    <w:pPr>
      <w:numPr>
        <w:numId w:val="33"/>
      </w:numPr>
      <w:spacing w:before="80" w:after="80" w:line="240" w:lineRule="auto"/>
      <w:jc w:val="both"/>
    </w:pPr>
    <w:rPr>
      <w:rFonts w:ascii="Times New Roman" w:hAnsi="Times New Roman"/>
      <w:sz w:val="24"/>
      <w:szCs w:val="22"/>
      <w:lang w:val="de-DE" w:eastAsia="de-DE"/>
    </w:rPr>
  </w:style>
  <w:style w:type="paragraph" w:customStyle="1" w:styleId="Arial">
    <w:name w:val="Arial"/>
    <w:basedOn w:val="Standard"/>
    <w:rsid w:val="00932D22"/>
    <w:pPr>
      <w:numPr>
        <w:numId w:val="30"/>
      </w:numPr>
      <w:tabs>
        <w:tab w:val="clear" w:pos="360"/>
      </w:tabs>
      <w:spacing w:before="80" w:after="80" w:line="240" w:lineRule="auto"/>
      <w:ind w:left="0" w:firstLine="0"/>
      <w:jc w:val="both"/>
    </w:pPr>
    <w:rPr>
      <w:rFonts w:ascii="Times New Roman" w:hAnsi="Times New Roman"/>
      <w:sz w:val="24"/>
      <w:szCs w:val="22"/>
      <w:lang w:val="de-DE" w:eastAsia="de-DE"/>
    </w:rPr>
  </w:style>
  <w:style w:type="paragraph" w:customStyle="1" w:styleId="textkrper-einrckung">
    <w:name w:val="textkörper-einrückung"/>
    <w:basedOn w:val="Standard"/>
    <w:rsid w:val="00932D22"/>
    <w:pPr>
      <w:spacing w:before="100" w:beforeAutospacing="1" w:after="119" w:line="240" w:lineRule="auto"/>
      <w:ind w:left="284"/>
    </w:pPr>
    <w:rPr>
      <w:rFonts w:ascii="Times New Roman" w:hAnsi="Times New Roman"/>
      <w:sz w:val="24"/>
      <w:szCs w:val="24"/>
      <w:lang w:eastAsia="de-DE"/>
    </w:rPr>
  </w:style>
  <w:style w:type="paragraph" w:customStyle="1" w:styleId="Berichtstitel">
    <w:name w:val="Berichtstitel"/>
    <w:basedOn w:val="Standard"/>
    <w:next w:val="Standard"/>
    <w:rsid w:val="00932D22"/>
    <w:pPr>
      <w:pBdr>
        <w:bottom w:val="single" w:sz="6" w:space="5" w:color="auto"/>
      </w:pBdr>
      <w:tabs>
        <w:tab w:val="right" w:pos="8364"/>
      </w:tabs>
      <w:spacing w:before="3000" w:after="720" w:line="240" w:lineRule="auto"/>
      <w:ind w:right="-6"/>
    </w:pPr>
    <w:rPr>
      <w:rFonts w:ascii="Times New Roman" w:hAnsi="Times New Roman"/>
      <w:b/>
      <w:sz w:val="36"/>
      <w:lang w:eastAsia="de-DE"/>
    </w:rPr>
  </w:style>
  <w:style w:type="paragraph" w:customStyle="1" w:styleId="ZwischentitelFett">
    <w:name w:val="Zwischentitel Fett"/>
    <w:basedOn w:val="Standard"/>
    <w:next w:val="Standard"/>
    <w:rsid w:val="00932D22"/>
    <w:pPr>
      <w:tabs>
        <w:tab w:val="left" w:pos="6210"/>
      </w:tabs>
      <w:spacing w:before="80" w:line="240" w:lineRule="atLeast"/>
      <w:jc w:val="both"/>
    </w:pPr>
    <w:rPr>
      <w:b/>
      <w:sz w:val="20"/>
      <w:lang w:eastAsia="de-DE"/>
    </w:rPr>
  </w:style>
  <w:style w:type="character" w:customStyle="1" w:styleId="AbbildungZchnZchn">
    <w:name w:val="Abbildung Zchn Zchn"/>
    <w:basedOn w:val="Absatz-Standardschriftart"/>
    <w:rsid w:val="00932D22"/>
    <w:rPr>
      <w:rFonts w:ascii="Arial" w:hAnsi="Arial"/>
      <w:sz w:val="16"/>
      <w:lang w:val="de-CH" w:eastAsia="de-DE" w:bidi="ar-SA"/>
    </w:rPr>
  </w:style>
  <w:style w:type="paragraph" w:customStyle="1" w:styleId="Bullet2">
    <w:name w:val="Bullet2"/>
    <w:basedOn w:val="Standard"/>
    <w:rsid w:val="00932D22"/>
    <w:pPr>
      <w:numPr>
        <w:ilvl w:val="1"/>
        <w:numId w:val="34"/>
      </w:numPr>
      <w:tabs>
        <w:tab w:val="num" w:pos="630"/>
        <w:tab w:val="left" w:pos="6210"/>
      </w:tabs>
      <w:spacing w:before="80" w:line="240" w:lineRule="atLeast"/>
      <w:ind w:left="629" w:hanging="272"/>
      <w:jc w:val="both"/>
    </w:pPr>
    <w:rPr>
      <w:sz w:val="18"/>
      <w:lang w:eastAsia="de-DE"/>
    </w:rPr>
  </w:style>
  <w:style w:type="paragraph" w:customStyle="1" w:styleId="FormatvorlageAbbildungBlock">
    <w:name w:val="Formatvorlage Abbildung + Block"/>
    <w:basedOn w:val="Abbildung"/>
    <w:rsid w:val="00932D22"/>
    <w:pPr>
      <w:keepNext w:val="0"/>
      <w:keepLines w:val="0"/>
      <w:numPr>
        <w:ilvl w:val="1"/>
        <w:numId w:val="31"/>
      </w:numPr>
      <w:tabs>
        <w:tab w:val="clear" w:pos="1440"/>
      </w:tabs>
      <w:spacing w:before="60" w:after="180"/>
      <w:ind w:left="714" w:hanging="357"/>
    </w:pPr>
    <w:rPr>
      <w:i/>
      <w:noProof w:val="0"/>
      <w:sz w:val="16"/>
      <w:lang w:val="de-CH" w:eastAsia="de-DE"/>
    </w:rPr>
  </w:style>
  <w:style w:type="character" w:customStyle="1" w:styleId="header1">
    <w:name w:val="header1"/>
    <w:basedOn w:val="Absatz-Standardschriftart"/>
    <w:rsid w:val="00932D22"/>
  </w:style>
  <w:style w:type="paragraph" w:customStyle="1" w:styleId="BARHeader">
    <w:name w:val="BAR Header"/>
    <w:basedOn w:val="Standard"/>
    <w:autoRedefine/>
    <w:rsid w:val="00932D22"/>
    <w:pPr>
      <w:suppressAutoHyphens/>
      <w:spacing w:after="0" w:line="540" w:lineRule="exact"/>
    </w:pPr>
    <w:rPr>
      <w:b/>
      <w:i/>
      <w:noProof/>
      <w:color w:val="FF0000"/>
      <w:sz w:val="54"/>
    </w:rPr>
  </w:style>
  <w:style w:type="character" w:styleId="Buchtitel">
    <w:name w:val="Book Title"/>
    <w:basedOn w:val="Absatz-Standardschriftart"/>
    <w:uiPriority w:val="33"/>
    <w:qFormat/>
    <w:rsid w:val="00932D22"/>
    <w:rPr>
      <w:b/>
      <w:bCs/>
      <w:smallCaps/>
      <w:spacing w:val="5"/>
    </w:rPr>
  </w:style>
  <w:style w:type="paragraph" w:customStyle="1" w:styleId="Techtext">
    <w:name w:val="Techtext"/>
    <w:basedOn w:val="Standard"/>
    <w:link w:val="TechtextZchn"/>
    <w:qFormat/>
    <w:rsid w:val="00932D22"/>
    <w:pPr>
      <w:spacing w:before="40" w:after="40" w:line="240" w:lineRule="auto"/>
    </w:pPr>
    <w:rPr>
      <w:rFonts w:ascii="Courier New" w:hAnsi="Courier New" w:cs="Tahoma"/>
      <w:sz w:val="20"/>
    </w:rPr>
  </w:style>
  <w:style w:type="character" w:customStyle="1" w:styleId="TechtextZchn">
    <w:name w:val="Techtext Zchn"/>
    <w:basedOn w:val="Absatz-Standardschriftart"/>
    <w:link w:val="Techtext"/>
    <w:rsid w:val="00932D22"/>
    <w:rPr>
      <w:rFonts w:ascii="Courier New" w:hAnsi="Courier New" w:cs="Tahoma"/>
    </w:rPr>
  </w:style>
  <w:style w:type="table" w:styleId="TabelleAktuell">
    <w:name w:val="Table Contemporary"/>
    <w:basedOn w:val="NormaleTabelle"/>
    <w:rsid w:val="00932D22"/>
    <w:pPr>
      <w:spacing w:after="120" w:line="30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BalloonText1">
    <w:name w:val="Balloon Text1"/>
    <w:basedOn w:val="Standard"/>
    <w:semiHidden/>
    <w:rsid w:val="00584F18"/>
    <w:pPr>
      <w:spacing w:after="0" w:line="200" w:lineRule="atLeast"/>
    </w:pPr>
    <w:rPr>
      <w:rFonts w:ascii="Tahoma" w:hAnsi="Tahoma" w:cs="Tahoma"/>
      <w:sz w:val="16"/>
      <w:szCs w:val="16"/>
      <w:lang w:eastAsia="en-US"/>
    </w:rPr>
  </w:style>
  <w:style w:type="paragraph" w:customStyle="1" w:styleId="p">
    <w:name w:val="p"/>
    <w:basedOn w:val="Standard"/>
    <w:semiHidden/>
    <w:rsid w:val="00584F18"/>
    <w:pPr>
      <w:tabs>
        <w:tab w:val="left" w:pos="6210"/>
      </w:tabs>
      <w:overflowPunct w:val="0"/>
      <w:autoSpaceDE w:val="0"/>
      <w:autoSpaceDN w:val="0"/>
      <w:adjustRightInd w:val="0"/>
      <w:spacing w:before="60" w:after="60" w:line="240" w:lineRule="auto"/>
      <w:jc w:val="both"/>
      <w:textAlignment w:val="baseline"/>
    </w:pPr>
    <w:rPr>
      <w:sz w:val="20"/>
      <w:lang w:val="de-DE"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5296756">
      <w:bodyDiv w:val="1"/>
      <w:marLeft w:val="0"/>
      <w:marRight w:val="0"/>
      <w:marTop w:val="0"/>
      <w:marBottom w:val="0"/>
      <w:divBdr>
        <w:top w:val="none" w:sz="0" w:space="0" w:color="auto"/>
        <w:left w:val="none" w:sz="0" w:space="0" w:color="auto"/>
        <w:bottom w:val="none" w:sz="0" w:space="0" w:color="auto"/>
        <w:right w:val="none" w:sz="0" w:space="0" w:color="auto"/>
      </w:divBdr>
    </w:div>
    <w:div w:id="1091319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www.loc.gov/ead/" TargetMode="External"/><Relationship Id="rId50" Type="http://schemas.openxmlformats.org/officeDocument/2006/relationships/hyperlink" Target="http://www.isb.admin.ch/themen/standards/alle/03228/" TargetMode="External"/><Relationship Id="rId55" Type="http://schemas.openxmlformats.org/officeDocument/2006/relationships/hyperlink" Target="http://www.loc.gov/standards/mets/profiles/00000041.xml" TargetMode="External"/><Relationship Id="rId63" Type="http://schemas.openxmlformats.org/officeDocument/2006/relationships/image" Target="media/image39.png"/><Relationship Id="rId68" Type="http://schemas.openxmlformats.org/officeDocument/2006/relationships/hyperlink" Target="http://kost-ceco.ch/isadg/app/input.php"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wmf"/><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www.vsa-aas.org/fileadmin/user_upload/texte/ag_n_und_s/Richtlinien_ISAD_G_VSA_d.pdf" TargetMode="External"/><Relationship Id="rId58" Type="http://schemas.openxmlformats.org/officeDocument/2006/relationships/hyperlink" Target="http://en.wikipedia.org/wiki/Filename" TargetMode="External"/><Relationship Id="rId66" Type="http://schemas.openxmlformats.org/officeDocument/2006/relationships/image" Target="media/image4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wmf"/><Relationship Id="rId36" Type="http://schemas.openxmlformats.org/officeDocument/2006/relationships/image" Target="media/image26.png"/><Relationship Id="rId49" Type="http://schemas.openxmlformats.org/officeDocument/2006/relationships/hyperlink" Target="http://www.ech.ch/vechweb/page?p=dossier&amp;documentNumber=eCH-0160&amp;documentVersion=1.0" TargetMode="External"/><Relationship Id="rId57" Type="http://schemas.openxmlformats.org/officeDocument/2006/relationships/hyperlink" Target="http://public.ccsds.org/publications/archive/650x0m2.pdf" TargetMode="External"/><Relationship Id="rId61" Type="http://schemas.openxmlformats.org/officeDocument/2006/relationships/hyperlink" Target="http://www.loc.gov/ead/tglib/appendix_a.html" TargetMode="External"/><Relationship Id="rId10" Type="http://schemas.openxmlformats.org/officeDocument/2006/relationships/hyperlink" Target="mailto:info@ech.ch"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www.ica.org/download.php?id=1687" TargetMode="External"/><Relationship Id="rId60" Type="http://schemas.openxmlformats.org/officeDocument/2006/relationships/image" Target="media/image37.wmf"/><Relationship Id="rId65" Type="http://schemas.openxmlformats.org/officeDocument/2006/relationships/image" Target="media/image41.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ech.ch/"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wmf"/><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www.ech.ch/vechweb/page?p=dossier&amp;documentNumber=eCH-0160&amp;documentVersion=1.0" TargetMode="External"/><Relationship Id="rId56" Type="http://schemas.openxmlformats.org/officeDocument/2006/relationships/hyperlink" Target="http://nbn-resolving.de/urn/resolver.pl?urn=urn:nbn:de:0008-2013082706" TargetMode="External"/><Relationship Id="rId64" Type="http://schemas.openxmlformats.org/officeDocument/2006/relationships/image" Target="media/image40.png"/><Relationship Id="rId69" Type="http://schemas.openxmlformats.org/officeDocument/2006/relationships/header" Target="header1.xml"/><Relationship Id="rId8" Type="http://schemas.openxmlformats.org/officeDocument/2006/relationships/hyperlink" Target="mailto:georg.buechler@kost.admin.ch" TargetMode="External"/><Relationship Id="rId51" Type="http://schemas.openxmlformats.org/officeDocument/2006/relationships/hyperlink" Target="http://www.ica.org/download.php?id=1684" TargetMode="External"/><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de.wikipedia.org/wiki/ISO_8859-15" TargetMode="External"/><Relationship Id="rId67" Type="http://schemas.openxmlformats.org/officeDocument/2006/relationships/image" Target="media/image43.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kost-ceco.ch/cms/index.php?bento_de" TargetMode="External"/><Relationship Id="rId62" Type="http://schemas.openxmlformats.org/officeDocument/2006/relationships/image" Target="media/image38.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2" Type="http://schemas.openxmlformats.org/officeDocument/2006/relationships/hyperlink" Target="http://www.ech.ch/" TargetMode="External"/><Relationship Id="rId1" Type="http://schemas.openxmlformats.org/officeDocument/2006/relationships/hyperlink" Target="mailto:walter.stuedeli@ech.ch"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53803F-A824-4833-837E-CE3FE80203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68</Pages>
  <Words>14722</Words>
  <Characters>92752</Characters>
  <Application>Microsoft Office Word</Application>
  <DocSecurity>0</DocSecurity>
  <Lines>772</Lines>
  <Paragraphs>214</Paragraphs>
  <ScaleCrop>false</ScaleCrop>
  <HeadingPairs>
    <vt:vector size="2" baseType="variant">
      <vt:variant>
        <vt:lpstr>Titel</vt:lpstr>
      </vt:variant>
      <vt:variant>
        <vt:i4>1</vt:i4>
      </vt:variant>
    </vt:vector>
  </HeadingPairs>
  <TitlesOfParts>
    <vt:vector size="1" baseType="lpstr">
      <vt:lpstr>&lt;Titel inkl. externe Version -- Vorlage 1.0&gt;</vt:lpstr>
    </vt:vector>
  </TitlesOfParts>
  <Company>eCH</Company>
  <LinksUpToDate>false</LinksUpToDate>
  <CharactersWithSpaces>107260</CharactersWithSpaces>
  <SharedDoc>false</SharedDoc>
  <HLinks>
    <vt:vector size="24" baseType="variant">
      <vt:variant>
        <vt:i4>524325</vt:i4>
      </vt:variant>
      <vt:variant>
        <vt:i4>3</vt:i4>
      </vt:variant>
      <vt:variant>
        <vt:i4>0</vt:i4>
      </vt:variant>
      <vt:variant>
        <vt:i4>5</vt:i4>
      </vt:variant>
      <vt:variant>
        <vt:lpwstr>mailto:info@ech.ch</vt:lpwstr>
      </vt:variant>
      <vt:variant>
        <vt:lpwstr/>
      </vt:variant>
      <vt:variant>
        <vt:i4>6946933</vt:i4>
      </vt:variant>
      <vt:variant>
        <vt:i4>0</vt:i4>
      </vt:variant>
      <vt:variant>
        <vt:i4>0</vt:i4>
      </vt:variant>
      <vt:variant>
        <vt:i4>5</vt:i4>
      </vt:variant>
      <vt:variant>
        <vt:lpwstr>http://www.ech.ch/</vt:lpwstr>
      </vt:variant>
      <vt:variant>
        <vt:lpwstr/>
      </vt:variant>
      <vt:variant>
        <vt:i4>6946933</vt:i4>
      </vt:variant>
      <vt:variant>
        <vt:i4>12</vt:i4>
      </vt:variant>
      <vt:variant>
        <vt:i4>0</vt:i4>
      </vt:variant>
      <vt:variant>
        <vt:i4>5</vt:i4>
      </vt:variant>
      <vt:variant>
        <vt:lpwstr>http://www.ech.ch/</vt:lpwstr>
      </vt:variant>
      <vt:variant>
        <vt:lpwstr/>
      </vt:variant>
      <vt:variant>
        <vt:i4>4259886</vt:i4>
      </vt:variant>
      <vt:variant>
        <vt:i4>9</vt:i4>
      </vt:variant>
      <vt:variant>
        <vt:i4>0</vt:i4>
      </vt:variant>
      <vt:variant>
        <vt:i4>5</vt:i4>
      </vt:variant>
      <vt:variant>
        <vt:lpwstr>mailto:walter.stuedeli@ech.ch</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&lt;Titel inkl. externe Version -- Vorlage 1.0&gt;</dc:title>
  <dc:creator>U80809724</dc:creator>
  <cp:lastModifiedBy>U80789367</cp:lastModifiedBy>
  <cp:revision>24</cp:revision>
  <cp:lastPrinted>2014-08-14T13:07:00Z</cp:lastPrinted>
  <dcterms:created xsi:type="dcterms:W3CDTF">2014-08-18T07:31:00Z</dcterms:created>
  <dcterms:modified xsi:type="dcterms:W3CDTF">2014-10-28T15:29:00Z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946183160</vt:i4>
  </property>
  <property fmtid="{D5CDD505-2E9C-101B-9397-08002B2CF9AE}" pid="3" name="_EmailSubject">
    <vt:lpwstr>Vorlage Standardisierungsantrag</vt:lpwstr>
  </property>
  <property fmtid="{D5CDD505-2E9C-101B-9397-08002B2CF9AE}" pid="4" name="_AuthorEmail">
    <vt:lpwstr>walter.stuedeli@ech.ch</vt:lpwstr>
  </property>
  <property fmtid="{D5CDD505-2E9C-101B-9397-08002B2CF9AE}" pid="5" name="_AuthorEmailDisplayName">
    <vt:lpwstr>Walter Stüdeli</vt:lpwstr>
  </property>
  <property fmtid="{D5CDD505-2E9C-101B-9397-08002B2CF9AE}" pid="6" name="_ReviewingToolsShownOnce">
    <vt:lpwstr/>
  </property>
  <property fmtid="{D5CDD505-2E9C-101B-9397-08002B2CF9AE}" pid="7" name="FI_KEY">
    <vt:lpwstr>-</vt:lpwstr>
  </property>
</Properties>
</file>